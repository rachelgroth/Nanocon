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D4A" w:rsidRDefault="00BD5D4A" w:rsidP="00BD5D4A">
      <w:pPr>
        <w:pStyle w:val="TOCHeading"/>
        <w:tabs>
          <w:tab w:val="right" w:pos="4770"/>
        </w:tabs>
      </w:pPr>
      <w:r>
        <w:rPr>
          <w:noProof/>
        </w:rPr>
        <w:drawing>
          <wp:inline distT="0" distB="0" distL="0" distR="0" wp14:anchorId="6B474B7A" wp14:editId="29276761">
            <wp:extent cx="2743200" cy="448844"/>
            <wp:effectExtent l="0" t="0" r="0" b="8890"/>
            <wp:docPr id="9" name="Picture 9" descr="C:\Users\DSU\Desktop\Nanocon\nano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U\Desktop\Nanocon\nano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448844"/>
                    </a:xfrm>
                    <a:prstGeom prst="rect">
                      <a:avLst/>
                    </a:prstGeom>
                    <a:noFill/>
                    <a:ln>
                      <a:noFill/>
                    </a:ln>
                  </pic:spPr>
                </pic:pic>
              </a:graphicData>
            </a:graphic>
          </wp:inline>
        </w:drawing>
      </w:r>
    </w:p>
    <w:p w:rsidR="00BD5D4A" w:rsidRPr="00EC104B" w:rsidRDefault="00632733" w:rsidP="00BD5D4A">
      <w:pPr>
        <w:jc w:val="center"/>
      </w:pPr>
      <w:bookmarkStart w:id="0" w:name="_Toc404097736"/>
      <w:del w:id="1" w:author="Hicks, Cameron" w:date="2015-02-12T18:55:00Z">
        <w:r w:rsidDel="00DB56E8">
          <w:delText>1/</w:delText>
        </w:r>
        <w:r w:rsidR="00135386" w:rsidDel="00DB56E8">
          <w:delText>22</w:delText>
        </w:r>
      </w:del>
      <w:ins w:id="2" w:author="Hicks, Cameron" w:date="2015-02-12T18:55:00Z">
        <w:r w:rsidR="00DB56E8">
          <w:t>2/12</w:t>
        </w:r>
      </w:ins>
      <w:r w:rsidR="00BD5D4A" w:rsidRPr="00EC104B">
        <w:t>/</w:t>
      </w:r>
      <w:r>
        <w:t>20</w:t>
      </w:r>
      <w:r w:rsidR="00BD5D4A" w:rsidRPr="00EC104B">
        <w:t>1</w:t>
      </w:r>
      <w:r w:rsidR="00135386">
        <w:t>5</w:t>
      </w:r>
    </w:p>
    <w:p w:rsidR="00BD5D4A" w:rsidRDefault="00BD5D4A" w:rsidP="00BD5D4A">
      <w:pPr>
        <w:pStyle w:val="Heading1"/>
      </w:pPr>
      <w:bookmarkStart w:id="3" w:name="_Toc411524454"/>
      <w:r>
        <w:t>Table of Contents</w:t>
      </w:r>
      <w:bookmarkEnd w:id="0"/>
      <w:bookmarkEnd w:id="3"/>
    </w:p>
    <w:sdt>
      <w:sdtPr>
        <w:rPr>
          <w:b w:val="0"/>
          <w:noProof w:val="0"/>
        </w:rPr>
        <w:id w:val="1487978898"/>
        <w:docPartObj>
          <w:docPartGallery w:val="Table of Contents"/>
          <w:docPartUnique/>
        </w:docPartObj>
      </w:sdtPr>
      <w:sdtEndPr>
        <w:rPr>
          <w:bCs/>
        </w:rPr>
      </w:sdtEndPr>
      <w:sdtContent>
        <w:p w:rsidR="00953A71" w:rsidRDefault="00BD5D4A">
          <w:pPr>
            <w:pStyle w:val="TOC1"/>
            <w:rPr>
              <w:b w:val="0"/>
              <w:sz w:val="22"/>
            </w:rPr>
          </w:pPr>
          <w:r>
            <w:fldChar w:fldCharType="begin"/>
          </w:r>
          <w:r>
            <w:instrText xml:space="preserve"> TOC \o "1-3" \h \z \u </w:instrText>
          </w:r>
          <w:r>
            <w:fldChar w:fldCharType="separate"/>
          </w:r>
          <w:hyperlink w:anchor="_Toc411524454" w:history="1">
            <w:r w:rsidR="00953A71" w:rsidRPr="00F07961">
              <w:rPr>
                <w:rStyle w:val="Hyperlink"/>
              </w:rPr>
              <w:t>Table of Contents</w:t>
            </w:r>
            <w:r w:rsidR="00953A71">
              <w:rPr>
                <w:webHidden/>
              </w:rPr>
              <w:tab/>
            </w:r>
            <w:r w:rsidR="00953A71">
              <w:rPr>
                <w:webHidden/>
              </w:rPr>
              <w:fldChar w:fldCharType="begin"/>
            </w:r>
            <w:r w:rsidR="00953A71">
              <w:rPr>
                <w:webHidden/>
              </w:rPr>
              <w:instrText xml:space="preserve"> PAGEREF _Toc411524454 \h </w:instrText>
            </w:r>
            <w:r w:rsidR="00953A71">
              <w:rPr>
                <w:webHidden/>
              </w:rPr>
            </w:r>
            <w:r w:rsidR="00953A71">
              <w:rPr>
                <w:webHidden/>
              </w:rPr>
              <w:fldChar w:fldCharType="separate"/>
            </w:r>
            <w:r w:rsidR="00DB56E8">
              <w:rPr>
                <w:webHidden/>
              </w:rPr>
              <w:t>1</w:t>
            </w:r>
            <w:r w:rsidR="00953A71">
              <w:rPr>
                <w:webHidden/>
              </w:rPr>
              <w:fldChar w:fldCharType="end"/>
            </w:r>
          </w:hyperlink>
        </w:p>
        <w:p w:rsidR="00953A71" w:rsidRDefault="00066E0E">
          <w:pPr>
            <w:pStyle w:val="TOC1"/>
            <w:rPr>
              <w:b w:val="0"/>
              <w:sz w:val="22"/>
            </w:rPr>
          </w:pPr>
          <w:hyperlink w:anchor="_Toc411524455" w:history="1">
            <w:r w:rsidR="00953A71" w:rsidRPr="00F07961">
              <w:rPr>
                <w:rStyle w:val="Hyperlink"/>
              </w:rPr>
              <w:t>Overview</w:t>
            </w:r>
            <w:r w:rsidR="00953A71">
              <w:rPr>
                <w:webHidden/>
              </w:rPr>
              <w:tab/>
            </w:r>
            <w:r w:rsidR="00953A71">
              <w:rPr>
                <w:webHidden/>
              </w:rPr>
              <w:fldChar w:fldCharType="begin"/>
            </w:r>
            <w:r w:rsidR="00953A71">
              <w:rPr>
                <w:webHidden/>
              </w:rPr>
              <w:instrText xml:space="preserve"> PAGEREF _Toc411524455 \h </w:instrText>
            </w:r>
            <w:r w:rsidR="00953A71">
              <w:rPr>
                <w:webHidden/>
              </w:rPr>
            </w:r>
            <w:r w:rsidR="00953A71">
              <w:rPr>
                <w:webHidden/>
              </w:rPr>
              <w:fldChar w:fldCharType="separate"/>
            </w:r>
            <w:r w:rsidR="00DB56E8">
              <w:rPr>
                <w:webHidden/>
              </w:rPr>
              <w:t>6</w:t>
            </w:r>
            <w:r w:rsidR="00953A71">
              <w:rPr>
                <w:webHidden/>
              </w:rPr>
              <w:fldChar w:fldCharType="end"/>
            </w:r>
          </w:hyperlink>
        </w:p>
        <w:p w:rsidR="00953A71" w:rsidRDefault="00066E0E">
          <w:pPr>
            <w:pStyle w:val="TOC2"/>
            <w:rPr>
              <w:i w:val="0"/>
              <w:sz w:val="22"/>
            </w:rPr>
          </w:pPr>
          <w:hyperlink w:anchor="_Toc411524456" w:history="1">
            <w:r w:rsidR="00953A71" w:rsidRPr="00F07961">
              <w:rPr>
                <w:rStyle w:val="Hyperlink"/>
              </w:rPr>
              <w:t>Bit O’ History</w:t>
            </w:r>
            <w:r w:rsidR="00953A71">
              <w:rPr>
                <w:webHidden/>
              </w:rPr>
              <w:tab/>
            </w:r>
            <w:r w:rsidR="00953A71">
              <w:rPr>
                <w:webHidden/>
              </w:rPr>
              <w:fldChar w:fldCharType="begin"/>
            </w:r>
            <w:r w:rsidR="00953A71">
              <w:rPr>
                <w:webHidden/>
              </w:rPr>
              <w:instrText xml:space="preserve"> PAGEREF _Toc411524456 \h </w:instrText>
            </w:r>
            <w:r w:rsidR="00953A71">
              <w:rPr>
                <w:webHidden/>
              </w:rPr>
            </w:r>
            <w:r w:rsidR="00953A71">
              <w:rPr>
                <w:webHidden/>
              </w:rPr>
              <w:fldChar w:fldCharType="separate"/>
            </w:r>
            <w:r w:rsidR="00DB56E8">
              <w:rPr>
                <w:webHidden/>
              </w:rPr>
              <w:t>6</w:t>
            </w:r>
            <w:r w:rsidR="00953A71">
              <w:rPr>
                <w:webHidden/>
              </w:rPr>
              <w:fldChar w:fldCharType="end"/>
            </w:r>
          </w:hyperlink>
        </w:p>
        <w:p w:rsidR="00953A71" w:rsidRDefault="00066E0E">
          <w:pPr>
            <w:pStyle w:val="TOC3"/>
            <w:tabs>
              <w:tab w:val="right" w:leader="dot" w:pos="4310"/>
            </w:tabs>
            <w:rPr>
              <w:noProof/>
              <w:sz w:val="22"/>
            </w:rPr>
          </w:pPr>
          <w:hyperlink w:anchor="_Toc411524457" w:history="1">
            <w:r w:rsidR="00953A71" w:rsidRPr="00F07961">
              <w:rPr>
                <w:rStyle w:val="Hyperlink"/>
                <w:noProof/>
              </w:rPr>
              <w:t>Who, What, When, Where, and Why it Started</w:t>
            </w:r>
            <w:r w:rsidR="00953A71">
              <w:rPr>
                <w:noProof/>
                <w:webHidden/>
              </w:rPr>
              <w:tab/>
            </w:r>
            <w:r w:rsidR="00953A71">
              <w:rPr>
                <w:noProof/>
                <w:webHidden/>
              </w:rPr>
              <w:fldChar w:fldCharType="begin"/>
            </w:r>
            <w:r w:rsidR="00953A71">
              <w:rPr>
                <w:noProof/>
                <w:webHidden/>
              </w:rPr>
              <w:instrText xml:space="preserve"> PAGEREF _Toc411524457 \h </w:instrText>
            </w:r>
            <w:r w:rsidR="00953A71">
              <w:rPr>
                <w:noProof/>
                <w:webHidden/>
              </w:rPr>
            </w:r>
            <w:r w:rsidR="00953A71">
              <w:rPr>
                <w:noProof/>
                <w:webHidden/>
              </w:rPr>
              <w:fldChar w:fldCharType="separate"/>
            </w:r>
            <w:r w:rsidR="00DB56E8">
              <w:rPr>
                <w:noProof/>
                <w:webHidden/>
              </w:rPr>
              <w:t>6</w:t>
            </w:r>
            <w:r w:rsidR="00953A71">
              <w:rPr>
                <w:noProof/>
                <w:webHidden/>
              </w:rPr>
              <w:fldChar w:fldCharType="end"/>
            </w:r>
          </w:hyperlink>
        </w:p>
        <w:p w:rsidR="00953A71" w:rsidRDefault="00066E0E">
          <w:pPr>
            <w:pStyle w:val="TOC1"/>
            <w:rPr>
              <w:b w:val="0"/>
              <w:sz w:val="22"/>
            </w:rPr>
          </w:pPr>
          <w:hyperlink w:anchor="_Toc411524458" w:history="1">
            <w:r w:rsidR="00953A71" w:rsidRPr="00F07961">
              <w:rPr>
                <w:rStyle w:val="Hyperlink"/>
              </w:rPr>
              <w:t>Personal</w:t>
            </w:r>
            <w:r w:rsidR="00953A71">
              <w:rPr>
                <w:webHidden/>
              </w:rPr>
              <w:tab/>
            </w:r>
            <w:r w:rsidR="00953A71">
              <w:rPr>
                <w:webHidden/>
              </w:rPr>
              <w:fldChar w:fldCharType="begin"/>
            </w:r>
            <w:r w:rsidR="00953A71">
              <w:rPr>
                <w:webHidden/>
              </w:rPr>
              <w:instrText xml:space="preserve"> PAGEREF _Toc411524458 \h </w:instrText>
            </w:r>
            <w:r w:rsidR="00953A71">
              <w:rPr>
                <w:webHidden/>
              </w:rPr>
            </w:r>
            <w:r w:rsidR="00953A71">
              <w:rPr>
                <w:webHidden/>
              </w:rPr>
              <w:fldChar w:fldCharType="separate"/>
            </w:r>
            <w:r w:rsidR="00DB56E8">
              <w:rPr>
                <w:webHidden/>
              </w:rPr>
              <w:t>7</w:t>
            </w:r>
            <w:r w:rsidR="00953A71">
              <w:rPr>
                <w:webHidden/>
              </w:rPr>
              <w:fldChar w:fldCharType="end"/>
            </w:r>
          </w:hyperlink>
        </w:p>
        <w:p w:rsidR="00953A71" w:rsidRDefault="00066E0E">
          <w:pPr>
            <w:pStyle w:val="TOC2"/>
            <w:rPr>
              <w:i w:val="0"/>
              <w:sz w:val="22"/>
            </w:rPr>
          </w:pPr>
          <w:hyperlink w:anchor="_Toc411524459" w:history="1">
            <w:r w:rsidR="00953A71" w:rsidRPr="00F07961">
              <w:rPr>
                <w:rStyle w:val="Hyperlink"/>
              </w:rPr>
              <w:t>Nanocon Manager</w:t>
            </w:r>
            <w:r w:rsidR="00953A71">
              <w:rPr>
                <w:webHidden/>
              </w:rPr>
              <w:tab/>
            </w:r>
            <w:r w:rsidR="00953A71">
              <w:rPr>
                <w:webHidden/>
              </w:rPr>
              <w:fldChar w:fldCharType="begin"/>
            </w:r>
            <w:r w:rsidR="00953A71">
              <w:rPr>
                <w:webHidden/>
              </w:rPr>
              <w:instrText xml:space="preserve"> PAGEREF _Toc411524459 \h </w:instrText>
            </w:r>
            <w:r w:rsidR="00953A71">
              <w:rPr>
                <w:webHidden/>
              </w:rPr>
            </w:r>
            <w:r w:rsidR="00953A71">
              <w:rPr>
                <w:webHidden/>
              </w:rPr>
              <w:fldChar w:fldCharType="separate"/>
            </w:r>
            <w:r w:rsidR="00DB56E8">
              <w:rPr>
                <w:webHidden/>
              </w:rPr>
              <w:t>7</w:t>
            </w:r>
            <w:r w:rsidR="00953A71">
              <w:rPr>
                <w:webHidden/>
              </w:rPr>
              <w:fldChar w:fldCharType="end"/>
            </w:r>
          </w:hyperlink>
        </w:p>
        <w:p w:rsidR="00953A71" w:rsidRDefault="00066E0E">
          <w:pPr>
            <w:pStyle w:val="TOC2"/>
            <w:rPr>
              <w:i w:val="0"/>
              <w:sz w:val="22"/>
            </w:rPr>
          </w:pPr>
          <w:hyperlink w:anchor="_Toc411524460" w:history="1">
            <w:r w:rsidR="00953A71" w:rsidRPr="00F07961">
              <w:rPr>
                <w:rStyle w:val="Hyperlink"/>
              </w:rPr>
              <w:t>Advertising Manager</w:t>
            </w:r>
            <w:r w:rsidR="00953A71">
              <w:rPr>
                <w:webHidden/>
              </w:rPr>
              <w:tab/>
            </w:r>
            <w:r w:rsidR="00953A71">
              <w:rPr>
                <w:webHidden/>
              </w:rPr>
              <w:fldChar w:fldCharType="begin"/>
            </w:r>
            <w:r w:rsidR="00953A71">
              <w:rPr>
                <w:webHidden/>
              </w:rPr>
              <w:instrText xml:space="preserve"> PAGEREF _Toc411524460 \h </w:instrText>
            </w:r>
            <w:r w:rsidR="00953A71">
              <w:rPr>
                <w:webHidden/>
              </w:rPr>
            </w:r>
            <w:r w:rsidR="00953A71">
              <w:rPr>
                <w:webHidden/>
              </w:rPr>
              <w:fldChar w:fldCharType="separate"/>
            </w:r>
            <w:r w:rsidR="00DB56E8">
              <w:rPr>
                <w:webHidden/>
              </w:rPr>
              <w:t>7</w:t>
            </w:r>
            <w:r w:rsidR="00953A71">
              <w:rPr>
                <w:webHidden/>
              </w:rPr>
              <w:fldChar w:fldCharType="end"/>
            </w:r>
          </w:hyperlink>
        </w:p>
        <w:p w:rsidR="00953A71" w:rsidRDefault="00066E0E">
          <w:pPr>
            <w:pStyle w:val="TOC2"/>
            <w:rPr>
              <w:i w:val="0"/>
              <w:sz w:val="22"/>
            </w:rPr>
          </w:pPr>
          <w:hyperlink w:anchor="_Toc411524461" w:history="1">
            <w:r w:rsidR="00953A71" w:rsidRPr="00F07961">
              <w:rPr>
                <w:rStyle w:val="Hyperlink"/>
              </w:rPr>
              <w:t>Gaming Quartermaster</w:t>
            </w:r>
            <w:r w:rsidR="00953A71">
              <w:rPr>
                <w:webHidden/>
              </w:rPr>
              <w:tab/>
            </w:r>
            <w:r w:rsidR="00953A71">
              <w:rPr>
                <w:webHidden/>
              </w:rPr>
              <w:fldChar w:fldCharType="begin"/>
            </w:r>
            <w:r w:rsidR="00953A71">
              <w:rPr>
                <w:webHidden/>
              </w:rPr>
              <w:instrText xml:space="preserve"> PAGEREF _Toc411524461 \h </w:instrText>
            </w:r>
            <w:r w:rsidR="00953A71">
              <w:rPr>
                <w:webHidden/>
              </w:rPr>
            </w:r>
            <w:r w:rsidR="00953A71">
              <w:rPr>
                <w:webHidden/>
              </w:rPr>
              <w:fldChar w:fldCharType="separate"/>
            </w:r>
            <w:r w:rsidR="00DB56E8">
              <w:rPr>
                <w:webHidden/>
              </w:rPr>
              <w:t>7</w:t>
            </w:r>
            <w:r w:rsidR="00953A71">
              <w:rPr>
                <w:webHidden/>
              </w:rPr>
              <w:fldChar w:fldCharType="end"/>
            </w:r>
          </w:hyperlink>
        </w:p>
        <w:p w:rsidR="00953A71" w:rsidRDefault="00066E0E">
          <w:pPr>
            <w:pStyle w:val="TOC2"/>
            <w:rPr>
              <w:i w:val="0"/>
              <w:sz w:val="22"/>
            </w:rPr>
          </w:pPr>
          <w:hyperlink w:anchor="_Toc411524462" w:history="1">
            <w:r w:rsidR="00953A71" w:rsidRPr="00F07961">
              <w:rPr>
                <w:rStyle w:val="Hyperlink"/>
              </w:rPr>
              <w:t>CCG Tournament Coordinator</w:t>
            </w:r>
            <w:r w:rsidR="00953A71">
              <w:rPr>
                <w:webHidden/>
              </w:rPr>
              <w:tab/>
            </w:r>
            <w:r w:rsidR="00953A71">
              <w:rPr>
                <w:webHidden/>
              </w:rPr>
              <w:fldChar w:fldCharType="begin"/>
            </w:r>
            <w:r w:rsidR="00953A71">
              <w:rPr>
                <w:webHidden/>
              </w:rPr>
              <w:instrText xml:space="preserve"> PAGEREF _Toc411524462 \h </w:instrText>
            </w:r>
            <w:r w:rsidR="00953A71">
              <w:rPr>
                <w:webHidden/>
              </w:rPr>
            </w:r>
            <w:r w:rsidR="00953A71">
              <w:rPr>
                <w:webHidden/>
              </w:rPr>
              <w:fldChar w:fldCharType="separate"/>
            </w:r>
            <w:r w:rsidR="00DB56E8">
              <w:rPr>
                <w:webHidden/>
              </w:rPr>
              <w:t>7</w:t>
            </w:r>
            <w:r w:rsidR="00953A71">
              <w:rPr>
                <w:webHidden/>
              </w:rPr>
              <w:fldChar w:fldCharType="end"/>
            </w:r>
          </w:hyperlink>
        </w:p>
        <w:p w:rsidR="00953A71" w:rsidRDefault="00066E0E">
          <w:pPr>
            <w:pStyle w:val="TOC2"/>
            <w:rPr>
              <w:i w:val="0"/>
              <w:sz w:val="22"/>
            </w:rPr>
          </w:pPr>
          <w:hyperlink w:anchor="_Toc411524463" w:history="1">
            <w:r w:rsidR="00953A71" w:rsidRPr="00F07961">
              <w:rPr>
                <w:rStyle w:val="Hyperlink"/>
              </w:rPr>
              <w:t>Concessions Manager</w:t>
            </w:r>
            <w:r w:rsidR="00953A71">
              <w:rPr>
                <w:webHidden/>
              </w:rPr>
              <w:tab/>
            </w:r>
            <w:r w:rsidR="00953A71">
              <w:rPr>
                <w:webHidden/>
              </w:rPr>
              <w:fldChar w:fldCharType="begin"/>
            </w:r>
            <w:r w:rsidR="00953A71">
              <w:rPr>
                <w:webHidden/>
              </w:rPr>
              <w:instrText xml:space="preserve"> PAGEREF _Toc411524463 \h </w:instrText>
            </w:r>
            <w:r w:rsidR="00953A71">
              <w:rPr>
                <w:webHidden/>
              </w:rPr>
            </w:r>
            <w:r w:rsidR="00953A71">
              <w:rPr>
                <w:webHidden/>
              </w:rPr>
              <w:fldChar w:fldCharType="separate"/>
            </w:r>
            <w:r w:rsidR="00DB56E8">
              <w:rPr>
                <w:webHidden/>
              </w:rPr>
              <w:t>7</w:t>
            </w:r>
            <w:r w:rsidR="00953A71">
              <w:rPr>
                <w:webHidden/>
              </w:rPr>
              <w:fldChar w:fldCharType="end"/>
            </w:r>
          </w:hyperlink>
        </w:p>
        <w:p w:rsidR="00953A71" w:rsidRDefault="00066E0E">
          <w:pPr>
            <w:pStyle w:val="TOC2"/>
            <w:rPr>
              <w:i w:val="0"/>
              <w:sz w:val="22"/>
            </w:rPr>
          </w:pPr>
          <w:hyperlink w:anchor="_Toc411524464" w:history="1">
            <w:r w:rsidR="00953A71" w:rsidRPr="00F07961">
              <w:rPr>
                <w:rStyle w:val="Hyperlink"/>
              </w:rPr>
              <w:t>Czar of Propaganda</w:t>
            </w:r>
            <w:r w:rsidR="00953A71">
              <w:rPr>
                <w:webHidden/>
              </w:rPr>
              <w:tab/>
            </w:r>
            <w:r w:rsidR="00953A71">
              <w:rPr>
                <w:webHidden/>
              </w:rPr>
              <w:fldChar w:fldCharType="begin"/>
            </w:r>
            <w:r w:rsidR="00953A71">
              <w:rPr>
                <w:webHidden/>
              </w:rPr>
              <w:instrText xml:space="preserve"> PAGEREF _Toc411524464 \h </w:instrText>
            </w:r>
            <w:r w:rsidR="00953A71">
              <w:rPr>
                <w:webHidden/>
              </w:rPr>
            </w:r>
            <w:r w:rsidR="00953A71">
              <w:rPr>
                <w:webHidden/>
              </w:rPr>
              <w:fldChar w:fldCharType="separate"/>
            </w:r>
            <w:r w:rsidR="00DB56E8">
              <w:rPr>
                <w:webHidden/>
              </w:rPr>
              <w:t>7</w:t>
            </w:r>
            <w:r w:rsidR="00953A71">
              <w:rPr>
                <w:webHidden/>
              </w:rPr>
              <w:fldChar w:fldCharType="end"/>
            </w:r>
          </w:hyperlink>
        </w:p>
        <w:p w:rsidR="00953A71" w:rsidRDefault="00066E0E">
          <w:pPr>
            <w:pStyle w:val="TOC2"/>
            <w:rPr>
              <w:i w:val="0"/>
              <w:sz w:val="22"/>
            </w:rPr>
          </w:pPr>
          <w:hyperlink w:anchor="_Toc411524465" w:history="1">
            <w:r w:rsidR="00953A71" w:rsidRPr="00F07961">
              <w:rPr>
                <w:rStyle w:val="Hyperlink"/>
              </w:rPr>
              <w:t>Front Table Manager</w:t>
            </w:r>
            <w:r w:rsidR="00953A71">
              <w:rPr>
                <w:webHidden/>
              </w:rPr>
              <w:tab/>
            </w:r>
            <w:r w:rsidR="00953A71">
              <w:rPr>
                <w:webHidden/>
              </w:rPr>
              <w:fldChar w:fldCharType="begin"/>
            </w:r>
            <w:r w:rsidR="00953A71">
              <w:rPr>
                <w:webHidden/>
              </w:rPr>
              <w:instrText xml:space="preserve"> PAGEREF _Toc411524465 \h </w:instrText>
            </w:r>
            <w:r w:rsidR="00953A71">
              <w:rPr>
                <w:webHidden/>
              </w:rPr>
            </w:r>
            <w:r w:rsidR="00953A71">
              <w:rPr>
                <w:webHidden/>
              </w:rPr>
              <w:fldChar w:fldCharType="separate"/>
            </w:r>
            <w:r w:rsidR="00DB56E8">
              <w:rPr>
                <w:webHidden/>
              </w:rPr>
              <w:t>8</w:t>
            </w:r>
            <w:r w:rsidR="00953A71">
              <w:rPr>
                <w:webHidden/>
              </w:rPr>
              <w:fldChar w:fldCharType="end"/>
            </w:r>
          </w:hyperlink>
        </w:p>
        <w:p w:rsidR="00953A71" w:rsidRDefault="00066E0E">
          <w:pPr>
            <w:pStyle w:val="TOC2"/>
            <w:rPr>
              <w:i w:val="0"/>
              <w:sz w:val="22"/>
            </w:rPr>
          </w:pPr>
          <w:hyperlink w:anchor="_Toc411524466" w:history="1">
            <w:r w:rsidR="00953A71" w:rsidRPr="00F07961">
              <w:rPr>
                <w:rStyle w:val="Hyperlink"/>
              </w:rPr>
              <w:t>Event Services Manager</w:t>
            </w:r>
            <w:r w:rsidR="00953A71">
              <w:rPr>
                <w:webHidden/>
              </w:rPr>
              <w:tab/>
            </w:r>
            <w:r w:rsidR="00953A71">
              <w:rPr>
                <w:webHidden/>
              </w:rPr>
              <w:fldChar w:fldCharType="begin"/>
            </w:r>
            <w:r w:rsidR="00953A71">
              <w:rPr>
                <w:webHidden/>
              </w:rPr>
              <w:instrText xml:space="preserve"> PAGEREF _Toc411524466 \h </w:instrText>
            </w:r>
            <w:r w:rsidR="00953A71">
              <w:rPr>
                <w:webHidden/>
              </w:rPr>
            </w:r>
            <w:r w:rsidR="00953A71">
              <w:rPr>
                <w:webHidden/>
              </w:rPr>
              <w:fldChar w:fldCharType="separate"/>
            </w:r>
            <w:r w:rsidR="00DB56E8">
              <w:rPr>
                <w:webHidden/>
              </w:rPr>
              <w:t>8</w:t>
            </w:r>
            <w:r w:rsidR="00953A71">
              <w:rPr>
                <w:webHidden/>
              </w:rPr>
              <w:fldChar w:fldCharType="end"/>
            </w:r>
          </w:hyperlink>
        </w:p>
        <w:p w:rsidR="00953A71" w:rsidRDefault="00066E0E">
          <w:pPr>
            <w:pStyle w:val="TOC2"/>
            <w:rPr>
              <w:i w:val="0"/>
              <w:sz w:val="22"/>
            </w:rPr>
          </w:pPr>
          <w:hyperlink w:anchor="_Toc411524467" w:history="1">
            <w:r w:rsidR="00953A71" w:rsidRPr="00F07961">
              <w:rPr>
                <w:rStyle w:val="Hyperlink"/>
              </w:rPr>
              <w:t>RPGA Coordinator</w:t>
            </w:r>
            <w:r w:rsidR="00953A71">
              <w:rPr>
                <w:webHidden/>
              </w:rPr>
              <w:tab/>
            </w:r>
            <w:r w:rsidR="00953A71">
              <w:rPr>
                <w:webHidden/>
              </w:rPr>
              <w:fldChar w:fldCharType="begin"/>
            </w:r>
            <w:r w:rsidR="00953A71">
              <w:rPr>
                <w:webHidden/>
              </w:rPr>
              <w:instrText xml:space="preserve"> PAGEREF _Toc411524467 \h </w:instrText>
            </w:r>
            <w:r w:rsidR="00953A71">
              <w:rPr>
                <w:webHidden/>
              </w:rPr>
            </w:r>
            <w:r w:rsidR="00953A71">
              <w:rPr>
                <w:webHidden/>
              </w:rPr>
              <w:fldChar w:fldCharType="separate"/>
            </w:r>
            <w:r w:rsidR="00DB56E8">
              <w:rPr>
                <w:webHidden/>
              </w:rPr>
              <w:t>8</w:t>
            </w:r>
            <w:r w:rsidR="00953A71">
              <w:rPr>
                <w:webHidden/>
              </w:rPr>
              <w:fldChar w:fldCharType="end"/>
            </w:r>
          </w:hyperlink>
        </w:p>
        <w:p w:rsidR="00953A71" w:rsidRDefault="00066E0E">
          <w:pPr>
            <w:pStyle w:val="TOC2"/>
            <w:rPr>
              <w:i w:val="0"/>
              <w:sz w:val="22"/>
            </w:rPr>
          </w:pPr>
          <w:hyperlink w:anchor="_Toc411524468" w:history="1">
            <w:r w:rsidR="00953A71" w:rsidRPr="00F07961">
              <w:rPr>
                <w:rStyle w:val="Hyperlink"/>
              </w:rPr>
              <w:t>Speaker / Workshop Coordinator(s) (IDiG)</w:t>
            </w:r>
            <w:r w:rsidR="00953A71">
              <w:rPr>
                <w:webHidden/>
              </w:rPr>
              <w:tab/>
            </w:r>
            <w:r w:rsidR="00953A71">
              <w:rPr>
                <w:webHidden/>
              </w:rPr>
              <w:fldChar w:fldCharType="begin"/>
            </w:r>
            <w:r w:rsidR="00953A71">
              <w:rPr>
                <w:webHidden/>
              </w:rPr>
              <w:instrText xml:space="preserve"> PAGEREF _Toc411524468 \h </w:instrText>
            </w:r>
            <w:r w:rsidR="00953A71">
              <w:rPr>
                <w:webHidden/>
              </w:rPr>
            </w:r>
            <w:r w:rsidR="00953A71">
              <w:rPr>
                <w:webHidden/>
              </w:rPr>
              <w:fldChar w:fldCharType="separate"/>
            </w:r>
            <w:r w:rsidR="00DB56E8">
              <w:rPr>
                <w:webHidden/>
              </w:rPr>
              <w:t>8</w:t>
            </w:r>
            <w:r w:rsidR="00953A71">
              <w:rPr>
                <w:webHidden/>
              </w:rPr>
              <w:fldChar w:fldCharType="end"/>
            </w:r>
          </w:hyperlink>
        </w:p>
        <w:p w:rsidR="00953A71" w:rsidRDefault="00066E0E">
          <w:pPr>
            <w:pStyle w:val="TOC2"/>
            <w:rPr>
              <w:i w:val="0"/>
              <w:sz w:val="22"/>
            </w:rPr>
          </w:pPr>
          <w:hyperlink w:anchor="_Toc411524469" w:history="1">
            <w:r w:rsidR="00953A71" w:rsidRPr="00F07961">
              <w:rPr>
                <w:rStyle w:val="Hyperlink"/>
              </w:rPr>
              <w:t>SIS Liaison</w:t>
            </w:r>
            <w:r w:rsidR="00953A71">
              <w:rPr>
                <w:webHidden/>
              </w:rPr>
              <w:tab/>
            </w:r>
            <w:r w:rsidR="00953A71">
              <w:rPr>
                <w:webHidden/>
              </w:rPr>
              <w:fldChar w:fldCharType="begin"/>
            </w:r>
            <w:r w:rsidR="00953A71">
              <w:rPr>
                <w:webHidden/>
              </w:rPr>
              <w:instrText xml:space="preserve"> PAGEREF _Toc411524469 \h </w:instrText>
            </w:r>
            <w:r w:rsidR="00953A71">
              <w:rPr>
                <w:webHidden/>
              </w:rPr>
            </w:r>
            <w:r w:rsidR="00953A71">
              <w:rPr>
                <w:webHidden/>
              </w:rPr>
              <w:fldChar w:fldCharType="separate"/>
            </w:r>
            <w:r w:rsidR="00DB56E8">
              <w:rPr>
                <w:webHidden/>
              </w:rPr>
              <w:t>8</w:t>
            </w:r>
            <w:r w:rsidR="00953A71">
              <w:rPr>
                <w:webHidden/>
              </w:rPr>
              <w:fldChar w:fldCharType="end"/>
            </w:r>
          </w:hyperlink>
        </w:p>
        <w:p w:rsidR="00953A71" w:rsidRDefault="00066E0E">
          <w:pPr>
            <w:pStyle w:val="TOC2"/>
            <w:rPr>
              <w:i w:val="0"/>
              <w:sz w:val="22"/>
            </w:rPr>
          </w:pPr>
          <w:hyperlink w:anchor="_Toc411524470" w:history="1">
            <w:r w:rsidR="00953A71" w:rsidRPr="00F07961">
              <w:rPr>
                <w:rStyle w:val="Hyperlink"/>
              </w:rPr>
              <w:t>Vender Liaison</w:t>
            </w:r>
            <w:r w:rsidR="00953A71">
              <w:rPr>
                <w:webHidden/>
              </w:rPr>
              <w:tab/>
            </w:r>
            <w:r w:rsidR="00953A71">
              <w:rPr>
                <w:webHidden/>
              </w:rPr>
              <w:fldChar w:fldCharType="begin"/>
            </w:r>
            <w:r w:rsidR="00953A71">
              <w:rPr>
                <w:webHidden/>
              </w:rPr>
              <w:instrText xml:space="preserve"> PAGEREF _Toc411524470 \h </w:instrText>
            </w:r>
            <w:r w:rsidR="00953A71">
              <w:rPr>
                <w:webHidden/>
              </w:rPr>
            </w:r>
            <w:r w:rsidR="00953A71">
              <w:rPr>
                <w:webHidden/>
              </w:rPr>
              <w:fldChar w:fldCharType="separate"/>
            </w:r>
            <w:r w:rsidR="00DB56E8">
              <w:rPr>
                <w:webHidden/>
              </w:rPr>
              <w:t>8</w:t>
            </w:r>
            <w:r w:rsidR="00953A71">
              <w:rPr>
                <w:webHidden/>
              </w:rPr>
              <w:fldChar w:fldCharType="end"/>
            </w:r>
          </w:hyperlink>
        </w:p>
        <w:p w:rsidR="00953A71" w:rsidRDefault="00066E0E">
          <w:pPr>
            <w:pStyle w:val="TOC2"/>
            <w:rPr>
              <w:i w:val="0"/>
              <w:sz w:val="22"/>
            </w:rPr>
          </w:pPr>
          <w:hyperlink w:anchor="_Toc411524471" w:history="1">
            <w:r w:rsidR="00953A71" w:rsidRPr="00F07961">
              <w:rPr>
                <w:rStyle w:val="Hyperlink"/>
              </w:rPr>
              <w:t>Video Game Area Manager</w:t>
            </w:r>
            <w:r w:rsidR="00953A71">
              <w:rPr>
                <w:webHidden/>
              </w:rPr>
              <w:tab/>
            </w:r>
            <w:r w:rsidR="00953A71">
              <w:rPr>
                <w:webHidden/>
              </w:rPr>
              <w:fldChar w:fldCharType="begin"/>
            </w:r>
            <w:r w:rsidR="00953A71">
              <w:rPr>
                <w:webHidden/>
              </w:rPr>
              <w:instrText xml:space="preserve"> PAGEREF _Toc411524471 \h </w:instrText>
            </w:r>
            <w:r w:rsidR="00953A71">
              <w:rPr>
                <w:webHidden/>
              </w:rPr>
            </w:r>
            <w:r w:rsidR="00953A71">
              <w:rPr>
                <w:webHidden/>
              </w:rPr>
              <w:fldChar w:fldCharType="separate"/>
            </w:r>
            <w:r w:rsidR="00DB56E8">
              <w:rPr>
                <w:webHidden/>
              </w:rPr>
              <w:t>8</w:t>
            </w:r>
            <w:r w:rsidR="00953A71">
              <w:rPr>
                <w:webHidden/>
              </w:rPr>
              <w:fldChar w:fldCharType="end"/>
            </w:r>
          </w:hyperlink>
        </w:p>
        <w:p w:rsidR="00953A71" w:rsidRDefault="00066E0E">
          <w:pPr>
            <w:pStyle w:val="TOC2"/>
            <w:rPr>
              <w:i w:val="0"/>
              <w:sz w:val="22"/>
            </w:rPr>
          </w:pPr>
          <w:hyperlink w:anchor="_Toc411524472" w:history="1">
            <w:r w:rsidR="00953A71" w:rsidRPr="00F07961">
              <w:rPr>
                <w:rStyle w:val="Hyperlink"/>
              </w:rPr>
              <w:t>Website Manager</w:t>
            </w:r>
            <w:r w:rsidR="00953A71">
              <w:rPr>
                <w:webHidden/>
              </w:rPr>
              <w:tab/>
            </w:r>
            <w:r w:rsidR="00953A71">
              <w:rPr>
                <w:webHidden/>
              </w:rPr>
              <w:fldChar w:fldCharType="begin"/>
            </w:r>
            <w:r w:rsidR="00953A71">
              <w:rPr>
                <w:webHidden/>
              </w:rPr>
              <w:instrText xml:space="preserve"> PAGEREF _Toc411524472 \h </w:instrText>
            </w:r>
            <w:r w:rsidR="00953A71">
              <w:rPr>
                <w:webHidden/>
              </w:rPr>
            </w:r>
            <w:r w:rsidR="00953A71">
              <w:rPr>
                <w:webHidden/>
              </w:rPr>
              <w:fldChar w:fldCharType="separate"/>
            </w:r>
            <w:r w:rsidR="00DB56E8">
              <w:rPr>
                <w:webHidden/>
              </w:rPr>
              <w:t>8</w:t>
            </w:r>
            <w:r w:rsidR="00953A71">
              <w:rPr>
                <w:webHidden/>
              </w:rPr>
              <w:fldChar w:fldCharType="end"/>
            </w:r>
          </w:hyperlink>
        </w:p>
        <w:p w:rsidR="00953A71" w:rsidRDefault="00066E0E">
          <w:pPr>
            <w:pStyle w:val="TOC2"/>
            <w:rPr>
              <w:i w:val="0"/>
              <w:sz w:val="22"/>
            </w:rPr>
          </w:pPr>
          <w:hyperlink w:anchor="_Toc411524473" w:history="1">
            <w:r w:rsidR="00953A71" w:rsidRPr="00F07961">
              <w:rPr>
                <w:rStyle w:val="Hyperlink"/>
              </w:rPr>
              <w:t>Minions</w:t>
            </w:r>
            <w:r w:rsidR="00953A71">
              <w:rPr>
                <w:webHidden/>
              </w:rPr>
              <w:tab/>
            </w:r>
            <w:r w:rsidR="00953A71">
              <w:rPr>
                <w:webHidden/>
              </w:rPr>
              <w:fldChar w:fldCharType="begin"/>
            </w:r>
            <w:r w:rsidR="00953A71">
              <w:rPr>
                <w:webHidden/>
              </w:rPr>
              <w:instrText xml:space="preserve"> PAGEREF _Toc411524473 \h </w:instrText>
            </w:r>
            <w:r w:rsidR="00953A71">
              <w:rPr>
                <w:webHidden/>
              </w:rPr>
            </w:r>
            <w:r w:rsidR="00953A71">
              <w:rPr>
                <w:webHidden/>
              </w:rPr>
              <w:fldChar w:fldCharType="separate"/>
            </w:r>
            <w:r w:rsidR="00DB56E8">
              <w:rPr>
                <w:webHidden/>
              </w:rPr>
              <w:t>9</w:t>
            </w:r>
            <w:r w:rsidR="00953A71">
              <w:rPr>
                <w:webHidden/>
              </w:rPr>
              <w:fldChar w:fldCharType="end"/>
            </w:r>
          </w:hyperlink>
        </w:p>
        <w:p w:rsidR="00953A71" w:rsidRDefault="00066E0E">
          <w:pPr>
            <w:pStyle w:val="TOC1"/>
            <w:rPr>
              <w:b w:val="0"/>
              <w:sz w:val="22"/>
            </w:rPr>
          </w:pPr>
          <w:hyperlink w:anchor="_Toc411524474" w:history="1">
            <w:r w:rsidR="00953A71" w:rsidRPr="00F07961">
              <w:rPr>
                <w:rStyle w:val="Hyperlink"/>
              </w:rPr>
              <w:t>How Its Run</w:t>
            </w:r>
            <w:r w:rsidR="00953A71">
              <w:rPr>
                <w:webHidden/>
              </w:rPr>
              <w:tab/>
            </w:r>
            <w:r w:rsidR="00953A71">
              <w:rPr>
                <w:webHidden/>
              </w:rPr>
              <w:fldChar w:fldCharType="begin"/>
            </w:r>
            <w:r w:rsidR="00953A71">
              <w:rPr>
                <w:webHidden/>
              </w:rPr>
              <w:instrText xml:space="preserve"> PAGEREF _Toc411524474 \h </w:instrText>
            </w:r>
            <w:r w:rsidR="00953A71">
              <w:rPr>
                <w:webHidden/>
              </w:rPr>
            </w:r>
            <w:r w:rsidR="00953A71">
              <w:rPr>
                <w:webHidden/>
              </w:rPr>
              <w:fldChar w:fldCharType="separate"/>
            </w:r>
            <w:r w:rsidR="00DB56E8">
              <w:rPr>
                <w:webHidden/>
              </w:rPr>
              <w:t>10</w:t>
            </w:r>
            <w:r w:rsidR="00953A71">
              <w:rPr>
                <w:webHidden/>
              </w:rPr>
              <w:fldChar w:fldCharType="end"/>
            </w:r>
          </w:hyperlink>
        </w:p>
        <w:p w:rsidR="00953A71" w:rsidRDefault="00066E0E">
          <w:pPr>
            <w:pStyle w:val="TOC2"/>
            <w:rPr>
              <w:i w:val="0"/>
              <w:sz w:val="22"/>
            </w:rPr>
          </w:pPr>
          <w:hyperlink w:anchor="_Toc411524475" w:history="1">
            <w:r w:rsidR="00953A71" w:rsidRPr="00F07961">
              <w:rPr>
                <w:rStyle w:val="Hyperlink"/>
              </w:rPr>
              <w:t>Meetings</w:t>
            </w:r>
            <w:r w:rsidR="00953A71">
              <w:rPr>
                <w:webHidden/>
              </w:rPr>
              <w:tab/>
            </w:r>
            <w:r w:rsidR="00953A71">
              <w:rPr>
                <w:webHidden/>
              </w:rPr>
              <w:fldChar w:fldCharType="begin"/>
            </w:r>
            <w:r w:rsidR="00953A71">
              <w:rPr>
                <w:webHidden/>
              </w:rPr>
              <w:instrText xml:space="preserve"> PAGEREF _Toc411524475 \h </w:instrText>
            </w:r>
            <w:r w:rsidR="00953A71">
              <w:rPr>
                <w:webHidden/>
              </w:rPr>
            </w:r>
            <w:r w:rsidR="00953A71">
              <w:rPr>
                <w:webHidden/>
              </w:rPr>
              <w:fldChar w:fldCharType="separate"/>
            </w:r>
            <w:r w:rsidR="00DB56E8">
              <w:rPr>
                <w:webHidden/>
              </w:rPr>
              <w:t>10</w:t>
            </w:r>
            <w:r w:rsidR="00953A71">
              <w:rPr>
                <w:webHidden/>
              </w:rPr>
              <w:fldChar w:fldCharType="end"/>
            </w:r>
          </w:hyperlink>
        </w:p>
        <w:p w:rsidR="00953A71" w:rsidRDefault="00066E0E">
          <w:pPr>
            <w:pStyle w:val="TOC3"/>
            <w:tabs>
              <w:tab w:val="right" w:leader="dot" w:pos="4310"/>
            </w:tabs>
            <w:rPr>
              <w:noProof/>
              <w:sz w:val="22"/>
            </w:rPr>
          </w:pPr>
          <w:hyperlink w:anchor="_Toc411524476" w:history="1">
            <w:r w:rsidR="00953A71" w:rsidRPr="00F07961">
              <w:rPr>
                <w:rStyle w:val="Hyperlink"/>
                <w:noProof/>
              </w:rPr>
              <w:t>Structure</w:t>
            </w:r>
            <w:r w:rsidR="00953A71">
              <w:rPr>
                <w:noProof/>
                <w:webHidden/>
              </w:rPr>
              <w:tab/>
            </w:r>
            <w:r w:rsidR="00953A71">
              <w:rPr>
                <w:noProof/>
                <w:webHidden/>
              </w:rPr>
              <w:fldChar w:fldCharType="begin"/>
            </w:r>
            <w:r w:rsidR="00953A71">
              <w:rPr>
                <w:noProof/>
                <w:webHidden/>
              </w:rPr>
              <w:instrText xml:space="preserve"> PAGEREF _Toc411524476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3"/>
            <w:tabs>
              <w:tab w:val="right" w:leader="dot" w:pos="4310"/>
            </w:tabs>
            <w:rPr>
              <w:noProof/>
              <w:sz w:val="22"/>
            </w:rPr>
          </w:pPr>
          <w:hyperlink w:anchor="_Toc411524477" w:history="1">
            <w:r w:rsidR="00953A71" w:rsidRPr="00F07961">
              <w:rPr>
                <w:rStyle w:val="Hyperlink"/>
                <w:noProof/>
              </w:rPr>
              <w:t>Spacetime</w:t>
            </w:r>
            <w:r w:rsidR="00953A71">
              <w:rPr>
                <w:noProof/>
                <w:webHidden/>
              </w:rPr>
              <w:tab/>
            </w:r>
            <w:r w:rsidR="00953A71">
              <w:rPr>
                <w:noProof/>
                <w:webHidden/>
              </w:rPr>
              <w:fldChar w:fldCharType="begin"/>
            </w:r>
            <w:r w:rsidR="00953A71">
              <w:rPr>
                <w:noProof/>
                <w:webHidden/>
              </w:rPr>
              <w:instrText xml:space="preserve"> PAGEREF _Toc411524477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2"/>
            <w:rPr>
              <w:i w:val="0"/>
              <w:sz w:val="22"/>
            </w:rPr>
          </w:pPr>
          <w:hyperlink w:anchor="_Toc411524478" w:history="1">
            <w:r w:rsidR="00953A71" w:rsidRPr="00F07961">
              <w:rPr>
                <w:rStyle w:val="Hyperlink"/>
              </w:rPr>
              <w:t>Before the Convention</w:t>
            </w:r>
            <w:r w:rsidR="00953A71">
              <w:rPr>
                <w:webHidden/>
              </w:rPr>
              <w:tab/>
            </w:r>
            <w:r w:rsidR="00953A71">
              <w:rPr>
                <w:webHidden/>
              </w:rPr>
              <w:fldChar w:fldCharType="begin"/>
            </w:r>
            <w:r w:rsidR="00953A71">
              <w:rPr>
                <w:webHidden/>
              </w:rPr>
              <w:instrText xml:space="preserve"> PAGEREF _Toc411524478 \h </w:instrText>
            </w:r>
            <w:r w:rsidR="00953A71">
              <w:rPr>
                <w:webHidden/>
              </w:rPr>
            </w:r>
            <w:r w:rsidR="00953A71">
              <w:rPr>
                <w:webHidden/>
              </w:rPr>
              <w:fldChar w:fldCharType="separate"/>
            </w:r>
            <w:r w:rsidR="00DB56E8">
              <w:rPr>
                <w:webHidden/>
              </w:rPr>
              <w:t>10</w:t>
            </w:r>
            <w:r w:rsidR="00953A71">
              <w:rPr>
                <w:webHidden/>
              </w:rPr>
              <w:fldChar w:fldCharType="end"/>
            </w:r>
          </w:hyperlink>
        </w:p>
        <w:p w:rsidR="00953A71" w:rsidRDefault="00066E0E">
          <w:pPr>
            <w:pStyle w:val="TOC3"/>
            <w:tabs>
              <w:tab w:val="right" w:leader="dot" w:pos="4310"/>
            </w:tabs>
            <w:rPr>
              <w:noProof/>
              <w:sz w:val="22"/>
            </w:rPr>
          </w:pPr>
          <w:hyperlink w:anchor="_Toc411524479" w:history="1">
            <w:r w:rsidR="00953A71" w:rsidRPr="00F07961">
              <w:rPr>
                <w:rStyle w:val="Hyperlink"/>
                <w:noProof/>
              </w:rPr>
              <w:t>Setup</w:t>
            </w:r>
            <w:r w:rsidR="00953A71">
              <w:rPr>
                <w:noProof/>
                <w:webHidden/>
              </w:rPr>
              <w:tab/>
            </w:r>
            <w:r w:rsidR="00953A71">
              <w:rPr>
                <w:noProof/>
                <w:webHidden/>
              </w:rPr>
              <w:fldChar w:fldCharType="begin"/>
            </w:r>
            <w:r w:rsidR="00953A71">
              <w:rPr>
                <w:noProof/>
                <w:webHidden/>
              </w:rPr>
              <w:instrText xml:space="preserve"> PAGEREF _Toc411524479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2"/>
            <w:rPr>
              <w:i w:val="0"/>
              <w:sz w:val="22"/>
            </w:rPr>
          </w:pPr>
          <w:hyperlink w:anchor="_Toc411524480" w:history="1">
            <w:r w:rsidR="00953A71" w:rsidRPr="00F07961">
              <w:rPr>
                <w:rStyle w:val="Hyperlink"/>
              </w:rPr>
              <w:t>During the Convention</w:t>
            </w:r>
            <w:r w:rsidR="00953A71">
              <w:rPr>
                <w:webHidden/>
              </w:rPr>
              <w:tab/>
            </w:r>
            <w:r w:rsidR="00953A71">
              <w:rPr>
                <w:webHidden/>
              </w:rPr>
              <w:fldChar w:fldCharType="begin"/>
            </w:r>
            <w:r w:rsidR="00953A71">
              <w:rPr>
                <w:webHidden/>
              </w:rPr>
              <w:instrText xml:space="preserve"> PAGEREF _Toc411524480 \h </w:instrText>
            </w:r>
            <w:r w:rsidR="00953A71">
              <w:rPr>
                <w:webHidden/>
              </w:rPr>
            </w:r>
            <w:r w:rsidR="00953A71">
              <w:rPr>
                <w:webHidden/>
              </w:rPr>
              <w:fldChar w:fldCharType="separate"/>
            </w:r>
            <w:r w:rsidR="00DB56E8">
              <w:rPr>
                <w:webHidden/>
              </w:rPr>
              <w:t>10</w:t>
            </w:r>
            <w:r w:rsidR="00953A71">
              <w:rPr>
                <w:webHidden/>
              </w:rPr>
              <w:fldChar w:fldCharType="end"/>
            </w:r>
          </w:hyperlink>
        </w:p>
        <w:p w:rsidR="00953A71" w:rsidRDefault="00066E0E">
          <w:pPr>
            <w:pStyle w:val="TOC3"/>
            <w:tabs>
              <w:tab w:val="right" w:leader="dot" w:pos="4310"/>
            </w:tabs>
            <w:rPr>
              <w:noProof/>
              <w:sz w:val="22"/>
            </w:rPr>
          </w:pPr>
          <w:hyperlink w:anchor="_Toc411524481" w:history="1">
            <w:r w:rsidR="00953A71" w:rsidRPr="00F07961">
              <w:rPr>
                <w:rStyle w:val="Hyperlink"/>
                <w:noProof/>
              </w:rPr>
              <w:t>Night Guard</w:t>
            </w:r>
            <w:r w:rsidR="00953A71">
              <w:rPr>
                <w:noProof/>
                <w:webHidden/>
              </w:rPr>
              <w:tab/>
            </w:r>
            <w:r w:rsidR="00953A71">
              <w:rPr>
                <w:noProof/>
                <w:webHidden/>
              </w:rPr>
              <w:fldChar w:fldCharType="begin"/>
            </w:r>
            <w:r w:rsidR="00953A71">
              <w:rPr>
                <w:noProof/>
                <w:webHidden/>
              </w:rPr>
              <w:instrText xml:space="preserve"> PAGEREF _Toc411524481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3"/>
            <w:tabs>
              <w:tab w:val="right" w:leader="dot" w:pos="4310"/>
            </w:tabs>
            <w:rPr>
              <w:noProof/>
              <w:sz w:val="22"/>
            </w:rPr>
          </w:pPr>
          <w:hyperlink w:anchor="_Toc411524482" w:history="1">
            <w:r w:rsidR="00953A71" w:rsidRPr="00F07961">
              <w:rPr>
                <w:rStyle w:val="Hyperlink"/>
                <w:noProof/>
              </w:rPr>
              <w:t>Canceled Events</w:t>
            </w:r>
            <w:r w:rsidR="00953A71">
              <w:rPr>
                <w:noProof/>
                <w:webHidden/>
              </w:rPr>
              <w:tab/>
            </w:r>
            <w:r w:rsidR="00953A71">
              <w:rPr>
                <w:noProof/>
                <w:webHidden/>
              </w:rPr>
              <w:fldChar w:fldCharType="begin"/>
            </w:r>
            <w:r w:rsidR="00953A71">
              <w:rPr>
                <w:noProof/>
                <w:webHidden/>
              </w:rPr>
              <w:instrText xml:space="preserve"> PAGEREF _Toc411524482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3"/>
            <w:tabs>
              <w:tab w:val="right" w:leader="dot" w:pos="4310"/>
            </w:tabs>
            <w:rPr>
              <w:noProof/>
              <w:sz w:val="22"/>
            </w:rPr>
          </w:pPr>
          <w:hyperlink w:anchor="_Toc411524483" w:history="1">
            <w:r w:rsidR="00953A71" w:rsidRPr="00F07961">
              <w:rPr>
                <w:rStyle w:val="Hyperlink"/>
                <w:noProof/>
              </w:rPr>
              <w:t>Resolving Disputes</w:t>
            </w:r>
            <w:r w:rsidR="00953A71">
              <w:rPr>
                <w:noProof/>
                <w:webHidden/>
              </w:rPr>
              <w:tab/>
            </w:r>
            <w:r w:rsidR="00953A71">
              <w:rPr>
                <w:noProof/>
                <w:webHidden/>
              </w:rPr>
              <w:fldChar w:fldCharType="begin"/>
            </w:r>
            <w:r w:rsidR="00953A71">
              <w:rPr>
                <w:noProof/>
                <w:webHidden/>
              </w:rPr>
              <w:instrText xml:space="preserve"> PAGEREF _Toc411524483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3"/>
            <w:tabs>
              <w:tab w:val="right" w:leader="dot" w:pos="4310"/>
            </w:tabs>
            <w:rPr>
              <w:noProof/>
              <w:sz w:val="22"/>
            </w:rPr>
          </w:pPr>
          <w:hyperlink w:anchor="_Toc411524484" w:history="1">
            <w:r w:rsidR="00953A71" w:rsidRPr="00F07961">
              <w:rPr>
                <w:rStyle w:val="Hyperlink"/>
                <w:noProof/>
              </w:rPr>
              <w:t>Chain of Command</w:t>
            </w:r>
            <w:r w:rsidR="00953A71">
              <w:rPr>
                <w:noProof/>
                <w:webHidden/>
              </w:rPr>
              <w:tab/>
            </w:r>
            <w:r w:rsidR="00953A71">
              <w:rPr>
                <w:noProof/>
                <w:webHidden/>
              </w:rPr>
              <w:fldChar w:fldCharType="begin"/>
            </w:r>
            <w:r w:rsidR="00953A71">
              <w:rPr>
                <w:noProof/>
                <w:webHidden/>
              </w:rPr>
              <w:instrText xml:space="preserve"> PAGEREF _Toc411524484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2"/>
            <w:rPr>
              <w:i w:val="0"/>
              <w:sz w:val="22"/>
            </w:rPr>
          </w:pPr>
          <w:hyperlink w:anchor="_Toc411524485" w:history="1">
            <w:r w:rsidR="00953A71" w:rsidRPr="00F07961">
              <w:rPr>
                <w:rStyle w:val="Hyperlink"/>
              </w:rPr>
              <w:t>After the Convention</w:t>
            </w:r>
            <w:r w:rsidR="00953A71">
              <w:rPr>
                <w:webHidden/>
              </w:rPr>
              <w:tab/>
            </w:r>
            <w:r w:rsidR="00953A71">
              <w:rPr>
                <w:webHidden/>
              </w:rPr>
              <w:fldChar w:fldCharType="begin"/>
            </w:r>
            <w:r w:rsidR="00953A71">
              <w:rPr>
                <w:webHidden/>
              </w:rPr>
              <w:instrText xml:space="preserve"> PAGEREF _Toc411524485 \h </w:instrText>
            </w:r>
            <w:r w:rsidR="00953A71">
              <w:rPr>
                <w:webHidden/>
              </w:rPr>
            </w:r>
            <w:r w:rsidR="00953A71">
              <w:rPr>
                <w:webHidden/>
              </w:rPr>
              <w:fldChar w:fldCharType="separate"/>
            </w:r>
            <w:r w:rsidR="00DB56E8">
              <w:rPr>
                <w:webHidden/>
              </w:rPr>
              <w:t>10</w:t>
            </w:r>
            <w:r w:rsidR="00953A71">
              <w:rPr>
                <w:webHidden/>
              </w:rPr>
              <w:fldChar w:fldCharType="end"/>
            </w:r>
          </w:hyperlink>
        </w:p>
        <w:p w:rsidR="00953A71" w:rsidRDefault="00066E0E">
          <w:pPr>
            <w:pStyle w:val="TOC3"/>
            <w:tabs>
              <w:tab w:val="right" w:leader="dot" w:pos="4310"/>
            </w:tabs>
            <w:rPr>
              <w:noProof/>
              <w:sz w:val="22"/>
            </w:rPr>
          </w:pPr>
          <w:hyperlink w:anchor="_Toc411524486" w:history="1">
            <w:r w:rsidR="00953A71" w:rsidRPr="00F07961">
              <w:rPr>
                <w:rStyle w:val="Hyperlink"/>
                <w:noProof/>
              </w:rPr>
              <w:t>Mass Thank you’s</w:t>
            </w:r>
            <w:r w:rsidR="00953A71">
              <w:rPr>
                <w:noProof/>
                <w:webHidden/>
              </w:rPr>
              <w:tab/>
            </w:r>
            <w:r w:rsidR="00953A71">
              <w:rPr>
                <w:noProof/>
                <w:webHidden/>
              </w:rPr>
              <w:fldChar w:fldCharType="begin"/>
            </w:r>
            <w:r w:rsidR="00953A71">
              <w:rPr>
                <w:noProof/>
                <w:webHidden/>
              </w:rPr>
              <w:instrText xml:space="preserve"> PAGEREF _Toc411524486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3"/>
            <w:tabs>
              <w:tab w:val="right" w:leader="dot" w:pos="4310"/>
            </w:tabs>
            <w:rPr>
              <w:noProof/>
              <w:sz w:val="22"/>
            </w:rPr>
          </w:pPr>
          <w:hyperlink w:anchor="_Toc411524487" w:history="1">
            <w:r w:rsidR="00953A71" w:rsidRPr="00F07961">
              <w:rPr>
                <w:rStyle w:val="Hyperlink"/>
                <w:noProof/>
              </w:rPr>
              <w:t>Cleanup</w:t>
            </w:r>
            <w:r w:rsidR="00953A71">
              <w:rPr>
                <w:noProof/>
                <w:webHidden/>
              </w:rPr>
              <w:tab/>
            </w:r>
            <w:r w:rsidR="00953A71">
              <w:rPr>
                <w:noProof/>
                <w:webHidden/>
              </w:rPr>
              <w:fldChar w:fldCharType="begin"/>
            </w:r>
            <w:r w:rsidR="00953A71">
              <w:rPr>
                <w:noProof/>
                <w:webHidden/>
              </w:rPr>
              <w:instrText xml:space="preserve"> PAGEREF _Toc411524487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2"/>
            <w:rPr>
              <w:i w:val="0"/>
              <w:sz w:val="22"/>
            </w:rPr>
          </w:pPr>
          <w:hyperlink w:anchor="_Toc411524488" w:history="1">
            <w:r w:rsidR="00953A71" w:rsidRPr="00F07961">
              <w:rPr>
                <w:rStyle w:val="Hyperlink"/>
              </w:rPr>
              <w:t>Wrapup Meeting</w:t>
            </w:r>
            <w:r w:rsidR="00953A71">
              <w:rPr>
                <w:webHidden/>
              </w:rPr>
              <w:tab/>
            </w:r>
            <w:r w:rsidR="00953A71">
              <w:rPr>
                <w:webHidden/>
              </w:rPr>
              <w:fldChar w:fldCharType="begin"/>
            </w:r>
            <w:r w:rsidR="00953A71">
              <w:rPr>
                <w:webHidden/>
              </w:rPr>
              <w:instrText xml:space="preserve"> PAGEREF _Toc411524488 \h </w:instrText>
            </w:r>
            <w:r w:rsidR="00953A71">
              <w:rPr>
                <w:webHidden/>
              </w:rPr>
            </w:r>
            <w:r w:rsidR="00953A71">
              <w:rPr>
                <w:webHidden/>
              </w:rPr>
              <w:fldChar w:fldCharType="separate"/>
            </w:r>
            <w:r w:rsidR="00DB56E8">
              <w:rPr>
                <w:webHidden/>
              </w:rPr>
              <w:t>10</w:t>
            </w:r>
            <w:r w:rsidR="00953A71">
              <w:rPr>
                <w:webHidden/>
              </w:rPr>
              <w:fldChar w:fldCharType="end"/>
            </w:r>
          </w:hyperlink>
        </w:p>
        <w:p w:rsidR="00953A71" w:rsidRDefault="00066E0E">
          <w:pPr>
            <w:pStyle w:val="TOC3"/>
            <w:tabs>
              <w:tab w:val="right" w:leader="dot" w:pos="4310"/>
            </w:tabs>
            <w:rPr>
              <w:noProof/>
              <w:sz w:val="22"/>
            </w:rPr>
          </w:pPr>
          <w:hyperlink w:anchor="_Toc411524489" w:history="1">
            <w:r w:rsidR="00953A71" w:rsidRPr="00F07961">
              <w:rPr>
                <w:rStyle w:val="Hyperlink"/>
                <w:noProof/>
              </w:rPr>
              <w:t>The Good, the Bad, the Ugly</w:t>
            </w:r>
            <w:r w:rsidR="00953A71">
              <w:rPr>
                <w:noProof/>
                <w:webHidden/>
              </w:rPr>
              <w:tab/>
            </w:r>
            <w:r w:rsidR="00953A71">
              <w:rPr>
                <w:noProof/>
                <w:webHidden/>
              </w:rPr>
              <w:fldChar w:fldCharType="begin"/>
            </w:r>
            <w:r w:rsidR="00953A71">
              <w:rPr>
                <w:noProof/>
                <w:webHidden/>
              </w:rPr>
              <w:instrText xml:space="preserve"> PAGEREF _Toc411524489 \h </w:instrText>
            </w:r>
            <w:r w:rsidR="00953A71">
              <w:rPr>
                <w:noProof/>
                <w:webHidden/>
              </w:rPr>
            </w:r>
            <w:r w:rsidR="00953A71">
              <w:rPr>
                <w:noProof/>
                <w:webHidden/>
              </w:rPr>
              <w:fldChar w:fldCharType="separate"/>
            </w:r>
            <w:r w:rsidR="00DB56E8">
              <w:rPr>
                <w:noProof/>
                <w:webHidden/>
              </w:rPr>
              <w:t>10</w:t>
            </w:r>
            <w:r w:rsidR="00953A71">
              <w:rPr>
                <w:noProof/>
                <w:webHidden/>
              </w:rPr>
              <w:fldChar w:fldCharType="end"/>
            </w:r>
          </w:hyperlink>
        </w:p>
        <w:p w:rsidR="00953A71" w:rsidRDefault="00066E0E">
          <w:pPr>
            <w:pStyle w:val="TOC1"/>
            <w:rPr>
              <w:b w:val="0"/>
              <w:sz w:val="22"/>
            </w:rPr>
          </w:pPr>
          <w:hyperlink w:anchor="_Toc411524490" w:history="1">
            <w:r w:rsidR="00953A71" w:rsidRPr="00F07961">
              <w:rPr>
                <w:rStyle w:val="Hyperlink"/>
              </w:rPr>
              <w:t>Thank You</w:t>
            </w:r>
            <w:r w:rsidR="00953A71">
              <w:rPr>
                <w:webHidden/>
              </w:rPr>
              <w:tab/>
            </w:r>
            <w:r w:rsidR="00953A71">
              <w:rPr>
                <w:webHidden/>
              </w:rPr>
              <w:fldChar w:fldCharType="begin"/>
            </w:r>
            <w:r w:rsidR="00953A71">
              <w:rPr>
                <w:webHidden/>
              </w:rPr>
              <w:instrText xml:space="preserve"> PAGEREF _Toc411524490 \h </w:instrText>
            </w:r>
            <w:r w:rsidR="00953A71">
              <w:rPr>
                <w:webHidden/>
              </w:rPr>
            </w:r>
            <w:r w:rsidR="00953A71">
              <w:rPr>
                <w:webHidden/>
              </w:rPr>
              <w:fldChar w:fldCharType="separate"/>
            </w:r>
            <w:r w:rsidR="00DB56E8">
              <w:rPr>
                <w:webHidden/>
              </w:rPr>
              <w:t>11</w:t>
            </w:r>
            <w:r w:rsidR="00953A71">
              <w:rPr>
                <w:webHidden/>
              </w:rPr>
              <w:fldChar w:fldCharType="end"/>
            </w:r>
          </w:hyperlink>
        </w:p>
        <w:p w:rsidR="00953A71" w:rsidRDefault="00066E0E">
          <w:pPr>
            <w:pStyle w:val="TOC2"/>
            <w:rPr>
              <w:i w:val="0"/>
              <w:sz w:val="22"/>
            </w:rPr>
          </w:pPr>
          <w:hyperlink w:anchor="_Toc411524491" w:history="1">
            <w:r w:rsidR="00953A71" w:rsidRPr="00F07961">
              <w:rPr>
                <w:rStyle w:val="Hyperlink"/>
              </w:rPr>
              <w:t>Mass Thank You</w:t>
            </w:r>
            <w:r w:rsidR="00953A71">
              <w:rPr>
                <w:webHidden/>
              </w:rPr>
              <w:tab/>
            </w:r>
            <w:r w:rsidR="00953A71">
              <w:rPr>
                <w:webHidden/>
              </w:rPr>
              <w:fldChar w:fldCharType="begin"/>
            </w:r>
            <w:r w:rsidR="00953A71">
              <w:rPr>
                <w:webHidden/>
              </w:rPr>
              <w:instrText xml:space="preserve"> PAGEREF _Toc411524491 \h </w:instrText>
            </w:r>
            <w:r w:rsidR="00953A71">
              <w:rPr>
                <w:webHidden/>
              </w:rPr>
            </w:r>
            <w:r w:rsidR="00953A71">
              <w:rPr>
                <w:webHidden/>
              </w:rPr>
              <w:fldChar w:fldCharType="separate"/>
            </w:r>
            <w:r w:rsidR="00DB56E8">
              <w:rPr>
                <w:webHidden/>
              </w:rPr>
              <w:t>11</w:t>
            </w:r>
            <w:r w:rsidR="00953A71">
              <w:rPr>
                <w:webHidden/>
              </w:rPr>
              <w:fldChar w:fldCharType="end"/>
            </w:r>
          </w:hyperlink>
        </w:p>
        <w:p w:rsidR="00953A71" w:rsidRDefault="00066E0E">
          <w:pPr>
            <w:pStyle w:val="TOC2"/>
            <w:rPr>
              <w:i w:val="0"/>
              <w:sz w:val="22"/>
            </w:rPr>
          </w:pPr>
          <w:hyperlink w:anchor="_Toc411524492" w:history="1">
            <w:r w:rsidR="00953A71" w:rsidRPr="00F07961">
              <w:rPr>
                <w:rStyle w:val="Hyperlink"/>
              </w:rPr>
              <w:t>Example Letter</w:t>
            </w:r>
            <w:r w:rsidR="00953A71">
              <w:rPr>
                <w:webHidden/>
              </w:rPr>
              <w:tab/>
            </w:r>
            <w:r w:rsidR="00953A71">
              <w:rPr>
                <w:webHidden/>
              </w:rPr>
              <w:fldChar w:fldCharType="begin"/>
            </w:r>
            <w:r w:rsidR="00953A71">
              <w:rPr>
                <w:webHidden/>
              </w:rPr>
              <w:instrText xml:space="preserve"> PAGEREF _Toc411524492 \h </w:instrText>
            </w:r>
            <w:r w:rsidR="00953A71">
              <w:rPr>
                <w:webHidden/>
              </w:rPr>
            </w:r>
            <w:r w:rsidR="00953A71">
              <w:rPr>
                <w:webHidden/>
              </w:rPr>
              <w:fldChar w:fldCharType="separate"/>
            </w:r>
            <w:r w:rsidR="00DB56E8">
              <w:rPr>
                <w:webHidden/>
              </w:rPr>
              <w:t>12</w:t>
            </w:r>
            <w:r w:rsidR="00953A71">
              <w:rPr>
                <w:webHidden/>
              </w:rPr>
              <w:fldChar w:fldCharType="end"/>
            </w:r>
          </w:hyperlink>
        </w:p>
        <w:p w:rsidR="00953A71" w:rsidRDefault="00066E0E">
          <w:pPr>
            <w:pStyle w:val="TOC1"/>
            <w:rPr>
              <w:b w:val="0"/>
              <w:sz w:val="22"/>
            </w:rPr>
          </w:pPr>
          <w:hyperlink w:anchor="_Toc411524493" w:history="1">
            <w:r w:rsidR="00953A71" w:rsidRPr="00F07961">
              <w:rPr>
                <w:rStyle w:val="Hyperlink"/>
              </w:rPr>
              <w:t>Other Info</w:t>
            </w:r>
            <w:r w:rsidR="00953A71">
              <w:rPr>
                <w:webHidden/>
              </w:rPr>
              <w:tab/>
            </w:r>
            <w:r w:rsidR="00953A71">
              <w:rPr>
                <w:webHidden/>
              </w:rPr>
              <w:fldChar w:fldCharType="begin"/>
            </w:r>
            <w:r w:rsidR="00953A71">
              <w:rPr>
                <w:webHidden/>
              </w:rPr>
              <w:instrText xml:space="preserve"> PAGEREF _Toc411524493 \h </w:instrText>
            </w:r>
            <w:r w:rsidR="00953A71">
              <w:rPr>
                <w:webHidden/>
              </w:rPr>
            </w:r>
            <w:r w:rsidR="00953A71">
              <w:rPr>
                <w:webHidden/>
              </w:rPr>
              <w:fldChar w:fldCharType="separate"/>
            </w:r>
            <w:r w:rsidR="00DB56E8">
              <w:rPr>
                <w:webHidden/>
              </w:rPr>
              <w:t>14</w:t>
            </w:r>
            <w:r w:rsidR="00953A71">
              <w:rPr>
                <w:webHidden/>
              </w:rPr>
              <w:fldChar w:fldCharType="end"/>
            </w:r>
          </w:hyperlink>
        </w:p>
        <w:p w:rsidR="00953A71" w:rsidRDefault="00066E0E">
          <w:pPr>
            <w:pStyle w:val="TOC2"/>
            <w:rPr>
              <w:i w:val="0"/>
              <w:sz w:val="22"/>
            </w:rPr>
          </w:pPr>
          <w:hyperlink w:anchor="_Toc411524494" w:history="1">
            <w:r w:rsidR="00953A71" w:rsidRPr="00F07961">
              <w:rPr>
                <w:rStyle w:val="Hyperlink"/>
              </w:rPr>
              <w:t>Nanocon 7 Notes</w:t>
            </w:r>
            <w:r w:rsidR="00953A71">
              <w:rPr>
                <w:webHidden/>
              </w:rPr>
              <w:tab/>
            </w:r>
            <w:r w:rsidR="00953A71">
              <w:rPr>
                <w:webHidden/>
              </w:rPr>
              <w:fldChar w:fldCharType="begin"/>
            </w:r>
            <w:r w:rsidR="00953A71">
              <w:rPr>
                <w:webHidden/>
              </w:rPr>
              <w:instrText xml:space="preserve"> PAGEREF _Toc411524494 \h </w:instrText>
            </w:r>
            <w:r w:rsidR="00953A71">
              <w:rPr>
                <w:webHidden/>
              </w:rPr>
            </w:r>
            <w:r w:rsidR="00953A71">
              <w:rPr>
                <w:webHidden/>
              </w:rPr>
              <w:fldChar w:fldCharType="separate"/>
            </w:r>
            <w:r w:rsidR="00DB56E8">
              <w:rPr>
                <w:webHidden/>
              </w:rPr>
              <w:t>14</w:t>
            </w:r>
            <w:r w:rsidR="00953A71">
              <w:rPr>
                <w:webHidden/>
              </w:rPr>
              <w:fldChar w:fldCharType="end"/>
            </w:r>
          </w:hyperlink>
        </w:p>
        <w:p w:rsidR="00953A71" w:rsidRDefault="00066E0E">
          <w:pPr>
            <w:pStyle w:val="TOC2"/>
            <w:rPr>
              <w:i w:val="0"/>
              <w:sz w:val="22"/>
            </w:rPr>
          </w:pPr>
          <w:hyperlink w:anchor="_Toc411524495" w:history="1">
            <w:r w:rsidR="00953A71" w:rsidRPr="00F07961">
              <w:rPr>
                <w:rStyle w:val="Hyperlink"/>
              </w:rPr>
              <w:t>Nanocon 8 Wrap Up notes</w:t>
            </w:r>
            <w:r w:rsidR="00953A71">
              <w:rPr>
                <w:webHidden/>
              </w:rPr>
              <w:tab/>
            </w:r>
            <w:r w:rsidR="00953A71">
              <w:rPr>
                <w:webHidden/>
              </w:rPr>
              <w:fldChar w:fldCharType="begin"/>
            </w:r>
            <w:r w:rsidR="00953A71">
              <w:rPr>
                <w:webHidden/>
              </w:rPr>
              <w:instrText xml:space="preserve"> PAGEREF _Toc411524495 \h </w:instrText>
            </w:r>
            <w:r w:rsidR="00953A71">
              <w:rPr>
                <w:webHidden/>
              </w:rPr>
            </w:r>
            <w:r w:rsidR="00953A71">
              <w:rPr>
                <w:webHidden/>
              </w:rPr>
              <w:fldChar w:fldCharType="separate"/>
            </w:r>
            <w:r w:rsidR="00DB56E8">
              <w:rPr>
                <w:webHidden/>
              </w:rPr>
              <w:t>16</w:t>
            </w:r>
            <w:r w:rsidR="00953A71">
              <w:rPr>
                <w:webHidden/>
              </w:rPr>
              <w:fldChar w:fldCharType="end"/>
            </w:r>
          </w:hyperlink>
        </w:p>
        <w:p w:rsidR="00953A71" w:rsidRDefault="00066E0E">
          <w:pPr>
            <w:pStyle w:val="TOC1"/>
            <w:rPr>
              <w:b w:val="0"/>
              <w:sz w:val="22"/>
            </w:rPr>
          </w:pPr>
          <w:hyperlink w:anchor="_Toc411524496" w:history="1">
            <w:r w:rsidR="00953A71" w:rsidRPr="00F07961">
              <w:rPr>
                <w:rStyle w:val="Hyperlink"/>
              </w:rPr>
              <w:t>Officers</w:t>
            </w:r>
            <w:r w:rsidR="00953A71">
              <w:rPr>
                <w:webHidden/>
              </w:rPr>
              <w:tab/>
            </w:r>
            <w:r w:rsidR="00953A71">
              <w:rPr>
                <w:webHidden/>
              </w:rPr>
              <w:fldChar w:fldCharType="begin"/>
            </w:r>
            <w:r w:rsidR="00953A71">
              <w:rPr>
                <w:webHidden/>
              </w:rPr>
              <w:instrText xml:space="preserve"> PAGEREF _Toc411524496 \h </w:instrText>
            </w:r>
            <w:r w:rsidR="00953A71">
              <w:rPr>
                <w:webHidden/>
              </w:rPr>
            </w:r>
            <w:r w:rsidR="00953A71">
              <w:rPr>
                <w:webHidden/>
              </w:rPr>
              <w:fldChar w:fldCharType="separate"/>
            </w:r>
            <w:r w:rsidR="00DB56E8">
              <w:rPr>
                <w:webHidden/>
              </w:rPr>
              <w:t>18</w:t>
            </w:r>
            <w:r w:rsidR="00953A71">
              <w:rPr>
                <w:webHidden/>
              </w:rPr>
              <w:fldChar w:fldCharType="end"/>
            </w:r>
          </w:hyperlink>
        </w:p>
        <w:p w:rsidR="00953A71" w:rsidRDefault="00066E0E">
          <w:pPr>
            <w:pStyle w:val="TOC2"/>
            <w:rPr>
              <w:i w:val="0"/>
              <w:sz w:val="22"/>
            </w:rPr>
          </w:pPr>
          <w:hyperlink w:anchor="_Toc411524497" w:history="1">
            <w:r w:rsidR="00953A71" w:rsidRPr="00F07961">
              <w:rPr>
                <w:rStyle w:val="Hyperlink"/>
              </w:rPr>
              <w:t>Approval</w:t>
            </w:r>
            <w:r w:rsidR="00953A71">
              <w:rPr>
                <w:webHidden/>
              </w:rPr>
              <w:tab/>
            </w:r>
            <w:r w:rsidR="00953A71">
              <w:rPr>
                <w:webHidden/>
              </w:rPr>
              <w:fldChar w:fldCharType="begin"/>
            </w:r>
            <w:r w:rsidR="00953A71">
              <w:rPr>
                <w:webHidden/>
              </w:rPr>
              <w:instrText xml:space="preserve"> PAGEREF _Toc411524497 \h </w:instrText>
            </w:r>
            <w:r w:rsidR="00953A71">
              <w:rPr>
                <w:webHidden/>
              </w:rPr>
            </w:r>
            <w:r w:rsidR="00953A71">
              <w:rPr>
                <w:webHidden/>
              </w:rPr>
              <w:fldChar w:fldCharType="separate"/>
            </w:r>
            <w:r w:rsidR="00DB56E8">
              <w:rPr>
                <w:webHidden/>
              </w:rPr>
              <w:t>18</w:t>
            </w:r>
            <w:r w:rsidR="00953A71">
              <w:rPr>
                <w:webHidden/>
              </w:rPr>
              <w:fldChar w:fldCharType="end"/>
            </w:r>
          </w:hyperlink>
        </w:p>
        <w:p w:rsidR="00953A71" w:rsidRDefault="00066E0E">
          <w:pPr>
            <w:pStyle w:val="TOC2"/>
            <w:rPr>
              <w:i w:val="0"/>
              <w:sz w:val="22"/>
            </w:rPr>
          </w:pPr>
          <w:hyperlink w:anchor="_Toc411524498" w:history="1">
            <w:r w:rsidR="00953A71" w:rsidRPr="00F07961">
              <w:rPr>
                <w:rStyle w:val="Hyperlink"/>
              </w:rPr>
              <w:t>New Roles</w:t>
            </w:r>
            <w:r w:rsidR="00953A71">
              <w:rPr>
                <w:webHidden/>
              </w:rPr>
              <w:tab/>
            </w:r>
            <w:r w:rsidR="00953A71">
              <w:rPr>
                <w:webHidden/>
              </w:rPr>
              <w:fldChar w:fldCharType="begin"/>
            </w:r>
            <w:r w:rsidR="00953A71">
              <w:rPr>
                <w:webHidden/>
              </w:rPr>
              <w:instrText xml:space="preserve"> PAGEREF _Toc411524498 \h </w:instrText>
            </w:r>
            <w:r w:rsidR="00953A71">
              <w:rPr>
                <w:webHidden/>
              </w:rPr>
            </w:r>
            <w:r w:rsidR="00953A71">
              <w:rPr>
                <w:webHidden/>
              </w:rPr>
              <w:fldChar w:fldCharType="separate"/>
            </w:r>
            <w:r w:rsidR="00DB56E8">
              <w:rPr>
                <w:webHidden/>
              </w:rPr>
              <w:t>18</w:t>
            </w:r>
            <w:r w:rsidR="00953A71">
              <w:rPr>
                <w:webHidden/>
              </w:rPr>
              <w:fldChar w:fldCharType="end"/>
            </w:r>
          </w:hyperlink>
        </w:p>
        <w:p w:rsidR="00953A71" w:rsidRDefault="00066E0E">
          <w:pPr>
            <w:pStyle w:val="TOC3"/>
            <w:tabs>
              <w:tab w:val="right" w:leader="dot" w:pos="4310"/>
            </w:tabs>
            <w:rPr>
              <w:noProof/>
              <w:sz w:val="22"/>
            </w:rPr>
          </w:pPr>
          <w:hyperlink w:anchor="_Toc411524499" w:history="1">
            <w:r w:rsidR="00953A71" w:rsidRPr="00F07961">
              <w:rPr>
                <w:rStyle w:val="Hyperlink"/>
                <w:noProof/>
              </w:rPr>
              <w:t>Artist Alley:</w:t>
            </w:r>
            <w:r w:rsidR="00953A71">
              <w:rPr>
                <w:noProof/>
                <w:webHidden/>
              </w:rPr>
              <w:tab/>
            </w:r>
            <w:r w:rsidR="00953A71">
              <w:rPr>
                <w:noProof/>
                <w:webHidden/>
              </w:rPr>
              <w:fldChar w:fldCharType="begin"/>
            </w:r>
            <w:r w:rsidR="00953A71">
              <w:rPr>
                <w:noProof/>
                <w:webHidden/>
              </w:rPr>
              <w:instrText xml:space="preserve"> PAGEREF _Toc411524499 \h </w:instrText>
            </w:r>
            <w:r w:rsidR="00953A71">
              <w:rPr>
                <w:noProof/>
                <w:webHidden/>
              </w:rPr>
            </w:r>
            <w:r w:rsidR="00953A71">
              <w:rPr>
                <w:noProof/>
                <w:webHidden/>
              </w:rPr>
              <w:fldChar w:fldCharType="separate"/>
            </w:r>
            <w:r w:rsidR="00DB56E8">
              <w:rPr>
                <w:noProof/>
                <w:webHidden/>
              </w:rPr>
              <w:t>18</w:t>
            </w:r>
            <w:r w:rsidR="00953A71">
              <w:rPr>
                <w:noProof/>
                <w:webHidden/>
              </w:rPr>
              <w:fldChar w:fldCharType="end"/>
            </w:r>
          </w:hyperlink>
        </w:p>
        <w:p w:rsidR="00953A71" w:rsidRDefault="00066E0E">
          <w:pPr>
            <w:pStyle w:val="TOC1"/>
            <w:rPr>
              <w:b w:val="0"/>
              <w:sz w:val="22"/>
            </w:rPr>
          </w:pPr>
          <w:hyperlink w:anchor="_Toc411524500" w:history="1">
            <w:r w:rsidR="00953A71" w:rsidRPr="00F07961">
              <w:rPr>
                <w:rStyle w:val="Hyperlink"/>
              </w:rPr>
              <w:t>Schedule</w:t>
            </w:r>
            <w:r w:rsidR="00953A71">
              <w:rPr>
                <w:webHidden/>
              </w:rPr>
              <w:tab/>
            </w:r>
            <w:r w:rsidR="00953A71">
              <w:rPr>
                <w:webHidden/>
              </w:rPr>
              <w:fldChar w:fldCharType="begin"/>
            </w:r>
            <w:r w:rsidR="00953A71">
              <w:rPr>
                <w:webHidden/>
              </w:rPr>
              <w:instrText xml:space="preserve"> PAGEREF _Toc411524500 \h </w:instrText>
            </w:r>
            <w:r w:rsidR="00953A71">
              <w:rPr>
                <w:webHidden/>
              </w:rPr>
            </w:r>
            <w:r w:rsidR="00953A71">
              <w:rPr>
                <w:webHidden/>
              </w:rPr>
              <w:fldChar w:fldCharType="separate"/>
            </w:r>
            <w:r w:rsidR="00DB56E8">
              <w:rPr>
                <w:webHidden/>
              </w:rPr>
              <w:t>19</w:t>
            </w:r>
            <w:r w:rsidR="00953A71">
              <w:rPr>
                <w:webHidden/>
              </w:rPr>
              <w:fldChar w:fldCharType="end"/>
            </w:r>
          </w:hyperlink>
        </w:p>
        <w:p w:rsidR="00953A71" w:rsidRDefault="00066E0E">
          <w:pPr>
            <w:pStyle w:val="TOC1"/>
            <w:rPr>
              <w:b w:val="0"/>
              <w:sz w:val="22"/>
            </w:rPr>
          </w:pPr>
          <w:hyperlink w:anchor="_Toc411524501" w:history="1">
            <w:r w:rsidR="00953A71" w:rsidRPr="00F07961">
              <w:rPr>
                <w:rStyle w:val="Hyperlink"/>
              </w:rPr>
              <w:t>Typical Stuff</w:t>
            </w:r>
            <w:r w:rsidR="00953A71">
              <w:rPr>
                <w:webHidden/>
              </w:rPr>
              <w:tab/>
            </w:r>
            <w:r w:rsidR="00953A71">
              <w:rPr>
                <w:webHidden/>
              </w:rPr>
              <w:fldChar w:fldCharType="begin"/>
            </w:r>
            <w:r w:rsidR="00953A71">
              <w:rPr>
                <w:webHidden/>
              </w:rPr>
              <w:instrText xml:space="preserve"> PAGEREF _Toc411524501 \h </w:instrText>
            </w:r>
            <w:r w:rsidR="00953A71">
              <w:rPr>
                <w:webHidden/>
              </w:rPr>
            </w:r>
            <w:r w:rsidR="00953A71">
              <w:rPr>
                <w:webHidden/>
              </w:rPr>
              <w:fldChar w:fldCharType="separate"/>
            </w:r>
            <w:r w:rsidR="00DB56E8">
              <w:rPr>
                <w:webHidden/>
              </w:rPr>
              <w:t>20</w:t>
            </w:r>
            <w:r w:rsidR="00953A71">
              <w:rPr>
                <w:webHidden/>
              </w:rPr>
              <w:fldChar w:fldCharType="end"/>
            </w:r>
          </w:hyperlink>
        </w:p>
        <w:p w:rsidR="00953A71" w:rsidRDefault="00066E0E">
          <w:pPr>
            <w:pStyle w:val="TOC2"/>
            <w:rPr>
              <w:i w:val="0"/>
              <w:sz w:val="22"/>
            </w:rPr>
          </w:pPr>
          <w:hyperlink w:anchor="_Toc411524502" w:history="1">
            <w:r w:rsidR="00953A71" w:rsidRPr="00F07961">
              <w:rPr>
                <w:rStyle w:val="Hyperlink"/>
              </w:rPr>
              <w:t>Games</w:t>
            </w:r>
            <w:r w:rsidR="00953A71">
              <w:rPr>
                <w:webHidden/>
              </w:rPr>
              <w:tab/>
            </w:r>
            <w:r w:rsidR="00953A71">
              <w:rPr>
                <w:webHidden/>
              </w:rPr>
              <w:fldChar w:fldCharType="begin"/>
            </w:r>
            <w:r w:rsidR="00953A71">
              <w:rPr>
                <w:webHidden/>
              </w:rPr>
              <w:instrText xml:space="preserve"> PAGEREF _Toc411524502 \h </w:instrText>
            </w:r>
            <w:r w:rsidR="00953A71">
              <w:rPr>
                <w:webHidden/>
              </w:rPr>
            </w:r>
            <w:r w:rsidR="00953A71">
              <w:rPr>
                <w:webHidden/>
              </w:rPr>
              <w:fldChar w:fldCharType="separate"/>
            </w:r>
            <w:r w:rsidR="00DB56E8">
              <w:rPr>
                <w:webHidden/>
              </w:rPr>
              <w:t>20</w:t>
            </w:r>
            <w:r w:rsidR="00953A71">
              <w:rPr>
                <w:webHidden/>
              </w:rPr>
              <w:fldChar w:fldCharType="end"/>
            </w:r>
          </w:hyperlink>
        </w:p>
        <w:p w:rsidR="00953A71" w:rsidRDefault="00066E0E">
          <w:pPr>
            <w:pStyle w:val="TOC3"/>
            <w:tabs>
              <w:tab w:val="right" w:leader="dot" w:pos="4310"/>
            </w:tabs>
            <w:rPr>
              <w:noProof/>
              <w:sz w:val="22"/>
            </w:rPr>
          </w:pPr>
          <w:hyperlink w:anchor="_Toc411524503" w:history="1">
            <w:r w:rsidR="00953A71" w:rsidRPr="00F07961">
              <w:rPr>
                <w:rStyle w:val="Hyperlink"/>
                <w:noProof/>
              </w:rPr>
              <w:t>SIS - Society in Shadows</w:t>
            </w:r>
            <w:r w:rsidR="00953A71">
              <w:rPr>
                <w:noProof/>
                <w:webHidden/>
              </w:rPr>
              <w:tab/>
            </w:r>
            <w:r w:rsidR="00953A71">
              <w:rPr>
                <w:noProof/>
                <w:webHidden/>
              </w:rPr>
              <w:fldChar w:fldCharType="begin"/>
            </w:r>
            <w:r w:rsidR="00953A71">
              <w:rPr>
                <w:noProof/>
                <w:webHidden/>
              </w:rPr>
              <w:instrText xml:space="preserve"> PAGEREF _Toc411524503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04" w:history="1">
            <w:r w:rsidR="00953A71" w:rsidRPr="00F07961">
              <w:rPr>
                <w:rStyle w:val="Hyperlink"/>
                <w:noProof/>
              </w:rPr>
              <w:t>Magical Gathering</w:t>
            </w:r>
            <w:r w:rsidR="00953A71">
              <w:rPr>
                <w:noProof/>
                <w:webHidden/>
              </w:rPr>
              <w:tab/>
            </w:r>
            <w:r w:rsidR="00953A71">
              <w:rPr>
                <w:noProof/>
                <w:webHidden/>
              </w:rPr>
              <w:fldChar w:fldCharType="begin"/>
            </w:r>
            <w:r w:rsidR="00953A71">
              <w:rPr>
                <w:noProof/>
                <w:webHidden/>
              </w:rPr>
              <w:instrText xml:space="preserve"> PAGEREF _Toc411524504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05" w:history="1">
            <w:r w:rsidR="00953A71" w:rsidRPr="00F07961">
              <w:rPr>
                <w:rStyle w:val="Hyperlink"/>
                <w:noProof/>
              </w:rPr>
              <w:t>Role Playing Games</w:t>
            </w:r>
            <w:r w:rsidR="00953A71">
              <w:rPr>
                <w:noProof/>
                <w:webHidden/>
              </w:rPr>
              <w:tab/>
            </w:r>
            <w:r w:rsidR="00953A71">
              <w:rPr>
                <w:noProof/>
                <w:webHidden/>
              </w:rPr>
              <w:fldChar w:fldCharType="begin"/>
            </w:r>
            <w:r w:rsidR="00953A71">
              <w:rPr>
                <w:noProof/>
                <w:webHidden/>
              </w:rPr>
              <w:instrText xml:space="preserve"> PAGEREF _Toc411524505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06" w:history="1">
            <w:r w:rsidR="00953A71" w:rsidRPr="00F07961">
              <w:rPr>
                <w:rStyle w:val="Hyperlink"/>
                <w:noProof/>
              </w:rPr>
              <w:t>Board Games</w:t>
            </w:r>
            <w:r w:rsidR="00953A71">
              <w:rPr>
                <w:noProof/>
                <w:webHidden/>
              </w:rPr>
              <w:tab/>
            </w:r>
            <w:r w:rsidR="00953A71">
              <w:rPr>
                <w:noProof/>
                <w:webHidden/>
              </w:rPr>
              <w:fldChar w:fldCharType="begin"/>
            </w:r>
            <w:r w:rsidR="00953A71">
              <w:rPr>
                <w:noProof/>
                <w:webHidden/>
              </w:rPr>
              <w:instrText xml:space="preserve"> PAGEREF _Toc411524506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07" w:history="1">
            <w:r w:rsidR="00953A71" w:rsidRPr="00F07961">
              <w:rPr>
                <w:rStyle w:val="Hyperlink"/>
                <w:noProof/>
              </w:rPr>
              <w:t>Miniatures</w:t>
            </w:r>
            <w:r w:rsidR="00953A71">
              <w:rPr>
                <w:noProof/>
                <w:webHidden/>
              </w:rPr>
              <w:tab/>
            </w:r>
            <w:r w:rsidR="00953A71">
              <w:rPr>
                <w:noProof/>
                <w:webHidden/>
              </w:rPr>
              <w:fldChar w:fldCharType="begin"/>
            </w:r>
            <w:r w:rsidR="00953A71">
              <w:rPr>
                <w:noProof/>
                <w:webHidden/>
              </w:rPr>
              <w:instrText xml:space="preserve"> PAGEREF _Toc411524507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08" w:history="1">
            <w:r w:rsidR="00953A71" w:rsidRPr="00F07961">
              <w:rPr>
                <w:rStyle w:val="Hyperlink"/>
                <w:noProof/>
              </w:rPr>
              <w:t>War Hammer 40k</w:t>
            </w:r>
            <w:r w:rsidR="00953A71">
              <w:rPr>
                <w:noProof/>
                <w:webHidden/>
              </w:rPr>
              <w:tab/>
            </w:r>
            <w:r w:rsidR="00953A71">
              <w:rPr>
                <w:noProof/>
                <w:webHidden/>
              </w:rPr>
              <w:fldChar w:fldCharType="begin"/>
            </w:r>
            <w:r w:rsidR="00953A71">
              <w:rPr>
                <w:noProof/>
                <w:webHidden/>
              </w:rPr>
              <w:instrText xml:space="preserve"> PAGEREF _Toc411524508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09" w:history="1">
            <w:r w:rsidR="00953A71" w:rsidRPr="00F07961">
              <w:rPr>
                <w:rStyle w:val="Hyperlink"/>
                <w:noProof/>
              </w:rPr>
              <w:t>Miniatures Game</w:t>
            </w:r>
            <w:r w:rsidR="00953A71">
              <w:rPr>
                <w:noProof/>
                <w:webHidden/>
              </w:rPr>
              <w:tab/>
            </w:r>
            <w:r w:rsidR="00953A71">
              <w:rPr>
                <w:noProof/>
                <w:webHidden/>
              </w:rPr>
              <w:fldChar w:fldCharType="begin"/>
            </w:r>
            <w:r w:rsidR="00953A71">
              <w:rPr>
                <w:noProof/>
                <w:webHidden/>
              </w:rPr>
              <w:instrText xml:space="preserve"> PAGEREF _Toc411524509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10" w:history="1">
            <w:r w:rsidR="00953A71" w:rsidRPr="00F07961">
              <w:rPr>
                <w:rStyle w:val="Hyperlink"/>
                <w:noProof/>
              </w:rPr>
              <w:t>D&amp;D</w:t>
            </w:r>
            <w:r w:rsidR="00953A71">
              <w:rPr>
                <w:noProof/>
                <w:webHidden/>
              </w:rPr>
              <w:tab/>
            </w:r>
            <w:r w:rsidR="00953A71">
              <w:rPr>
                <w:noProof/>
                <w:webHidden/>
              </w:rPr>
              <w:fldChar w:fldCharType="begin"/>
            </w:r>
            <w:r w:rsidR="00953A71">
              <w:rPr>
                <w:noProof/>
                <w:webHidden/>
              </w:rPr>
              <w:instrText xml:space="preserve"> PAGEREF _Toc411524510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11" w:history="1">
            <w:r w:rsidR="00953A71" w:rsidRPr="00F07961">
              <w:rPr>
                <w:rStyle w:val="Hyperlink"/>
                <w:noProof/>
              </w:rPr>
              <w:t>Pathfinder</w:t>
            </w:r>
            <w:r w:rsidR="00953A71">
              <w:rPr>
                <w:noProof/>
                <w:webHidden/>
              </w:rPr>
              <w:tab/>
            </w:r>
            <w:r w:rsidR="00953A71">
              <w:rPr>
                <w:noProof/>
                <w:webHidden/>
              </w:rPr>
              <w:fldChar w:fldCharType="begin"/>
            </w:r>
            <w:r w:rsidR="00953A71">
              <w:rPr>
                <w:noProof/>
                <w:webHidden/>
              </w:rPr>
              <w:instrText xml:space="preserve"> PAGEREF _Toc411524511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12" w:history="1">
            <w:r w:rsidR="00953A71" w:rsidRPr="00F07961">
              <w:rPr>
                <w:rStyle w:val="Hyperlink"/>
                <w:noProof/>
              </w:rPr>
              <w:t>Twilight Emporium</w:t>
            </w:r>
            <w:r w:rsidR="00953A71">
              <w:rPr>
                <w:noProof/>
                <w:webHidden/>
              </w:rPr>
              <w:tab/>
            </w:r>
            <w:r w:rsidR="00953A71">
              <w:rPr>
                <w:noProof/>
                <w:webHidden/>
              </w:rPr>
              <w:fldChar w:fldCharType="begin"/>
            </w:r>
            <w:r w:rsidR="00953A71">
              <w:rPr>
                <w:noProof/>
                <w:webHidden/>
              </w:rPr>
              <w:instrText xml:space="preserve"> PAGEREF _Toc411524512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13" w:history="1">
            <w:r w:rsidR="00953A71" w:rsidRPr="00F07961">
              <w:rPr>
                <w:rStyle w:val="Hyperlink"/>
                <w:noProof/>
              </w:rPr>
              <w:t>Adventure in a Con</w:t>
            </w:r>
            <w:r w:rsidR="00953A71">
              <w:rPr>
                <w:noProof/>
                <w:webHidden/>
              </w:rPr>
              <w:tab/>
            </w:r>
            <w:r w:rsidR="00953A71">
              <w:rPr>
                <w:noProof/>
                <w:webHidden/>
              </w:rPr>
              <w:fldChar w:fldCharType="begin"/>
            </w:r>
            <w:r w:rsidR="00953A71">
              <w:rPr>
                <w:noProof/>
                <w:webHidden/>
              </w:rPr>
              <w:instrText xml:space="preserve"> PAGEREF _Toc411524513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2"/>
            <w:rPr>
              <w:i w:val="0"/>
              <w:sz w:val="22"/>
            </w:rPr>
          </w:pPr>
          <w:hyperlink w:anchor="_Toc411524514" w:history="1">
            <w:r w:rsidR="00953A71" w:rsidRPr="00F07961">
              <w:rPr>
                <w:rStyle w:val="Hyperlink"/>
              </w:rPr>
              <w:t>Vendors</w:t>
            </w:r>
            <w:r w:rsidR="00953A71">
              <w:rPr>
                <w:webHidden/>
              </w:rPr>
              <w:tab/>
            </w:r>
            <w:r w:rsidR="00953A71">
              <w:rPr>
                <w:webHidden/>
              </w:rPr>
              <w:fldChar w:fldCharType="begin"/>
            </w:r>
            <w:r w:rsidR="00953A71">
              <w:rPr>
                <w:webHidden/>
              </w:rPr>
              <w:instrText xml:space="preserve"> PAGEREF _Toc411524514 \h </w:instrText>
            </w:r>
            <w:r w:rsidR="00953A71">
              <w:rPr>
                <w:webHidden/>
              </w:rPr>
            </w:r>
            <w:r w:rsidR="00953A71">
              <w:rPr>
                <w:webHidden/>
              </w:rPr>
              <w:fldChar w:fldCharType="separate"/>
            </w:r>
            <w:r w:rsidR="00DB56E8">
              <w:rPr>
                <w:webHidden/>
              </w:rPr>
              <w:t>20</w:t>
            </w:r>
            <w:r w:rsidR="00953A71">
              <w:rPr>
                <w:webHidden/>
              </w:rPr>
              <w:fldChar w:fldCharType="end"/>
            </w:r>
          </w:hyperlink>
        </w:p>
        <w:p w:rsidR="00953A71" w:rsidRDefault="00066E0E">
          <w:pPr>
            <w:pStyle w:val="TOC3"/>
            <w:tabs>
              <w:tab w:val="right" w:leader="dot" w:pos="4310"/>
            </w:tabs>
            <w:rPr>
              <w:noProof/>
              <w:sz w:val="22"/>
            </w:rPr>
          </w:pPr>
          <w:hyperlink w:anchor="_Toc411524515" w:history="1">
            <w:r w:rsidR="00953A71" w:rsidRPr="00F07961">
              <w:rPr>
                <w:rStyle w:val="Hyperlink"/>
                <w:noProof/>
              </w:rPr>
              <w:t>ACME</w:t>
            </w:r>
            <w:r w:rsidR="00953A71">
              <w:rPr>
                <w:noProof/>
                <w:webHidden/>
              </w:rPr>
              <w:tab/>
            </w:r>
            <w:r w:rsidR="00953A71">
              <w:rPr>
                <w:noProof/>
                <w:webHidden/>
              </w:rPr>
              <w:fldChar w:fldCharType="begin"/>
            </w:r>
            <w:r w:rsidR="00953A71">
              <w:rPr>
                <w:noProof/>
                <w:webHidden/>
              </w:rPr>
              <w:instrText xml:space="preserve"> PAGEREF _Toc411524515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16" w:history="1">
            <w:r w:rsidR="00953A71" w:rsidRPr="00F07961">
              <w:rPr>
                <w:rStyle w:val="Hyperlink"/>
                <w:noProof/>
              </w:rPr>
              <w:t>Hobby Town</w:t>
            </w:r>
            <w:r w:rsidR="00953A71">
              <w:rPr>
                <w:noProof/>
                <w:webHidden/>
              </w:rPr>
              <w:tab/>
            </w:r>
            <w:r w:rsidR="00953A71">
              <w:rPr>
                <w:noProof/>
                <w:webHidden/>
              </w:rPr>
              <w:fldChar w:fldCharType="begin"/>
            </w:r>
            <w:r w:rsidR="00953A71">
              <w:rPr>
                <w:noProof/>
                <w:webHidden/>
              </w:rPr>
              <w:instrText xml:space="preserve"> PAGEREF _Toc411524516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17" w:history="1">
            <w:r w:rsidR="00953A71" w:rsidRPr="00F07961">
              <w:rPr>
                <w:rStyle w:val="Hyperlink"/>
                <w:noProof/>
              </w:rPr>
              <w:t>Flash Bax</w:t>
            </w:r>
            <w:r w:rsidR="00953A71">
              <w:rPr>
                <w:noProof/>
                <w:webHidden/>
              </w:rPr>
              <w:tab/>
            </w:r>
            <w:r w:rsidR="00953A71">
              <w:rPr>
                <w:noProof/>
                <w:webHidden/>
              </w:rPr>
              <w:fldChar w:fldCharType="begin"/>
            </w:r>
            <w:r w:rsidR="00953A71">
              <w:rPr>
                <w:noProof/>
                <w:webHidden/>
              </w:rPr>
              <w:instrText xml:space="preserve"> PAGEREF _Toc411524517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18" w:history="1">
            <w:r w:rsidR="00953A71" w:rsidRPr="00F07961">
              <w:rPr>
                <w:rStyle w:val="Hyperlink"/>
                <w:noProof/>
              </w:rPr>
              <w:t>Artists Alley</w:t>
            </w:r>
            <w:r w:rsidR="00953A71">
              <w:rPr>
                <w:noProof/>
                <w:webHidden/>
              </w:rPr>
              <w:tab/>
            </w:r>
            <w:r w:rsidR="00953A71">
              <w:rPr>
                <w:noProof/>
                <w:webHidden/>
              </w:rPr>
              <w:fldChar w:fldCharType="begin"/>
            </w:r>
            <w:r w:rsidR="00953A71">
              <w:rPr>
                <w:noProof/>
                <w:webHidden/>
              </w:rPr>
              <w:instrText xml:space="preserve"> PAGEREF _Toc411524518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19" w:history="1">
            <w:r w:rsidR="00953A71" w:rsidRPr="00F07961">
              <w:rPr>
                <w:rStyle w:val="Hyperlink"/>
                <w:noProof/>
              </w:rPr>
              <w:t>Dragon’s Den</w:t>
            </w:r>
            <w:r w:rsidR="00953A71">
              <w:rPr>
                <w:noProof/>
                <w:webHidden/>
              </w:rPr>
              <w:tab/>
            </w:r>
            <w:r w:rsidR="00953A71">
              <w:rPr>
                <w:noProof/>
                <w:webHidden/>
              </w:rPr>
              <w:fldChar w:fldCharType="begin"/>
            </w:r>
            <w:r w:rsidR="00953A71">
              <w:rPr>
                <w:noProof/>
                <w:webHidden/>
              </w:rPr>
              <w:instrText xml:space="preserve"> PAGEREF _Toc411524519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3"/>
            <w:tabs>
              <w:tab w:val="right" w:leader="dot" w:pos="4310"/>
            </w:tabs>
            <w:rPr>
              <w:noProof/>
              <w:sz w:val="22"/>
            </w:rPr>
          </w:pPr>
          <w:hyperlink w:anchor="_Toc411524520" w:history="1">
            <w:r w:rsidR="00953A71" w:rsidRPr="00F07961">
              <w:rPr>
                <w:rStyle w:val="Hyperlink"/>
                <w:noProof/>
              </w:rPr>
              <w:t>Silver Gryphon Games</w:t>
            </w:r>
            <w:r w:rsidR="00953A71">
              <w:rPr>
                <w:noProof/>
                <w:webHidden/>
              </w:rPr>
              <w:tab/>
            </w:r>
            <w:r w:rsidR="00953A71">
              <w:rPr>
                <w:noProof/>
                <w:webHidden/>
              </w:rPr>
              <w:fldChar w:fldCharType="begin"/>
            </w:r>
            <w:r w:rsidR="00953A71">
              <w:rPr>
                <w:noProof/>
                <w:webHidden/>
              </w:rPr>
              <w:instrText xml:space="preserve"> PAGEREF _Toc411524520 \h </w:instrText>
            </w:r>
            <w:r w:rsidR="00953A71">
              <w:rPr>
                <w:noProof/>
                <w:webHidden/>
              </w:rPr>
            </w:r>
            <w:r w:rsidR="00953A71">
              <w:rPr>
                <w:noProof/>
                <w:webHidden/>
              </w:rPr>
              <w:fldChar w:fldCharType="separate"/>
            </w:r>
            <w:r w:rsidR="00DB56E8">
              <w:rPr>
                <w:noProof/>
                <w:webHidden/>
              </w:rPr>
              <w:t>20</w:t>
            </w:r>
            <w:r w:rsidR="00953A71">
              <w:rPr>
                <w:noProof/>
                <w:webHidden/>
              </w:rPr>
              <w:fldChar w:fldCharType="end"/>
            </w:r>
          </w:hyperlink>
        </w:p>
        <w:p w:rsidR="00953A71" w:rsidRDefault="00066E0E">
          <w:pPr>
            <w:pStyle w:val="TOC1"/>
            <w:rPr>
              <w:b w:val="0"/>
              <w:sz w:val="22"/>
            </w:rPr>
          </w:pPr>
          <w:hyperlink w:anchor="_Toc411524521" w:history="1">
            <w:r w:rsidR="00953A71" w:rsidRPr="00F07961">
              <w:rPr>
                <w:rStyle w:val="Hyperlink"/>
              </w:rPr>
              <w:t>Website</w:t>
            </w:r>
            <w:r w:rsidR="00953A71">
              <w:rPr>
                <w:webHidden/>
              </w:rPr>
              <w:tab/>
            </w:r>
            <w:r w:rsidR="00953A71">
              <w:rPr>
                <w:webHidden/>
              </w:rPr>
              <w:fldChar w:fldCharType="begin"/>
            </w:r>
            <w:r w:rsidR="00953A71">
              <w:rPr>
                <w:webHidden/>
              </w:rPr>
              <w:instrText xml:space="preserve"> PAGEREF _Toc411524521 \h </w:instrText>
            </w:r>
            <w:r w:rsidR="00953A71">
              <w:rPr>
                <w:webHidden/>
              </w:rPr>
            </w:r>
            <w:r w:rsidR="00953A71">
              <w:rPr>
                <w:webHidden/>
              </w:rPr>
              <w:fldChar w:fldCharType="separate"/>
            </w:r>
            <w:r w:rsidR="00DB56E8">
              <w:rPr>
                <w:webHidden/>
              </w:rPr>
              <w:t>21</w:t>
            </w:r>
            <w:r w:rsidR="00953A71">
              <w:rPr>
                <w:webHidden/>
              </w:rPr>
              <w:fldChar w:fldCharType="end"/>
            </w:r>
          </w:hyperlink>
        </w:p>
        <w:p w:rsidR="00953A71" w:rsidRDefault="00066E0E">
          <w:pPr>
            <w:pStyle w:val="TOC2"/>
            <w:rPr>
              <w:i w:val="0"/>
              <w:sz w:val="22"/>
            </w:rPr>
          </w:pPr>
          <w:hyperlink w:anchor="_Toc411524522" w:history="1">
            <w:r w:rsidR="00953A71" w:rsidRPr="00F07961">
              <w:rPr>
                <w:rStyle w:val="Hyperlink"/>
              </w:rPr>
              <w:t>Committing Changes</w:t>
            </w:r>
            <w:r w:rsidR="00953A71">
              <w:rPr>
                <w:webHidden/>
              </w:rPr>
              <w:tab/>
            </w:r>
            <w:r w:rsidR="00953A71">
              <w:rPr>
                <w:webHidden/>
              </w:rPr>
              <w:fldChar w:fldCharType="begin"/>
            </w:r>
            <w:r w:rsidR="00953A71">
              <w:rPr>
                <w:webHidden/>
              </w:rPr>
              <w:instrText xml:space="preserve"> PAGEREF _Toc411524522 \h </w:instrText>
            </w:r>
            <w:r w:rsidR="00953A71">
              <w:rPr>
                <w:webHidden/>
              </w:rPr>
            </w:r>
            <w:r w:rsidR="00953A71">
              <w:rPr>
                <w:webHidden/>
              </w:rPr>
              <w:fldChar w:fldCharType="separate"/>
            </w:r>
            <w:r w:rsidR="00DB56E8">
              <w:rPr>
                <w:webHidden/>
              </w:rPr>
              <w:t>21</w:t>
            </w:r>
            <w:r w:rsidR="00953A71">
              <w:rPr>
                <w:webHidden/>
              </w:rPr>
              <w:fldChar w:fldCharType="end"/>
            </w:r>
          </w:hyperlink>
        </w:p>
        <w:p w:rsidR="00953A71" w:rsidRDefault="00066E0E">
          <w:pPr>
            <w:pStyle w:val="TOC2"/>
            <w:rPr>
              <w:i w:val="0"/>
              <w:sz w:val="22"/>
            </w:rPr>
          </w:pPr>
          <w:hyperlink w:anchor="_Toc411524523" w:history="1">
            <w:r w:rsidR="00953A71" w:rsidRPr="00F07961">
              <w:rPr>
                <w:rStyle w:val="Hyperlink"/>
              </w:rPr>
              <w:t>SVN Folder Structure</w:t>
            </w:r>
            <w:r w:rsidR="00953A71">
              <w:rPr>
                <w:webHidden/>
              </w:rPr>
              <w:tab/>
            </w:r>
            <w:r w:rsidR="00953A71">
              <w:rPr>
                <w:webHidden/>
              </w:rPr>
              <w:fldChar w:fldCharType="begin"/>
            </w:r>
            <w:r w:rsidR="00953A71">
              <w:rPr>
                <w:webHidden/>
              </w:rPr>
              <w:instrText xml:space="preserve"> PAGEREF _Toc411524523 \h </w:instrText>
            </w:r>
            <w:r w:rsidR="00953A71">
              <w:rPr>
                <w:webHidden/>
              </w:rPr>
            </w:r>
            <w:r w:rsidR="00953A71">
              <w:rPr>
                <w:webHidden/>
              </w:rPr>
              <w:fldChar w:fldCharType="separate"/>
            </w:r>
            <w:r w:rsidR="00DB56E8">
              <w:rPr>
                <w:webHidden/>
              </w:rPr>
              <w:t>21</w:t>
            </w:r>
            <w:r w:rsidR="00953A71">
              <w:rPr>
                <w:webHidden/>
              </w:rPr>
              <w:fldChar w:fldCharType="end"/>
            </w:r>
          </w:hyperlink>
        </w:p>
        <w:p w:rsidR="00953A71" w:rsidRDefault="00066E0E">
          <w:pPr>
            <w:pStyle w:val="TOC2"/>
            <w:rPr>
              <w:i w:val="0"/>
              <w:sz w:val="22"/>
            </w:rPr>
          </w:pPr>
          <w:hyperlink w:anchor="_Toc411524524" w:history="1">
            <w:r w:rsidR="00953A71" w:rsidRPr="00F07961">
              <w:rPr>
                <w:rStyle w:val="Hyperlink"/>
              </w:rPr>
              <w:t>Live Website</w:t>
            </w:r>
            <w:r w:rsidR="00953A71">
              <w:rPr>
                <w:webHidden/>
              </w:rPr>
              <w:tab/>
            </w:r>
            <w:r w:rsidR="00953A71">
              <w:rPr>
                <w:webHidden/>
              </w:rPr>
              <w:fldChar w:fldCharType="begin"/>
            </w:r>
            <w:r w:rsidR="00953A71">
              <w:rPr>
                <w:webHidden/>
              </w:rPr>
              <w:instrText xml:space="preserve"> PAGEREF _Toc411524524 \h </w:instrText>
            </w:r>
            <w:r w:rsidR="00953A71">
              <w:rPr>
                <w:webHidden/>
              </w:rPr>
            </w:r>
            <w:r w:rsidR="00953A71">
              <w:rPr>
                <w:webHidden/>
              </w:rPr>
              <w:fldChar w:fldCharType="separate"/>
            </w:r>
            <w:r w:rsidR="00DB56E8">
              <w:rPr>
                <w:webHidden/>
              </w:rPr>
              <w:t>21</w:t>
            </w:r>
            <w:r w:rsidR="00953A71">
              <w:rPr>
                <w:webHidden/>
              </w:rPr>
              <w:fldChar w:fldCharType="end"/>
            </w:r>
          </w:hyperlink>
        </w:p>
        <w:p w:rsidR="00953A71" w:rsidRDefault="00066E0E">
          <w:pPr>
            <w:pStyle w:val="TOC2"/>
            <w:rPr>
              <w:i w:val="0"/>
              <w:sz w:val="22"/>
            </w:rPr>
          </w:pPr>
          <w:hyperlink w:anchor="_Toc411524525" w:history="1">
            <w:r w:rsidR="00953A71" w:rsidRPr="00F07961">
              <w:rPr>
                <w:rStyle w:val="Hyperlink"/>
              </w:rPr>
              <w:t>Managing the Website</w:t>
            </w:r>
            <w:r w:rsidR="00953A71">
              <w:rPr>
                <w:webHidden/>
              </w:rPr>
              <w:tab/>
            </w:r>
            <w:r w:rsidR="00953A71">
              <w:rPr>
                <w:webHidden/>
              </w:rPr>
              <w:fldChar w:fldCharType="begin"/>
            </w:r>
            <w:r w:rsidR="00953A71">
              <w:rPr>
                <w:webHidden/>
              </w:rPr>
              <w:instrText xml:space="preserve"> PAGEREF _Toc411524525 \h </w:instrText>
            </w:r>
            <w:r w:rsidR="00953A71">
              <w:rPr>
                <w:webHidden/>
              </w:rPr>
            </w:r>
            <w:r w:rsidR="00953A71">
              <w:rPr>
                <w:webHidden/>
              </w:rPr>
              <w:fldChar w:fldCharType="separate"/>
            </w:r>
            <w:r w:rsidR="00DB56E8">
              <w:rPr>
                <w:webHidden/>
              </w:rPr>
              <w:t>21</w:t>
            </w:r>
            <w:r w:rsidR="00953A71">
              <w:rPr>
                <w:webHidden/>
              </w:rPr>
              <w:fldChar w:fldCharType="end"/>
            </w:r>
          </w:hyperlink>
        </w:p>
        <w:p w:rsidR="00953A71" w:rsidRDefault="00066E0E">
          <w:pPr>
            <w:pStyle w:val="TOC2"/>
            <w:rPr>
              <w:i w:val="0"/>
              <w:sz w:val="22"/>
            </w:rPr>
          </w:pPr>
          <w:hyperlink w:anchor="_Toc411524526" w:history="1">
            <w:r w:rsidR="00953A71" w:rsidRPr="00F07961">
              <w:rPr>
                <w:rStyle w:val="Hyperlink"/>
              </w:rPr>
              <w:t>Before Nanocon</w:t>
            </w:r>
            <w:r w:rsidR="00953A71">
              <w:rPr>
                <w:webHidden/>
              </w:rPr>
              <w:tab/>
            </w:r>
            <w:r w:rsidR="00953A71">
              <w:rPr>
                <w:webHidden/>
              </w:rPr>
              <w:fldChar w:fldCharType="begin"/>
            </w:r>
            <w:r w:rsidR="00953A71">
              <w:rPr>
                <w:webHidden/>
              </w:rPr>
              <w:instrText xml:space="preserve"> PAGEREF _Toc411524526 \h </w:instrText>
            </w:r>
            <w:r w:rsidR="00953A71">
              <w:rPr>
                <w:webHidden/>
              </w:rPr>
            </w:r>
            <w:r w:rsidR="00953A71">
              <w:rPr>
                <w:webHidden/>
              </w:rPr>
              <w:fldChar w:fldCharType="separate"/>
            </w:r>
            <w:r w:rsidR="00DB56E8">
              <w:rPr>
                <w:webHidden/>
              </w:rPr>
              <w:t>24</w:t>
            </w:r>
            <w:r w:rsidR="00953A71">
              <w:rPr>
                <w:webHidden/>
              </w:rPr>
              <w:fldChar w:fldCharType="end"/>
            </w:r>
          </w:hyperlink>
        </w:p>
        <w:p w:rsidR="00953A71" w:rsidRDefault="00066E0E">
          <w:pPr>
            <w:pStyle w:val="TOC2"/>
            <w:rPr>
              <w:i w:val="0"/>
              <w:sz w:val="22"/>
            </w:rPr>
          </w:pPr>
          <w:hyperlink w:anchor="_Toc411524527" w:history="1">
            <w:r w:rsidR="00953A71" w:rsidRPr="00F07961">
              <w:rPr>
                <w:rStyle w:val="Hyperlink"/>
              </w:rPr>
              <w:t>After Nanocon</w:t>
            </w:r>
            <w:r w:rsidR="00953A71">
              <w:rPr>
                <w:webHidden/>
              </w:rPr>
              <w:tab/>
            </w:r>
            <w:r w:rsidR="00953A71">
              <w:rPr>
                <w:webHidden/>
              </w:rPr>
              <w:fldChar w:fldCharType="begin"/>
            </w:r>
            <w:r w:rsidR="00953A71">
              <w:rPr>
                <w:webHidden/>
              </w:rPr>
              <w:instrText xml:space="preserve"> PAGEREF _Toc411524527 \h </w:instrText>
            </w:r>
            <w:r w:rsidR="00953A71">
              <w:rPr>
                <w:webHidden/>
              </w:rPr>
            </w:r>
            <w:r w:rsidR="00953A71">
              <w:rPr>
                <w:webHidden/>
              </w:rPr>
              <w:fldChar w:fldCharType="separate"/>
            </w:r>
            <w:r w:rsidR="00DB56E8">
              <w:rPr>
                <w:webHidden/>
              </w:rPr>
              <w:t>24</w:t>
            </w:r>
            <w:r w:rsidR="00953A71">
              <w:rPr>
                <w:webHidden/>
              </w:rPr>
              <w:fldChar w:fldCharType="end"/>
            </w:r>
          </w:hyperlink>
        </w:p>
        <w:p w:rsidR="00953A71" w:rsidRDefault="00066E0E">
          <w:pPr>
            <w:pStyle w:val="TOC1"/>
            <w:rPr>
              <w:b w:val="0"/>
              <w:sz w:val="22"/>
            </w:rPr>
          </w:pPr>
          <w:hyperlink w:anchor="_Toc411524528" w:history="1">
            <w:r w:rsidR="00953A71" w:rsidRPr="00F07961">
              <w:rPr>
                <w:rStyle w:val="Hyperlink"/>
              </w:rPr>
              <w:t>Deadlines</w:t>
            </w:r>
            <w:r w:rsidR="00953A71">
              <w:rPr>
                <w:webHidden/>
              </w:rPr>
              <w:tab/>
            </w:r>
            <w:r w:rsidR="00953A71">
              <w:rPr>
                <w:webHidden/>
              </w:rPr>
              <w:fldChar w:fldCharType="begin"/>
            </w:r>
            <w:r w:rsidR="00953A71">
              <w:rPr>
                <w:webHidden/>
              </w:rPr>
              <w:instrText xml:space="preserve"> PAGEREF _Toc411524528 \h </w:instrText>
            </w:r>
            <w:r w:rsidR="00953A71">
              <w:rPr>
                <w:webHidden/>
              </w:rPr>
            </w:r>
            <w:r w:rsidR="00953A71">
              <w:rPr>
                <w:webHidden/>
              </w:rPr>
              <w:fldChar w:fldCharType="separate"/>
            </w:r>
            <w:r w:rsidR="00DB56E8">
              <w:rPr>
                <w:webHidden/>
              </w:rPr>
              <w:t>25</w:t>
            </w:r>
            <w:r w:rsidR="00953A71">
              <w:rPr>
                <w:webHidden/>
              </w:rPr>
              <w:fldChar w:fldCharType="end"/>
            </w:r>
          </w:hyperlink>
        </w:p>
        <w:p w:rsidR="00953A71" w:rsidRDefault="00066E0E">
          <w:pPr>
            <w:pStyle w:val="TOC1"/>
            <w:rPr>
              <w:b w:val="0"/>
              <w:sz w:val="22"/>
            </w:rPr>
          </w:pPr>
          <w:hyperlink w:anchor="_Toc411524529" w:history="1">
            <w:r w:rsidR="00953A71" w:rsidRPr="00F07961">
              <w:rPr>
                <w:rStyle w:val="Hyperlink"/>
              </w:rPr>
              <w:t>Rules</w:t>
            </w:r>
            <w:r w:rsidR="00953A71">
              <w:rPr>
                <w:webHidden/>
              </w:rPr>
              <w:tab/>
            </w:r>
            <w:r w:rsidR="00953A71">
              <w:rPr>
                <w:webHidden/>
              </w:rPr>
              <w:fldChar w:fldCharType="begin"/>
            </w:r>
            <w:r w:rsidR="00953A71">
              <w:rPr>
                <w:webHidden/>
              </w:rPr>
              <w:instrText xml:space="preserve"> PAGEREF _Toc411524529 \h </w:instrText>
            </w:r>
            <w:r w:rsidR="00953A71">
              <w:rPr>
                <w:webHidden/>
              </w:rPr>
            </w:r>
            <w:r w:rsidR="00953A71">
              <w:rPr>
                <w:webHidden/>
              </w:rPr>
              <w:fldChar w:fldCharType="separate"/>
            </w:r>
            <w:r w:rsidR="00DB56E8">
              <w:rPr>
                <w:webHidden/>
              </w:rPr>
              <w:t>26</w:t>
            </w:r>
            <w:r w:rsidR="00953A71">
              <w:rPr>
                <w:webHidden/>
              </w:rPr>
              <w:fldChar w:fldCharType="end"/>
            </w:r>
          </w:hyperlink>
        </w:p>
        <w:p w:rsidR="00953A71" w:rsidRDefault="00066E0E">
          <w:pPr>
            <w:pStyle w:val="TOC2"/>
            <w:rPr>
              <w:i w:val="0"/>
              <w:sz w:val="22"/>
            </w:rPr>
          </w:pPr>
          <w:hyperlink w:anchor="_Toc411524530" w:history="1">
            <w:r w:rsidR="00953A71" w:rsidRPr="00F07961">
              <w:rPr>
                <w:rStyle w:val="Hyperlink"/>
              </w:rPr>
              <w:t>Convention</w:t>
            </w:r>
            <w:r w:rsidR="00953A71">
              <w:rPr>
                <w:webHidden/>
              </w:rPr>
              <w:tab/>
            </w:r>
            <w:r w:rsidR="00953A71">
              <w:rPr>
                <w:webHidden/>
              </w:rPr>
              <w:fldChar w:fldCharType="begin"/>
            </w:r>
            <w:r w:rsidR="00953A71">
              <w:rPr>
                <w:webHidden/>
              </w:rPr>
              <w:instrText xml:space="preserve"> PAGEREF _Toc411524530 \h </w:instrText>
            </w:r>
            <w:r w:rsidR="00953A71">
              <w:rPr>
                <w:webHidden/>
              </w:rPr>
            </w:r>
            <w:r w:rsidR="00953A71">
              <w:rPr>
                <w:webHidden/>
              </w:rPr>
              <w:fldChar w:fldCharType="separate"/>
            </w:r>
            <w:r w:rsidR="00DB56E8">
              <w:rPr>
                <w:webHidden/>
              </w:rPr>
              <w:t>26</w:t>
            </w:r>
            <w:r w:rsidR="00953A71">
              <w:rPr>
                <w:webHidden/>
              </w:rPr>
              <w:fldChar w:fldCharType="end"/>
            </w:r>
          </w:hyperlink>
        </w:p>
        <w:p w:rsidR="00953A71" w:rsidRDefault="00066E0E">
          <w:pPr>
            <w:pStyle w:val="TOC2"/>
            <w:rPr>
              <w:i w:val="0"/>
              <w:sz w:val="22"/>
            </w:rPr>
          </w:pPr>
          <w:hyperlink w:anchor="_Toc411524531" w:history="1">
            <w:r w:rsidR="00953A71" w:rsidRPr="00F07961">
              <w:rPr>
                <w:rStyle w:val="Hyperlink"/>
              </w:rPr>
              <w:t>Cabinet</w:t>
            </w:r>
            <w:r w:rsidR="00953A71">
              <w:rPr>
                <w:webHidden/>
              </w:rPr>
              <w:tab/>
            </w:r>
            <w:r w:rsidR="00953A71">
              <w:rPr>
                <w:webHidden/>
              </w:rPr>
              <w:fldChar w:fldCharType="begin"/>
            </w:r>
            <w:r w:rsidR="00953A71">
              <w:rPr>
                <w:webHidden/>
              </w:rPr>
              <w:instrText xml:space="preserve"> PAGEREF _Toc411524531 \h </w:instrText>
            </w:r>
            <w:r w:rsidR="00953A71">
              <w:rPr>
                <w:webHidden/>
              </w:rPr>
            </w:r>
            <w:r w:rsidR="00953A71">
              <w:rPr>
                <w:webHidden/>
              </w:rPr>
              <w:fldChar w:fldCharType="separate"/>
            </w:r>
            <w:r w:rsidR="00DB56E8">
              <w:rPr>
                <w:webHidden/>
              </w:rPr>
              <w:t>26</w:t>
            </w:r>
            <w:r w:rsidR="00953A71">
              <w:rPr>
                <w:webHidden/>
              </w:rPr>
              <w:fldChar w:fldCharType="end"/>
            </w:r>
          </w:hyperlink>
        </w:p>
        <w:p w:rsidR="00953A71" w:rsidRDefault="00066E0E">
          <w:pPr>
            <w:pStyle w:val="TOC3"/>
            <w:tabs>
              <w:tab w:val="right" w:leader="dot" w:pos="4310"/>
            </w:tabs>
            <w:rPr>
              <w:noProof/>
              <w:sz w:val="22"/>
            </w:rPr>
          </w:pPr>
          <w:hyperlink w:anchor="_Toc411524532" w:history="1">
            <w:r w:rsidR="00953A71" w:rsidRPr="00F07961">
              <w:rPr>
                <w:rStyle w:val="Hyperlink"/>
                <w:noProof/>
              </w:rPr>
              <w:t>Nanocon Attendee Policy</w:t>
            </w:r>
            <w:r w:rsidR="00953A71">
              <w:rPr>
                <w:noProof/>
                <w:webHidden/>
              </w:rPr>
              <w:tab/>
            </w:r>
            <w:r w:rsidR="00953A71">
              <w:rPr>
                <w:noProof/>
                <w:webHidden/>
              </w:rPr>
              <w:fldChar w:fldCharType="begin"/>
            </w:r>
            <w:r w:rsidR="00953A71">
              <w:rPr>
                <w:noProof/>
                <w:webHidden/>
              </w:rPr>
              <w:instrText xml:space="preserve"> PAGEREF _Toc411524532 \h </w:instrText>
            </w:r>
            <w:r w:rsidR="00953A71">
              <w:rPr>
                <w:noProof/>
                <w:webHidden/>
              </w:rPr>
            </w:r>
            <w:r w:rsidR="00953A71">
              <w:rPr>
                <w:noProof/>
                <w:webHidden/>
              </w:rPr>
              <w:fldChar w:fldCharType="separate"/>
            </w:r>
            <w:r w:rsidR="00DB56E8">
              <w:rPr>
                <w:noProof/>
                <w:webHidden/>
              </w:rPr>
              <w:t>26</w:t>
            </w:r>
            <w:r w:rsidR="00953A71">
              <w:rPr>
                <w:noProof/>
                <w:webHidden/>
              </w:rPr>
              <w:fldChar w:fldCharType="end"/>
            </w:r>
          </w:hyperlink>
        </w:p>
        <w:p w:rsidR="00953A71" w:rsidRDefault="00066E0E">
          <w:pPr>
            <w:pStyle w:val="TOC1"/>
            <w:rPr>
              <w:b w:val="0"/>
              <w:sz w:val="22"/>
            </w:rPr>
          </w:pPr>
          <w:hyperlink w:anchor="_Toc411524533" w:history="1">
            <w:r w:rsidR="00953A71" w:rsidRPr="00F07961">
              <w:rPr>
                <w:rStyle w:val="Hyperlink"/>
              </w:rPr>
              <w:t>Finances</w:t>
            </w:r>
            <w:r w:rsidR="00953A71">
              <w:rPr>
                <w:webHidden/>
              </w:rPr>
              <w:tab/>
            </w:r>
            <w:r w:rsidR="00953A71">
              <w:rPr>
                <w:webHidden/>
              </w:rPr>
              <w:fldChar w:fldCharType="begin"/>
            </w:r>
            <w:r w:rsidR="00953A71">
              <w:rPr>
                <w:webHidden/>
              </w:rPr>
              <w:instrText xml:space="preserve"> PAGEREF _Toc411524533 \h </w:instrText>
            </w:r>
            <w:r w:rsidR="00953A71">
              <w:rPr>
                <w:webHidden/>
              </w:rPr>
            </w:r>
            <w:r w:rsidR="00953A71">
              <w:rPr>
                <w:webHidden/>
              </w:rPr>
              <w:fldChar w:fldCharType="separate"/>
            </w:r>
            <w:r w:rsidR="00DB56E8">
              <w:rPr>
                <w:webHidden/>
              </w:rPr>
              <w:t>28</w:t>
            </w:r>
            <w:r w:rsidR="00953A71">
              <w:rPr>
                <w:webHidden/>
              </w:rPr>
              <w:fldChar w:fldCharType="end"/>
            </w:r>
          </w:hyperlink>
        </w:p>
        <w:p w:rsidR="00953A71" w:rsidRDefault="00066E0E">
          <w:pPr>
            <w:pStyle w:val="TOC2"/>
            <w:rPr>
              <w:i w:val="0"/>
              <w:sz w:val="22"/>
            </w:rPr>
          </w:pPr>
          <w:hyperlink w:anchor="_Toc411524534" w:history="1">
            <w:r w:rsidR="00953A71" w:rsidRPr="00F07961">
              <w:rPr>
                <w:rStyle w:val="Hyperlink"/>
              </w:rPr>
              <w:t>Funding</w:t>
            </w:r>
            <w:r w:rsidR="00953A71">
              <w:rPr>
                <w:webHidden/>
              </w:rPr>
              <w:tab/>
            </w:r>
            <w:r w:rsidR="00953A71">
              <w:rPr>
                <w:webHidden/>
              </w:rPr>
              <w:fldChar w:fldCharType="begin"/>
            </w:r>
            <w:r w:rsidR="00953A71">
              <w:rPr>
                <w:webHidden/>
              </w:rPr>
              <w:instrText xml:space="preserve"> PAGEREF _Toc411524534 \h </w:instrText>
            </w:r>
            <w:r w:rsidR="00953A71">
              <w:rPr>
                <w:webHidden/>
              </w:rPr>
            </w:r>
            <w:r w:rsidR="00953A71">
              <w:rPr>
                <w:webHidden/>
              </w:rPr>
              <w:fldChar w:fldCharType="separate"/>
            </w:r>
            <w:r w:rsidR="00DB56E8">
              <w:rPr>
                <w:webHidden/>
              </w:rPr>
              <w:t>28</w:t>
            </w:r>
            <w:r w:rsidR="00953A71">
              <w:rPr>
                <w:webHidden/>
              </w:rPr>
              <w:fldChar w:fldCharType="end"/>
            </w:r>
          </w:hyperlink>
        </w:p>
        <w:p w:rsidR="00953A71" w:rsidRDefault="00066E0E">
          <w:pPr>
            <w:pStyle w:val="TOC2"/>
            <w:rPr>
              <w:i w:val="0"/>
              <w:sz w:val="22"/>
            </w:rPr>
          </w:pPr>
          <w:hyperlink w:anchor="_Toc411524535" w:history="1">
            <w:r w:rsidR="00953A71" w:rsidRPr="00F07961">
              <w:rPr>
                <w:rStyle w:val="Hyperlink"/>
              </w:rPr>
              <w:t>Breakdown</w:t>
            </w:r>
            <w:r w:rsidR="00953A71">
              <w:rPr>
                <w:webHidden/>
              </w:rPr>
              <w:tab/>
            </w:r>
            <w:r w:rsidR="00953A71">
              <w:rPr>
                <w:webHidden/>
              </w:rPr>
              <w:fldChar w:fldCharType="begin"/>
            </w:r>
            <w:r w:rsidR="00953A71">
              <w:rPr>
                <w:webHidden/>
              </w:rPr>
              <w:instrText xml:space="preserve"> PAGEREF _Toc411524535 \h </w:instrText>
            </w:r>
            <w:r w:rsidR="00953A71">
              <w:rPr>
                <w:webHidden/>
              </w:rPr>
            </w:r>
            <w:r w:rsidR="00953A71">
              <w:rPr>
                <w:webHidden/>
              </w:rPr>
              <w:fldChar w:fldCharType="separate"/>
            </w:r>
            <w:r w:rsidR="00DB56E8">
              <w:rPr>
                <w:webHidden/>
              </w:rPr>
              <w:t>28</w:t>
            </w:r>
            <w:r w:rsidR="00953A71">
              <w:rPr>
                <w:webHidden/>
              </w:rPr>
              <w:fldChar w:fldCharType="end"/>
            </w:r>
          </w:hyperlink>
        </w:p>
        <w:p w:rsidR="00953A71" w:rsidRDefault="00066E0E">
          <w:pPr>
            <w:pStyle w:val="TOC2"/>
            <w:rPr>
              <w:i w:val="0"/>
              <w:sz w:val="22"/>
            </w:rPr>
          </w:pPr>
          <w:hyperlink w:anchor="_Toc411524536" w:history="1">
            <w:r w:rsidR="00953A71" w:rsidRPr="00F07961">
              <w:rPr>
                <w:rStyle w:val="Hyperlink"/>
              </w:rPr>
              <w:t>Expenditures</w:t>
            </w:r>
            <w:r w:rsidR="00953A71">
              <w:rPr>
                <w:webHidden/>
              </w:rPr>
              <w:tab/>
            </w:r>
            <w:r w:rsidR="00953A71">
              <w:rPr>
                <w:webHidden/>
              </w:rPr>
              <w:fldChar w:fldCharType="begin"/>
            </w:r>
            <w:r w:rsidR="00953A71">
              <w:rPr>
                <w:webHidden/>
              </w:rPr>
              <w:instrText xml:space="preserve"> PAGEREF _Toc411524536 \h </w:instrText>
            </w:r>
            <w:r w:rsidR="00953A71">
              <w:rPr>
                <w:webHidden/>
              </w:rPr>
            </w:r>
            <w:r w:rsidR="00953A71">
              <w:rPr>
                <w:webHidden/>
              </w:rPr>
              <w:fldChar w:fldCharType="separate"/>
            </w:r>
            <w:r w:rsidR="00DB56E8">
              <w:rPr>
                <w:webHidden/>
              </w:rPr>
              <w:t>28</w:t>
            </w:r>
            <w:r w:rsidR="00953A71">
              <w:rPr>
                <w:webHidden/>
              </w:rPr>
              <w:fldChar w:fldCharType="end"/>
            </w:r>
          </w:hyperlink>
        </w:p>
        <w:p w:rsidR="00953A71" w:rsidRDefault="00066E0E">
          <w:pPr>
            <w:pStyle w:val="TOC2"/>
            <w:rPr>
              <w:i w:val="0"/>
              <w:sz w:val="22"/>
            </w:rPr>
          </w:pPr>
          <w:hyperlink w:anchor="_Toc411524537" w:history="1">
            <w:r w:rsidR="00953A71" w:rsidRPr="00F07961">
              <w:rPr>
                <w:rStyle w:val="Hyperlink"/>
              </w:rPr>
              <w:t>Profit</w:t>
            </w:r>
            <w:r w:rsidR="00953A71">
              <w:rPr>
                <w:webHidden/>
              </w:rPr>
              <w:tab/>
            </w:r>
            <w:r w:rsidR="00953A71">
              <w:rPr>
                <w:webHidden/>
              </w:rPr>
              <w:fldChar w:fldCharType="begin"/>
            </w:r>
            <w:r w:rsidR="00953A71">
              <w:rPr>
                <w:webHidden/>
              </w:rPr>
              <w:instrText xml:space="preserve"> PAGEREF _Toc411524537 \h </w:instrText>
            </w:r>
            <w:r w:rsidR="00953A71">
              <w:rPr>
                <w:webHidden/>
              </w:rPr>
            </w:r>
            <w:r w:rsidR="00953A71">
              <w:rPr>
                <w:webHidden/>
              </w:rPr>
              <w:fldChar w:fldCharType="separate"/>
            </w:r>
            <w:r w:rsidR="00DB56E8">
              <w:rPr>
                <w:webHidden/>
              </w:rPr>
              <w:t>28</w:t>
            </w:r>
            <w:r w:rsidR="00953A71">
              <w:rPr>
                <w:webHidden/>
              </w:rPr>
              <w:fldChar w:fldCharType="end"/>
            </w:r>
          </w:hyperlink>
        </w:p>
        <w:p w:rsidR="00953A71" w:rsidRDefault="00066E0E">
          <w:pPr>
            <w:pStyle w:val="TOC1"/>
            <w:rPr>
              <w:b w:val="0"/>
              <w:sz w:val="22"/>
            </w:rPr>
          </w:pPr>
          <w:hyperlink w:anchor="_Toc411524538" w:history="1">
            <w:r w:rsidR="00953A71" w:rsidRPr="00F07961">
              <w:rPr>
                <w:rStyle w:val="Hyperlink"/>
              </w:rPr>
              <w:t>Booklets</w:t>
            </w:r>
            <w:r w:rsidR="00953A71">
              <w:rPr>
                <w:webHidden/>
              </w:rPr>
              <w:tab/>
            </w:r>
            <w:r w:rsidR="00953A71">
              <w:rPr>
                <w:webHidden/>
              </w:rPr>
              <w:fldChar w:fldCharType="begin"/>
            </w:r>
            <w:r w:rsidR="00953A71">
              <w:rPr>
                <w:webHidden/>
              </w:rPr>
              <w:instrText xml:space="preserve"> PAGEREF _Toc411524538 \h </w:instrText>
            </w:r>
            <w:r w:rsidR="00953A71">
              <w:rPr>
                <w:webHidden/>
              </w:rPr>
            </w:r>
            <w:r w:rsidR="00953A71">
              <w:rPr>
                <w:webHidden/>
              </w:rPr>
              <w:fldChar w:fldCharType="separate"/>
            </w:r>
            <w:r w:rsidR="00DB56E8">
              <w:rPr>
                <w:webHidden/>
              </w:rPr>
              <w:t>29</w:t>
            </w:r>
            <w:r w:rsidR="00953A71">
              <w:rPr>
                <w:webHidden/>
              </w:rPr>
              <w:fldChar w:fldCharType="end"/>
            </w:r>
          </w:hyperlink>
        </w:p>
        <w:p w:rsidR="00953A71" w:rsidRDefault="00066E0E">
          <w:pPr>
            <w:pStyle w:val="TOC2"/>
            <w:rPr>
              <w:i w:val="0"/>
              <w:sz w:val="22"/>
            </w:rPr>
          </w:pPr>
          <w:hyperlink w:anchor="_Toc411524539" w:history="1">
            <w:r w:rsidR="00953A71" w:rsidRPr="00F07961">
              <w:rPr>
                <w:rStyle w:val="Hyperlink"/>
              </w:rPr>
              <w:t>Personal Coordination</w:t>
            </w:r>
            <w:r w:rsidR="00953A71">
              <w:rPr>
                <w:webHidden/>
              </w:rPr>
              <w:tab/>
            </w:r>
            <w:r w:rsidR="00953A71">
              <w:rPr>
                <w:webHidden/>
              </w:rPr>
              <w:fldChar w:fldCharType="begin"/>
            </w:r>
            <w:r w:rsidR="00953A71">
              <w:rPr>
                <w:webHidden/>
              </w:rPr>
              <w:instrText xml:space="preserve"> PAGEREF _Toc411524539 \h </w:instrText>
            </w:r>
            <w:r w:rsidR="00953A71">
              <w:rPr>
                <w:webHidden/>
              </w:rPr>
            </w:r>
            <w:r w:rsidR="00953A71">
              <w:rPr>
                <w:webHidden/>
              </w:rPr>
              <w:fldChar w:fldCharType="separate"/>
            </w:r>
            <w:r w:rsidR="00DB56E8">
              <w:rPr>
                <w:webHidden/>
              </w:rPr>
              <w:t>29</w:t>
            </w:r>
            <w:r w:rsidR="00953A71">
              <w:rPr>
                <w:webHidden/>
              </w:rPr>
              <w:fldChar w:fldCharType="end"/>
            </w:r>
          </w:hyperlink>
        </w:p>
        <w:p w:rsidR="00953A71" w:rsidRDefault="00066E0E">
          <w:pPr>
            <w:pStyle w:val="TOC3"/>
            <w:tabs>
              <w:tab w:val="right" w:leader="dot" w:pos="4310"/>
            </w:tabs>
            <w:rPr>
              <w:noProof/>
              <w:sz w:val="22"/>
            </w:rPr>
          </w:pPr>
          <w:hyperlink w:anchor="_Toc411524540" w:history="1">
            <w:r w:rsidR="00953A71" w:rsidRPr="00F07961">
              <w:rPr>
                <w:rStyle w:val="Hyperlink"/>
                <w:noProof/>
              </w:rPr>
              <w:t>Event Coordinator</w:t>
            </w:r>
            <w:r w:rsidR="00953A71">
              <w:rPr>
                <w:noProof/>
                <w:webHidden/>
              </w:rPr>
              <w:tab/>
            </w:r>
            <w:r w:rsidR="00953A71">
              <w:rPr>
                <w:noProof/>
                <w:webHidden/>
              </w:rPr>
              <w:fldChar w:fldCharType="begin"/>
            </w:r>
            <w:r w:rsidR="00953A71">
              <w:rPr>
                <w:noProof/>
                <w:webHidden/>
              </w:rPr>
              <w:instrText xml:space="preserve"> PAGEREF _Toc411524540 \h </w:instrText>
            </w:r>
            <w:r w:rsidR="00953A71">
              <w:rPr>
                <w:noProof/>
                <w:webHidden/>
              </w:rPr>
            </w:r>
            <w:r w:rsidR="00953A71">
              <w:rPr>
                <w:noProof/>
                <w:webHidden/>
              </w:rPr>
              <w:fldChar w:fldCharType="separate"/>
            </w:r>
            <w:r w:rsidR="00DB56E8">
              <w:rPr>
                <w:noProof/>
                <w:webHidden/>
              </w:rPr>
              <w:t>29</w:t>
            </w:r>
            <w:r w:rsidR="00953A71">
              <w:rPr>
                <w:noProof/>
                <w:webHidden/>
              </w:rPr>
              <w:fldChar w:fldCharType="end"/>
            </w:r>
          </w:hyperlink>
        </w:p>
        <w:p w:rsidR="00953A71" w:rsidRDefault="00066E0E">
          <w:pPr>
            <w:pStyle w:val="TOC3"/>
            <w:tabs>
              <w:tab w:val="right" w:leader="dot" w:pos="4310"/>
            </w:tabs>
            <w:rPr>
              <w:noProof/>
              <w:sz w:val="22"/>
            </w:rPr>
          </w:pPr>
          <w:hyperlink w:anchor="_Toc411524541" w:history="1">
            <w:r w:rsidR="00953A71" w:rsidRPr="00F07961">
              <w:rPr>
                <w:rStyle w:val="Hyperlink"/>
                <w:noProof/>
              </w:rPr>
              <w:t>Czar of Propaganda</w:t>
            </w:r>
            <w:r w:rsidR="00953A71">
              <w:rPr>
                <w:noProof/>
                <w:webHidden/>
              </w:rPr>
              <w:tab/>
            </w:r>
            <w:r w:rsidR="00953A71">
              <w:rPr>
                <w:noProof/>
                <w:webHidden/>
              </w:rPr>
              <w:fldChar w:fldCharType="begin"/>
            </w:r>
            <w:r w:rsidR="00953A71">
              <w:rPr>
                <w:noProof/>
                <w:webHidden/>
              </w:rPr>
              <w:instrText xml:space="preserve"> PAGEREF _Toc411524541 \h </w:instrText>
            </w:r>
            <w:r w:rsidR="00953A71">
              <w:rPr>
                <w:noProof/>
                <w:webHidden/>
              </w:rPr>
            </w:r>
            <w:r w:rsidR="00953A71">
              <w:rPr>
                <w:noProof/>
                <w:webHidden/>
              </w:rPr>
              <w:fldChar w:fldCharType="separate"/>
            </w:r>
            <w:r w:rsidR="00DB56E8">
              <w:rPr>
                <w:noProof/>
                <w:webHidden/>
              </w:rPr>
              <w:t>29</w:t>
            </w:r>
            <w:r w:rsidR="00953A71">
              <w:rPr>
                <w:noProof/>
                <w:webHidden/>
              </w:rPr>
              <w:fldChar w:fldCharType="end"/>
            </w:r>
          </w:hyperlink>
        </w:p>
        <w:p w:rsidR="00953A71" w:rsidRDefault="00066E0E">
          <w:pPr>
            <w:pStyle w:val="TOC3"/>
            <w:tabs>
              <w:tab w:val="right" w:leader="dot" w:pos="4310"/>
            </w:tabs>
            <w:rPr>
              <w:noProof/>
              <w:sz w:val="22"/>
            </w:rPr>
          </w:pPr>
          <w:hyperlink w:anchor="_Toc411524542" w:history="1">
            <w:r w:rsidR="00953A71" w:rsidRPr="00F07961">
              <w:rPr>
                <w:rStyle w:val="Hyperlink"/>
                <w:noProof/>
              </w:rPr>
              <w:t>Web Master</w:t>
            </w:r>
            <w:r w:rsidR="00953A71">
              <w:rPr>
                <w:noProof/>
                <w:webHidden/>
              </w:rPr>
              <w:tab/>
            </w:r>
            <w:r w:rsidR="00953A71">
              <w:rPr>
                <w:noProof/>
                <w:webHidden/>
              </w:rPr>
              <w:fldChar w:fldCharType="begin"/>
            </w:r>
            <w:r w:rsidR="00953A71">
              <w:rPr>
                <w:noProof/>
                <w:webHidden/>
              </w:rPr>
              <w:instrText xml:space="preserve"> PAGEREF _Toc411524542 \h </w:instrText>
            </w:r>
            <w:r w:rsidR="00953A71">
              <w:rPr>
                <w:noProof/>
                <w:webHidden/>
              </w:rPr>
            </w:r>
            <w:r w:rsidR="00953A71">
              <w:rPr>
                <w:noProof/>
                <w:webHidden/>
              </w:rPr>
              <w:fldChar w:fldCharType="separate"/>
            </w:r>
            <w:r w:rsidR="00DB56E8">
              <w:rPr>
                <w:noProof/>
                <w:webHidden/>
              </w:rPr>
              <w:t>29</w:t>
            </w:r>
            <w:r w:rsidR="00953A71">
              <w:rPr>
                <w:noProof/>
                <w:webHidden/>
              </w:rPr>
              <w:fldChar w:fldCharType="end"/>
            </w:r>
          </w:hyperlink>
        </w:p>
        <w:p w:rsidR="00953A71" w:rsidRDefault="00066E0E">
          <w:pPr>
            <w:pStyle w:val="TOC3"/>
            <w:tabs>
              <w:tab w:val="right" w:leader="dot" w:pos="4310"/>
            </w:tabs>
            <w:rPr>
              <w:noProof/>
              <w:sz w:val="22"/>
            </w:rPr>
          </w:pPr>
          <w:hyperlink w:anchor="_Toc411524543" w:history="1">
            <w:r w:rsidR="00953A71" w:rsidRPr="00F07961">
              <w:rPr>
                <w:rStyle w:val="Hyperlink"/>
                <w:noProof/>
              </w:rPr>
              <w:t>Concessions Manager</w:t>
            </w:r>
            <w:r w:rsidR="00953A71">
              <w:rPr>
                <w:noProof/>
                <w:webHidden/>
              </w:rPr>
              <w:tab/>
            </w:r>
            <w:r w:rsidR="00953A71">
              <w:rPr>
                <w:noProof/>
                <w:webHidden/>
              </w:rPr>
              <w:fldChar w:fldCharType="begin"/>
            </w:r>
            <w:r w:rsidR="00953A71">
              <w:rPr>
                <w:noProof/>
                <w:webHidden/>
              </w:rPr>
              <w:instrText xml:space="preserve"> PAGEREF _Toc411524543 \h </w:instrText>
            </w:r>
            <w:r w:rsidR="00953A71">
              <w:rPr>
                <w:noProof/>
                <w:webHidden/>
              </w:rPr>
            </w:r>
            <w:r w:rsidR="00953A71">
              <w:rPr>
                <w:noProof/>
                <w:webHidden/>
              </w:rPr>
              <w:fldChar w:fldCharType="separate"/>
            </w:r>
            <w:r w:rsidR="00DB56E8">
              <w:rPr>
                <w:noProof/>
                <w:webHidden/>
              </w:rPr>
              <w:t>29</w:t>
            </w:r>
            <w:r w:rsidR="00953A71">
              <w:rPr>
                <w:noProof/>
                <w:webHidden/>
              </w:rPr>
              <w:fldChar w:fldCharType="end"/>
            </w:r>
          </w:hyperlink>
        </w:p>
        <w:p w:rsidR="00953A71" w:rsidRDefault="00066E0E">
          <w:pPr>
            <w:pStyle w:val="TOC3"/>
            <w:tabs>
              <w:tab w:val="right" w:leader="dot" w:pos="4310"/>
            </w:tabs>
            <w:rPr>
              <w:noProof/>
              <w:sz w:val="22"/>
            </w:rPr>
          </w:pPr>
          <w:hyperlink w:anchor="_Toc411524544" w:history="1">
            <w:r w:rsidR="00953A71" w:rsidRPr="00F07961">
              <w:rPr>
                <w:rStyle w:val="Hyperlink"/>
                <w:noProof/>
              </w:rPr>
              <w:t>Advertising Manager</w:t>
            </w:r>
            <w:r w:rsidR="00953A71">
              <w:rPr>
                <w:noProof/>
                <w:webHidden/>
              </w:rPr>
              <w:tab/>
            </w:r>
            <w:r w:rsidR="00953A71">
              <w:rPr>
                <w:noProof/>
                <w:webHidden/>
              </w:rPr>
              <w:fldChar w:fldCharType="begin"/>
            </w:r>
            <w:r w:rsidR="00953A71">
              <w:rPr>
                <w:noProof/>
                <w:webHidden/>
              </w:rPr>
              <w:instrText xml:space="preserve"> PAGEREF _Toc411524544 \h </w:instrText>
            </w:r>
            <w:r w:rsidR="00953A71">
              <w:rPr>
                <w:noProof/>
                <w:webHidden/>
              </w:rPr>
            </w:r>
            <w:r w:rsidR="00953A71">
              <w:rPr>
                <w:noProof/>
                <w:webHidden/>
              </w:rPr>
              <w:fldChar w:fldCharType="separate"/>
            </w:r>
            <w:r w:rsidR="00DB56E8">
              <w:rPr>
                <w:noProof/>
                <w:webHidden/>
              </w:rPr>
              <w:t>29</w:t>
            </w:r>
            <w:r w:rsidR="00953A71">
              <w:rPr>
                <w:noProof/>
                <w:webHidden/>
              </w:rPr>
              <w:fldChar w:fldCharType="end"/>
            </w:r>
          </w:hyperlink>
        </w:p>
        <w:p w:rsidR="00953A71" w:rsidRDefault="00066E0E">
          <w:pPr>
            <w:pStyle w:val="TOC2"/>
            <w:rPr>
              <w:i w:val="0"/>
              <w:sz w:val="22"/>
            </w:rPr>
          </w:pPr>
          <w:hyperlink w:anchor="_Toc411524545" w:history="1">
            <w:r w:rsidR="00953A71" w:rsidRPr="00F07961">
              <w:rPr>
                <w:rStyle w:val="Hyperlink"/>
              </w:rPr>
              <w:t>Content</w:t>
            </w:r>
            <w:r w:rsidR="00953A71">
              <w:rPr>
                <w:webHidden/>
              </w:rPr>
              <w:tab/>
            </w:r>
            <w:r w:rsidR="00953A71">
              <w:rPr>
                <w:webHidden/>
              </w:rPr>
              <w:fldChar w:fldCharType="begin"/>
            </w:r>
            <w:r w:rsidR="00953A71">
              <w:rPr>
                <w:webHidden/>
              </w:rPr>
              <w:instrText xml:space="preserve"> PAGEREF _Toc411524545 \h </w:instrText>
            </w:r>
            <w:r w:rsidR="00953A71">
              <w:rPr>
                <w:webHidden/>
              </w:rPr>
            </w:r>
            <w:r w:rsidR="00953A71">
              <w:rPr>
                <w:webHidden/>
              </w:rPr>
              <w:fldChar w:fldCharType="separate"/>
            </w:r>
            <w:r w:rsidR="00DB56E8">
              <w:rPr>
                <w:webHidden/>
              </w:rPr>
              <w:t>29</w:t>
            </w:r>
            <w:r w:rsidR="00953A71">
              <w:rPr>
                <w:webHidden/>
              </w:rPr>
              <w:fldChar w:fldCharType="end"/>
            </w:r>
          </w:hyperlink>
        </w:p>
        <w:p w:rsidR="00953A71" w:rsidRDefault="00066E0E">
          <w:pPr>
            <w:pStyle w:val="TOC3"/>
            <w:tabs>
              <w:tab w:val="right" w:leader="dot" w:pos="4310"/>
            </w:tabs>
            <w:rPr>
              <w:noProof/>
              <w:sz w:val="22"/>
            </w:rPr>
          </w:pPr>
          <w:hyperlink w:anchor="_Toc411524546" w:history="1">
            <w:r w:rsidR="00953A71" w:rsidRPr="00F07961">
              <w:rPr>
                <w:rStyle w:val="Hyperlink"/>
                <w:noProof/>
              </w:rPr>
              <w:t>Layout</w:t>
            </w:r>
            <w:r w:rsidR="00953A71">
              <w:rPr>
                <w:noProof/>
                <w:webHidden/>
              </w:rPr>
              <w:tab/>
            </w:r>
            <w:r w:rsidR="00953A71">
              <w:rPr>
                <w:noProof/>
                <w:webHidden/>
              </w:rPr>
              <w:fldChar w:fldCharType="begin"/>
            </w:r>
            <w:r w:rsidR="00953A71">
              <w:rPr>
                <w:noProof/>
                <w:webHidden/>
              </w:rPr>
              <w:instrText xml:space="preserve"> PAGEREF _Toc411524546 \h </w:instrText>
            </w:r>
            <w:r w:rsidR="00953A71">
              <w:rPr>
                <w:noProof/>
                <w:webHidden/>
              </w:rPr>
            </w:r>
            <w:r w:rsidR="00953A71">
              <w:rPr>
                <w:noProof/>
                <w:webHidden/>
              </w:rPr>
              <w:fldChar w:fldCharType="separate"/>
            </w:r>
            <w:r w:rsidR="00DB56E8">
              <w:rPr>
                <w:noProof/>
                <w:webHidden/>
              </w:rPr>
              <w:t>29</w:t>
            </w:r>
            <w:r w:rsidR="00953A71">
              <w:rPr>
                <w:noProof/>
                <w:webHidden/>
              </w:rPr>
              <w:fldChar w:fldCharType="end"/>
            </w:r>
          </w:hyperlink>
        </w:p>
        <w:p w:rsidR="00953A71" w:rsidRDefault="00066E0E">
          <w:pPr>
            <w:pStyle w:val="TOC3"/>
            <w:tabs>
              <w:tab w:val="right" w:leader="dot" w:pos="4310"/>
            </w:tabs>
            <w:rPr>
              <w:noProof/>
              <w:sz w:val="22"/>
            </w:rPr>
          </w:pPr>
          <w:hyperlink w:anchor="_Toc411524547" w:history="1">
            <w:r w:rsidR="00953A71" w:rsidRPr="00F07961">
              <w:rPr>
                <w:rStyle w:val="Hyperlink"/>
                <w:noProof/>
              </w:rPr>
              <w:t>Printing</w:t>
            </w:r>
            <w:r w:rsidR="00953A71">
              <w:rPr>
                <w:noProof/>
                <w:webHidden/>
              </w:rPr>
              <w:tab/>
            </w:r>
            <w:r w:rsidR="00953A71">
              <w:rPr>
                <w:noProof/>
                <w:webHidden/>
              </w:rPr>
              <w:fldChar w:fldCharType="begin"/>
            </w:r>
            <w:r w:rsidR="00953A71">
              <w:rPr>
                <w:noProof/>
                <w:webHidden/>
              </w:rPr>
              <w:instrText xml:space="preserve"> PAGEREF _Toc411524547 \h </w:instrText>
            </w:r>
            <w:r w:rsidR="00953A71">
              <w:rPr>
                <w:noProof/>
                <w:webHidden/>
              </w:rPr>
            </w:r>
            <w:r w:rsidR="00953A71">
              <w:rPr>
                <w:noProof/>
                <w:webHidden/>
              </w:rPr>
              <w:fldChar w:fldCharType="separate"/>
            </w:r>
            <w:r w:rsidR="00DB56E8">
              <w:rPr>
                <w:noProof/>
                <w:webHidden/>
              </w:rPr>
              <w:t>30</w:t>
            </w:r>
            <w:r w:rsidR="00953A71">
              <w:rPr>
                <w:noProof/>
                <w:webHidden/>
              </w:rPr>
              <w:fldChar w:fldCharType="end"/>
            </w:r>
          </w:hyperlink>
        </w:p>
        <w:p w:rsidR="00953A71" w:rsidRDefault="00066E0E">
          <w:pPr>
            <w:pStyle w:val="TOC1"/>
            <w:rPr>
              <w:b w:val="0"/>
              <w:sz w:val="22"/>
            </w:rPr>
          </w:pPr>
          <w:hyperlink w:anchor="_Toc411524548" w:history="1">
            <w:r w:rsidR="00953A71" w:rsidRPr="00F07961">
              <w:rPr>
                <w:rStyle w:val="Hyperlink"/>
              </w:rPr>
              <w:t>Propaganda</w:t>
            </w:r>
            <w:r w:rsidR="00953A71">
              <w:rPr>
                <w:webHidden/>
              </w:rPr>
              <w:tab/>
            </w:r>
            <w:r w:rsidR="00953A71">
              <w:rPr>
                <w:webHidden/>
              </w:rPr>
              <w:fldChar w:fldCharType="begin"/>
            </w:r>
            <w:r w:rsidR="00953A71">
              <w:rPr>
                <w:webHidden/>
              </w:rPr>
              <w:instrText xml:space="preserve"> PAGEREF _Toc411524548 \h </w:instrText>
            </w:r>
            <w:r w:rsidR="00953A71">
              <w:rPr>
                <w:webHidden/>
              </w:rPr>
            </w:r>
            <w:r w:rsidR="00953A71">
              <w:rPr>
                <w:webHidden/>
              </w:rPr>
              <w:fldChar w:fldCharType="separate"/>
            </w:r>
            <w:r w:rsidR="00DB56E8">
              <w:rPr>
                <w:webHidden/>
              </w:rPr>
              <w:t>31</w:t>
            </w:r>
            <w:r w:rsidR="00953A71">
              <w:rPr>
                <w:webHidden/>
              </w:rPr>
              <w:fldChar w:fldCharType="end"/>
            </w:r>
          </w:hyperlink>
        </w:p>
        <w:p w:rsidR="00953A71" w:rsidRDefault="00066E0E">
          <w:pPr>
            <w:pStyle w:val="TOC2"/>
            <w:rPr>
              <w:i w:val="0"/>
              <w:sz w:val="22"/>
            </w:rPr>
          </w:pPr>
          <w:hyperlink w:anchor="_Toc411524549" w:history="1">
            <w:r w:rsidR="00953A71" w:rsidRPr="00F07961">
              <w:rPr>
                <w:rStyle w:val="Hyperlink"/>
              </w:rPr>
              <w:t>Posters</w:t>
            </w:r>
            <w:r w:rsidR="00953A71">
              <w:rPr>
                <w:webHidden/>
              </w:rPr>
              <w:tab/>
            </w:r>
            <w:r w:rsidR="00953A71">
              <w:rPr>
                <w:webHidden/>
              </w:rPr>
              <w:fldChar w:fldCharType="begin"/>
            </w:r>
            <w:r w:rsidR="00953A71">
              <w:rPr>
                <w:webHidden/>
              </w:rPr>
              <w:instrText xml:space="preserve"> PAGEREF _Toc411524549 \h </w:instrText>
            </w:r>
            <w:r w:rsidR="00953A71">
              <w:rPr>
                <w:webHidden/>
              </w:rPr>
            </w:r>
            <w:r w:rsidR="00953A71">
              <w:rPr>
                <w:webHidden/>
              </w:rPr>
              <w:fldChar w:fldCharType="separate"/>
            </w:r>
            <w:r w:rsidR="00DB56E8">
              <w:rPr>
                <w:webHidden/>
              </w:rPr>
              <w:t>31</w:t>
            </w:r>
            <w:r w:rsidR="00953A71">
              <w:rPr>
                <w:webHidden/>
              </w:rPr>
              <w:fldChar w:fldCharType="end"/>
            </w:r>
          </w:hyperlink>
        </w:p>
        <w:p w:rsidR="00953A71" w:rsidRDefault="00066E0E">
          <w:pPr>
            <w:pStyle w:val="TOC3"/>
            <w:tabs>
              <w:tab w:val="right" w:leader="dot" w:pos="4310"/>
            </w:tabs>
            <w:rPr>
              <w:noProof/>
              <w:sz w:val="22"/>
            </w:rPr>
          </w:pPr>
          <w:hyperlink w:anchor="_Toc411524550" w:history="1">
            <w:r w:rsidR="00953A71" w:rsidRPr="00F07961">
              <w:rPr>
                <w:rStyle w:val="Hyperlink"/>
                <w:noProof/>
              </w:rPr>
              <w:t>Advertising Locations</w:t>
            </w:r>
            <w:r w:rsidR="00953A71">
              <w:rPr>
                <w:noProof/>
                <w:webHidden/>
              </w:rPr>
              <w:tab/>
            </w:r>
            <w:r w:rsidR="00953A71">
              <w:rPr>
                <w:noProof/>
                <w:webHidden/>
              </w:rPr>
              <w:fldChar w:fldCharType="begin"/>
            </w:r>
            <w:r w:rsidR="00953A71">
              <w:rPr>
                <w:noProof/>
                <w:webHidden/>
              </w:rPr>
              <w:instrText xml:space="preserve"> PAGEREF _Toc411524550 \h </w:instrText>
            </w:r>
            <w:r w:rsidR="00953A71">
              <w:rPr>
                <w:noProof/>
                <w:webHidden/>
              </w:rPr>
            </w:r>
            <w:r w:rsidR="00953A71">
              <w:rPr>
                <w:noProof/>
                <w:webHidden/>
              </w:rPr>
              <w:fldChar w:fldCharType="separate"/>
            </w:r>
            <w:r w:rsidR="00DB56E8">
              <w:rPr>
                <w:noProof/>
                <w:webHidden/>
              </w:rPr>
              <w:t>31</w:t>
            </w:r>
            <w:r w:rsidR="00953A71">
              <w:rPr>
                <w:noProof/>
                <w:webHidden/>
              </w:rPr>
              <w:fldChar w:fldCharType="end"/>
            </w:r>
          </w:hyperlink>
        </w:p>
        <w:p w:rsidR="00953A71" w:rsidRDefault="00066E0E">
          <w:pPr>
            <w:pStyle w:val="TOC3"/>
            <w:tabs>
              <w:tab w:val="right" w:leader="dot" w:pos="4310"/>
            </w:tabs>
            <w:rPr>
              <w:noProof/>
              <w:sz w:val="22"/>
            </w:rPr>
          </w:pPr>
          <w:hyperlink w:anchor="_Toc411524551" w:history="1">
            <w:r w:rsidR="00953A71" w:rsidRPr="00F07961">
              <w:rPr>
                <w:rStyle w:val="Hyperlink"/>
                <w:noProof/>
              </w:rPr>
              <w:t>Guidelines</w:t>
            </w:r>
            <w:r w:rsidR="00953A71">
              <w:rPr>
                <w:noProof/>
                <w:webHidden/>
              </w:rPr>
              <w:tab/>
            </w:r>
            <w:r w:rsidR="00953A71">
              <w:rPr>
                <w:noProof/>
                <w:webHidden/>
              </w:rPr>
              <w:fldChar w:fldCharType="begin"/>
            </w:r>
            <w:r w:rsidR="00953A71">
              <w:rPr>
                <w:noProof/>
                <w:webHidden/>
              </w:rPr>
              <w:instrText xml:space="preserve"> PAGEREF _Toc411524551 \h </w:instrText>
            </w:r>
            <w:r w:rsidR="00953A71">
              <w:rPr>
                <w:noProof/>
                <w:webHidden/>
              </w:rPr>
            </w:r>
            <w:r w:rsidR="00953A71">
              <w:rPr>
                <w:noProof/>
                <w:webHidden/>
              </w:rPr>
              <w:fldChar w:fldCharType="separate"/>
            </w:r>
            <w:r w:rsidR="00DB56E8">
              <w:rPr>
                <w:noProof/>
                <w:webHidden/>
              </w:rPr>
              <w:t>31</w:t>
            </w:r>
            <w:r w:rsidR="00953A71">
              <w:rPr>
                <w:noProof/>
                <w:webHidden/>
              </w:rPr>
              <w:fldChar w:fldCharType="end"/>
            </w:r>
          </w:hyperlink>
        </w:p>
        <w:p w:rsidR="00953A71" w:rsidRDefault="00066E0E">
          <w:pPr>
            <w:pStyle w:val="TOC2"/>
            <w:rPr>
              <w:i w:val="0"/>
              <w:sz w:val="22"/>
            </w:rPr>
          </w:pPr>
          <w:hyperlink w:anchor="_Toc411524552" w:history="1">
            <w:r w:rsidR="00953A71" w:rsidRPr="00F07961">
              <w:rPr>
                <w:rStyle w:val="Hyperlink"/>
              </w:rPr>
              <w:t>Table Signs</w:t>
            </w:r>
            <w:r w:rsidR="00953A71">
              <w:rPr>
                <w:webHidden/>
              </w:rPr>
              <w:tab/>
            </w:r>
            <w:r w:rsidR="00953A71">
              <w:rPr>
                <w:webHidden/>
              </w:rPr>
              <w:fldChar w:fldCharType="begin"/>
            </w:r>
            <w:r w:rsidR="00953A71">
              <w:rPr>
                <w:webHidden/>
              </w:rPr>
              <w:instrText xml:space="preserve"> PAGEREF _Toc411524552 \h </w:instrText>
            </w:r>
            <w:r w:rsidR="00953A71">
              <w:rPr>
                <w:webHidden/>
              </w:rPr>
            </w:r>
            <w:r w:rsidR="00953A71">
              <w:rPr>
                <w:webHidden/>
              </w:rPr>
              <w:fldChar w:fldCharType="separate"/>
            </w:r>
            <w:r w:rsidR="00DB56E8">
              <w:rPr>
                <w:webHidden/>
              </w:rPr>
              <w:t>31</w:t>
            </w:r>
            <w:r w:rsidR="00953A71">
              <w:rPr>
                <w:webHidden/>
              </w:rPr>
              <w:fldChar w:fldCharType="end"/>
            </w:r>
          </w:hyperlink>
        </w:p>
        <w:p w:rsidR="00953A71" w:rsidRDefault="00066E0E">
          <w:pPr>
            <w:pStyle w:val="TOC2"/>
            <w:rPr>
              <w:i w:val="0"/>
              <w:sz w:val="22"/>
            </w:rPr>
          </w:pPr>
          <w:hyperlink w:anchor="_Toc411524553" w:history="1">
            <w:r w:rsidR="00953A71" w:rsidRPr="00F07961">
              <w:rPr>
                <w:rStyle w:val="Hyperlink"/>
              </w:rPr>
              <w:t>Types</w:t>
            </w:r>
            <w:r w:rsidR="00953A71">
              <w:rPr>
                <w:webHidden/>
              </w:rPr>
              <w:tab/>
            </w:r>
            <w:r w:rsidR="00953A71">
              <w:rPr>
                <w:webHidden/>
              </w:rPr>
              <w:fldChar w:fldCharType="begin"/>
            </w:r>
            <w:r w:rsidR="00953A71">
              <w:rPr>
                <w:webHidden/>
              </w:rPr>
              <w:instrText xml:space="preserve"> PAGEREF _Toc411524553 \h </w:instrText>
            </w:r>
            <w:r w:rsidR="00953A71">
              <w:rPr>
                <w:webHidden/>
              </w:rPr>
            </w:r>
            <w:r w:rsidR="00953A71">
              <w:rPr>
                <w:webHidden/>
              </w:rPr>
              <w:fldChar w:fldCharType="separate"/>
            </w:r>
            <w:r w:rsidR="00DB56E8">
              <w:rPr>
                <w:webHidden/>
              </w:rPr>
              <w:t>32</w:t>
            </w:r>
            <w:r w:rsidR="00953A71">
              <w:rPr>
                <w:webHidden/>
              </w:rPr>
              <w:fldChar w:fldCharType="end"/>
            </w:r>
          </w:hyperlink>
        </w:p>
        <w:p w:rsidR="00953A71" w:rsidRDefault="00066E0E">
          <w:pPr>
            <w:pStyle w:val="TOC1"/>
            <w:rPr>
              <w:b w:val="0"/>
              <w:sz w:val="22"/>
            </w:rPr>
          </w:pPr>
          <w:hyperlink w:anchor="_Toc411524554" w:history="1">
            <w:r w:rsidR="00953A71" w:rsidRPr="00F07961">
              <w:rPr>
                <w:rStyle w:val="Hyperlink"/>
              </w:rPr>
              <w:t>Creating the Badges</w:t>
            </w:r>
            <w:r w:rsidR="00953A71">
              <w:rPr>
                <w:webHidden/>
              </w:rPr>
              <w:tab/>
            </w:r>
            <w:r w:rsidR="00953A71">
              <w:rPr>
                <w:webHidden/>
              </w:rPr>
              <w:fldChar w:fldCharType="begin"/>
            </w:r>
            <w:r w:rsidR="00953A71">
              <w:rPr>
                <w:webHidden/>
              </w:rPr>
              <w:instrText xml:space="preserve"> PAGEREF _Toc411524554 \h </w:instrText>
            </w:r>
            <w:r w:rsidR="00953A71">
              <w:rPr>
                <w:webHidden/>
              </w:rPr>
            </w:r>
            <w:r w:rsidR="00953A71">
              <w:rPr>
                <w:webHidden/>
              </w:rPr>
              <w:fldChar w:fldCharType="separate"/>
            </w:r>
            <w:r w:rsidR="00DB56E8">
              <w:rPr>
                <w:webHidden/>
              </w:rPr>
              <w:t>32</w:t>
            </w:r>
            <w:r w:rsidR="00953A71">
              <w:rPr>
                <w:webHidden/>
              </w:rPr>
              <w:fldChar w:fldCharType="end"/>
            </w:r>
          </w:hyperlink>
        </w:p>
        <w:p w:rsidR="00953A71" w:rsidRDefault="00066E0E">
          <w:pPr>
            <w:pStyle w:val="TOC2"/>
            <w:rPr>
              <w:i w:val="0"/>
              <w:sz w:val="22"/>
            </w:rPr>
          </w:pPr>
          <w:hyperlink w:anchor="_Toc411524555" w:history="1">
            <w:r w:rsidR="00953A71" w:rsidRPr="00F07961">
              <w:rPr>
                <w:rStyle w:val="Hyperlink"/>
              </w:rPr>
              <w:t>Lanyard</w:t>
            </w:r>
            <w:r w:rsidR="00953A71">
              <w:rPr>
                <w:webHidden/>
              </w:rPr>
              <w:tab/>
            </w:r>
            <w:r w:rsidR="00953A71">
              <w:rPr>
                <w:webHidden/>
              </w:rPr>
              <w:fldChar w:fldCharType="begin"/>
            </w:r>
            <w:r w:rsidR="00953A71">
              <w:rPr>
                <w:webHidden/>
              </w:rPr>
              <w:instrText xml:space="preserve"> PAGEREF _Toc411524555 \h </w:instrText>
            </w:r>
            <w:r w:rsidR="00953A71">
              <w:rPr>
                <w:webHidden/>
              </w:rPr>
            </w:r>
            <w:r w:rsidR="00953A71">
              <w:rPr>
                <w:webHidden/>
              </w:rPr>
              <w:fldChar w:fldCharType="separate"/>
            </w:r>
            <w:r w:rsidR="00DB56E8">
              <w:rPr>
                <w:webHidden/>
              </w:rPr>
              <w:t>32</w:t>
            </w:r>
            <w:r w:rsidR="00953A71">
              <w:rPr>
                <w:webHidden/>
              </w:rPr>
              <w:fldChar w:fldCharType="end"/>
            </w:r>
          </w:hyperlink>
        </w:p>
        <w:p w:rsidR="00953A71" w:rsidRDefault="00066E0E">
          <w:pPr>
            <w:pStyle w:val="TOC2"/>
            <w:rPr>
              <w:i w:val="0"/>
              <w:sz w:val="22"/>
            </w:rPr>
          </w:pPr>
          <w:hyperlink w:anchor="_Toc411524556" w:history="1">
            <w:r w:rsidR="00953A71" w:rsidRPr="00F07961">
              <w:rPr>
                <w:rStyle w:val="Hyperlink"/>
              </w:rPr>
              <w:t>Badges</w:t>
            </w:r>
            <w:r w:rsidR="00953A71">
              <w:rPr>
                <w:webHidden/>
              </w:rPr>
              <w:tab/>
            </w:r>
            <w:r w:rsidR="00953A71">
              <w:rPr>
                <w:webHidden/>
              </w:rPr>
              <w:fldChar w:fldCharType="begin"/>
            </w:r>
            <w:r w:rsidR="00953A71">
              <w:rPr>
                <w:webHidden/>
              </w:rPr>
              <w:instrText xml:space="preserve"> PAGEREF _Toc411524556 \h </w:instrText>
            </w:r>
            <w:r w:rsidR="00953A71">
              <w:rPr>
                <w:webHidden/>
              </w:rPr>
            </w:r>
            <w:r w:rsidR="00953A71">
              <w:rPr>
                <w:webHidden/>
              </w:rPr>
              <w:fldChar w:fldCharType="separate"/>
            </w:r>
            <w:r w:rsidR="00DB56E8">
              <w:rPr>
                <w:webHidden/>
              </w:rPr>
              <w:t>32</w:t>
            </w:r>
            <w:r w:rsidR="00953A71">
              <w:rPr>
                <w:webHidden/>
              </w:rPr>
              <w:fldChar w:fldCharType="end"/>
            </w:r>
          </w:hyperlink>
        </w:p>
        <w:p w:rsidR="00953A71" w:rsidRDefault="00066E0E">
          <w:pPr>
            <w:pStyle w:val="TOC2"/>
            <w:rPr>
              <w:i w:val="0"/>
              <w:sz w:val="22"/>
            </w:rPr>
          </w:pPr>
          <w:hyperlink w:anchor="_Toc411524557" w:history="1">
            <w:r w:rsidR="00953A71" w:rsidRPr="00F07961">
              <w:rPr>
                <w:rStyle w:val="Hyperlink"/>
              </w:rPr>
              <w:t>Badge Sizes</w:t>
            </w:r>
            <w:r w:rsidR="00953A71">
              <w:rPr>
                <w:webHidden/>
              </w:rPr>
              <w:tab/>
            </w:r>
            <w:r w:rsidR="00953A71">
              <w:rPr>
                <w:webHidden/>
              </w:rPr>
              <w:fldChar w:fldCharType="begin"/>
            </w:r>
            <w:r w:rsidR="00953A71">
              <w:rPr>
                <w:webHidden/>
              </w:rPr>
              <w:instrText xml:space="preserve"> PAGEREF _Toc411524557 \h </w:instrText>
            </w:r>
            <w:r w:rsidR="00953A71">
              <w:rPr>
                <w:webHidden/>
              </w:rPr>
            </w:r>
            <w:r w:rsidR="00953A71">
              <w:rPr>
                <w:webHidden/>
              </w:rPr>
              <w:fldChar w:fldCharType="separate"/>
            </w:r>
            <w:r w:rsidR="00DB56E8">
              <w:rPr>
                <w:webHidden/>
              </w:rPr>
              <w:t>32</w:t>
            </w:r>
            <w:r w:rsidR="00953A71">
              <w:rPr>
                <w:webHidden/>
              </w:rPr>
              <w:fldChar w:fldCharType="end"/>
            </w:r>
          </w:hyperlink>
        </w:p>
        <w:p w:rsidR="00953A71" w:rsidRDefault="00066E0E">
          <w:pPr>
            <w:pStyle w:val="TOC1"/>
            <w:rPr>
              <w:b w:val="0"/>
              <w:sz w:val="22"/>
            </w:rPr>
          </w:pPr>
          <w:hyperlink w:anchor="_Toc411524558" w:history="1">
            <w:r w:rsidR="00953A71" w:rsidRPr="00F07961">
              <w:rPr>
                <w:rStyle w:val="Hyperlink"/>
              </w:rPr>
              <w:t>Advertising</w:t>
            </w:r>
            <w:r w:rsidR="00953A71">
              <w:rPr>
                <w:webHidden/>
              </w:rPr>
              <w:tab/>
            </w:r>
            <w:r w:rsidR="00953A71">
              <w:rPr>
                <w:webHidden/>
              </w:rPr>
              <w:fldChar w:fldCharType="begin"/>
            </w:r>
            <w:r w:rsidR="00953A71">
              <w:rPr>
                <w:webHidden/>
              </w:rPr>
              <w:instrText xml:space="preserve"> PAGEREF _Toc411524558 \h </w:instrText>
            </w:r>
            <w:r w:rsidR="00953A71">
              <w:rPr>
                <w:webHidden/>
              </w:rPr>
            </w:r>
            <w:r w:rsidR="00953A71">
              <w:rPr>
                <w:webHidden/>
              </w:rPr>
              <w:fldChar w:fldCharType="separate"/>
            </w:r>
            <w:r w:rsidR="00DB56E8">
              <w:rPr>
                <w:webHidden/>
              </w:rPr>
              <w:t>33</w:t>
            </w:r>
            <w:r w:rsidR="00953A71">
              <w:rPr>
                <w:webHidden/>
              </w:rPr>
              <w:fldChar w:fldCharType="end"/>
            </w:r>
          </w:hyperlink>
        </w:p>
        <w:p w:rsidR="00953A71" w:rsidRDefault="00066E0E">
          <w:pPr>
            <w:pStyle w:val="TOC2"/>
            <w:rPr>
              <w:i w:val="0"/>
              <w:sz w:val="22"/>
            </w:rPr>
          </w:pPr>
          <w:hyperlink w:anchor="_Toc411524559" w:history="1">
            <w:r w:rsidR="00953A71" w:rsidRPr="00F07961">
              <w:rPr>
                <w:rStyle w:val="Hyperlink"/>
              </w:rPr>
              <w:t>Locations</w:t>
            </w:r>
            <w:r w:rsidR="00953A71">
              <w:rPr>
                <w:webHidden/>
              </w:rPr>
              <w:tab/>
            </w:r>
            <w:r w:rsidR="00953A71">
              <w:rPr>
                <w:webHidden/>
              </w:rPr>
              <w:fldChar w:fldCharType="begin"/>
            </w:r>
            <w:r w:rsidR="00953A71">
              <w:rPr>
                <w:webHidden/>
              </w:rPr>
              <w:instrText xml:space="preserve"> PAGEREF _Toc411524559 \h </w:instrText>
            </w:r>
            <w:r w:rsidR="00953A71">
              <w:rPr>
                <w:webHidden/>
              </w:rPr>
            </w:r>
            <w:r w:rsidR="00953A71">
              <w:rPr>
                <w:webHidden/>
              </w:rPr>
              <w:fldChar w:fldCharType="separate"/>
            </w:r>
            <w:r w:rsidR="00DB56E8">
              <w:rPr>
                <w:webHidden/>
              </w:rPr>
              <w:t>33</w:t>
            </w:r>
            <w:r w:rsidR="00953A71">
              <w:rPr>
                <w:webHidden/>
              </w:rPr>
              <w:fldChar w:fldCharType="end"/>
            </w:r>
          </w:hyperlink>
        </w:p>
        <w:p w:rsidR="00953A71" w:rsidRDefault="00066E0E">
          <w:pPr>
            <w:pStyle w:val="TOC1"/>
            <w:rPr>
              <w:b w:val="0"/>
              <w:sz w:val="22"/>
            </w:rPr>
          </w:pPr>
          <w:hyperlink w:anchor="_Toc411524560" w:history="1">
            <w:r w:rsidR="00953A71" w:rsidRPr="00F07961">
              <w:rPr>
                <w:rStyle w:val="Hyperlink"/>
              </w:rPr>
              <w:t>Vendors</w:t>
            </w:r>
            <w:r w:rsidR="00953A71">
              <w:rPr>
                <w:webHidden/>
              </w:rPr>
              <w:tab/>
            </w:r>
            <w:r w:rsidR="00953A71">
              <w:rPr>
                <w:webHidden/>
              </w:rPr>
              <w:fldChar w:fldCharType="begin"/>
            </w:r>
            <w:r w:rsidR="00953A71">
              <w:rPr>
                <w:webHidden/>
              </w:rPr>
              <w:instrText xml:space="preserve"> PAGEREF _Toc411524560 \h </w:instrText>
            </w:r>
            <w:r w:rsidR="00953A71">
              <w:rPr>
                <w:webHidden/>
              </w:rPr>
            </w:r>
            <w:r w:rsidR="00953A71">
              <w:rPr>
                <w:webHidden/>
              </w:rPr>
              <w:fldChar w:fldCharType="separate"/>
            </w:r>
            <w:r w:rsidR="00DB56E8">
              <w:rPr>
                <w:webHidden/>
              </w:rPr>
              <w:t>34</w:t>
            </w:r>
            <w:r w:rsidR="00953A71">
              <w:rPr>
                <w:webHidden/>
              </w:rPr>
              <w:fldChar w:fldCharType="end"/>
            </w:r>
          </w:hyperlink>
        </w:p>
        <w:p w:rsidR="00953A71" w:rsidRDefault="00066E0E">
          <w:pPr>
            <w:pStyle w:val="TOC2"/>
            <w:rPr>
              <w:i w:val="0"/>
              <w:sz w:val="22"/>
            </w:rPr>
          </w:pPr>
          <w:hyperlink w:anchor="_Toc411524561" w:history="1">
            <w:r w:rsidR="00953A71" w:rsidRPr="00F07961">
              <w:rPr>
                <w:rStyle w:val="Hyperlink"/>
              </w:rPr>
              <w:t>Fee’s</w:t>
            </w:r>
            <w:r w:rsidR="00953A71">
              <w:rPr>
                <w:webHidden/>
              </w:rPr>
              <w:tab/>
            </w:r>
            <w:r w:rsidR="00953A71">
              <w:rPr>
                <w:webHidden/>
              </w:rPr>
              <w:fldChar w:fldCharType="begin"/>
            </w:r>
            <w:r w:rsidR="00953A71">
              <w:rPr>
                <w:webHidden/>
              </w:rPr>
              <w:instrText xml:space="preserve"> PAGEREF _Toc411524561 \h </w:instrText>
            </w:r>
            <w:r w:rsidR="00953A71">
              <w:rPr>
                <w:webHidden/>
              </w:rPr>
            </w:r>
            <w:r w:rsidR="00953A71">
              <w:rPr>
                <w:webHidden/>
              </w:rPr>
              <w:fldChar w:fldCharType="separate"/>
            </w:r>
            <w:r w:rsidR="00DB56E8">
              <w:rPr>
                <w:webHidden/>
              </w:rPr>
              <w:t>34</w:t>
            </w:r>
            <w:r w:rsidR="00953A71">
              <w:rPr>
                <w:webHidden/>
              </w:rPr>
              <w:fldChar w:fldCharType="end"/>
            </w:r>
          </w:hyperlink>
        </w:p>
        <w:p w:rsidR="00953A71" w:rsidRDefault="00066E0E">
          <w:pPr>
            <w:pStyle w:val="TOC2"/>
            <w:rPr>
              <w:i w:val="0"/>
              <w:sz w:val="22"/>
            </w:rPr>
          </w:pPr>
          <w:hyperlink w:anchor="_Toc411524562" w:history="1">
            <w:r w:rsidR="00953A71" w:rsidRPr="00F07961">
              <w:rPr>
                <w:rStyle w:val="Hyperlink"/>
              </w:rPr>
              <w:t>Setup</w:t>
            </w:r>
            <w:r w:rsidR="00953A71">
              <w:rPr>
                <w:webHidden/>
              </w:rPr>
              <w:tab/>
            </w:r>
            <w:r w:rsidR="00953A71">
              <w:rPr>
                <w:webHidden/>
              </w:rPr>
              <w:fldChar w:fldCharType="begin"/>
            </w:r>
            <w:r w:rsidR="00953A71">
              <w:rPr>
                <w:webHidden/>
              </w:rPr>
              <w:instrText xml:space="preserve"> PAGEREF _Toc411524562 \h </w:instrText>
            </w:r>
            <w:r w:rsidR="00953A71">
              <w:rPr>
                <w:webHidden/>
              </w:rPr>
            </w:r>
            <w:r w:rsidR="00953A71">
              <w:rPr>
                <w:webHidden/>
              </w:rPr>
              <w:fldChar w:fldCharType="separate"/>
            </w:r>
            <w:r w:rsidR="00DB56E8">
              <w:rPr>
                <w:webHidden/>
              </w:rPr>
              <w:t>34</w:t>
            </w:r>
            <w:r w:rsidR="00953A71">
              <w:rPr>
                <w:webHidden/>
              </w:rPr>
              <w:fldChar w:fldCharType="end"/>
            </w:r>
          </w:hyperlink>
        </w:p>
        <w:p w:rsidR="00953A71" w:rsidRDefault="00066E0E">
          <w:pPr>
            <w:pStyle w:val="TOC3"/>
            <w:tabs>
              <w:tab w:val="right" w:leader="dot" w:pos="4310"/>
            </w:tabs>
            <w:rPr>
              <w:noProof/>
              <w:sz w:val="22"/>
            </w:rPr>
          </w:pPr>
          <w:hyperlink w:anchor="_Toc411524563" w:history="1">
            <w:r w:rsidR="00953A71" w:rsidRPr="00F07961">
              <w:rPr>
                <w:rStyle w:val="Hyperlink"/>
                <w:noProof/>
              </w:rPr>
              <w:t>Badges</w:t>
            </w:r>
            <w:r w:rsidR="00953A71">
              <w:rPr>
                <w:noProof/>
                <w:webHidden/>
              </w:rPr>
              <w:tab/>
            </w:r>
            <w:r w:rsidR="00953A71">
              <w:rPr>
                <w:noProof/>
                <w:webHidden/>
              </w:rPr>
              <w:fldChar w:fldCharType="begin"/>
            </w:r>
            <w:r w:rsidR="00953A71">
              <w:rPr>
                <w:noProof/>
                <w:webHidden/>
              </w:rPr>
              <w:instrText xml:space="preserve"> PAGEREF _Toc411524563 \h </w:instrText>
            </w:r>
            <w:r w:rsidR="00953A71">
              <w:rPr>
                <w:noProof/>
                <w:webHidden/>
              </w:rPr>
            </w:r>
            <w:r w:rsidR="00953A71">
              <w:rPr>
                <w:noProof/>
                <w:webHidden/>
              </w:rPr>
              <w:fldChar w:fldCharType="separate"/>
            </w:r>
            <w:r w:rsidR="00DB56E8">
              <w:rPr>
                <w:noProof/>
                <w:webHidden/>
              </w:rPr>
              <w:t>34</w:t>
            </w:r>
            <w:r w:rsidR="00953A71">
              <w:rPr>
                <w:noProof/>
                <w:webHidden/>
              </w:rPr>
              <w:fldChar w:fldCharType="end"/>
            </w:r>
          </w:hyperlink>
        </w:p>
        <w:p w:rsidR="00953A71" w:rsidRDefault="00066E0E">
          <w:pPr>
            <w:pStyle w:val="TOC3"/>
            <w:tabs>
              <w:tab w:val="right" w:leader="dot" w:pos="4310"/>
            </w:tabs>
            <w:rPr>
              <w:noProof/>
              <w:sz w:val="22"/>
            </w:rPr>
          </w:pPr>
          <w:hyperlink w:anchor="_Toc411524564" w:history="1">
            <w:r w:rsidR="00953A71" w:rsidRPr="00F07961">
              <w:rPr>
                <w:rStyle w:val="Hyperlink"/>
                <w:noProof/>
              </w:rPr>
              <w:t>Tabs</w:t>
            </w:r>
            <w:r w:rsidR="00953A71">
              <w:rPr>
                <w:noProof/>
                <w:webHidden/>
              </w:rPr>
              <w:tab/>
            </w:r>
            <w:r w:rsidR="00953A71">
              <w:rPr>
                <w:noProof/>
                <w:webHidden/>
              </w:rPr>
              <w:fldChar w:fldCharType="begin"/>
            </w:r>
            <w:r w:rsidR="00953A71">
              <w:rPr>
                <w:noProof/>
                <w:webHidden/>
              </w:rPr>
              <w:instrText xml:space="preserve"> PAGEREF _Toc411524564 \h </w:instrText>
            </w:r>
            <w:r w:rsidR="00953A71">
              <w:rPr>
                <w:noProof/>
                <w:webHidden/>
              </w:rPr>
            </w:r>
            <w:r w:rsidR="00953A71">
              <w:rPr>
                <w:noProof/>
                <w:webHidden/>
              </w:rPr>
              <w:fldChar w:fldCharType="separate"/>
            </w:r>
            <w:r w:rsidR="00DB56E8">
              <w:rPr>
                <w:noProof/>
                <w:webHidden/>
              </w:rPr>
              <w:t>34</w:t>
            </w:r>
            <w:r w:rsidR="00953A71">
              <w:rPr>
                <w:noProof/>
                <w:webHidden/>
              </w:rPr>
              <w:fldChar w:fldCharType="end"/>
            </w:r>
          </w:hyperlink>
        </w:p>
        <w:p w:rsidR="00953A71" w:rsidRDefault="00066E0E">
          <w:pPr>
            <w:pStyle w:val="TOC3"/>
            <w:tabs>
              <w:tab w:val="right" w:leader="dot" w:pos="4310"/>
            </w:tabs>
            <w:rPr>
              <w:noProof/>
              <w:sz w:val="22"/>
            </w:rPr>
          </w:pPr>
          <w:hyperlink w:anchor="_Toc411524565" w:history="1">
            <w:r w:rsidR="00953A71" w:rsidRPr="00F07961">
              <w:rPr>
                <w:rStyle w:val="Hyperlink"/>
                <w:noProof/>
              </w:rPr>
              <w:t>Advertisement</w:t>
            </w:r>
            <w:r w:rsidR="00953A71">
              <w:rPr>
                <w:noProof/>
                <w:webHidden/>
              </w:rPr>
              <w:tab/>
            </w:r>
            <w:r w:rsidR="00953A71">
              <w:rPr>
                <w:noProof/>
                <w:webHidden/>
              </w:rPr>
              <w:fldChar w:fldCharType="begin"/>
            </w:r>
            <w:r w:rsidR="00953A71">
              <w:rPr>
                <w:noProof/>
                <w:webHidden/>
              </w:rPr>
              <w:instrText xml:space="preserve"> PAGEREF _Toc411524565 \h </w:instrText>
            </w:r>
            <w:r w:rsidR="00953A71">
              <w:rPr>
                <w:noProof/>
                <w:webHidden/>
              </w:rPr>
            </w:r>
            <w:r w:rsidR="00953A71">
              <w:rPr>
                <w:noProof/>
                <w:webHidden/>
              </w:rPr>
              <w:fldChar w:fldCharType="separate"/>
            </w:r>
            <w:r w:rsidR="00DB56E8">
              <w:rPr>
                <w:noProof/>
                <w:webHidden/>
              </w:rPr>
              <w:t>34</w:t>
            </w:r>
            <w:r w:rsidR="00953A71">
              <w:rPr>
                <w:noProof/>
                <w:webHidden/>
              </w:rPr>
              <w:fldChar w:fldCharType="end"/>
            </w:r>
          </w:hyperlink>
        </w:p>
        <w:p w:rsidR="00953A71" w:rsidRDefault="00066E0E">
          <w:pPr>
            <w:pStyle w:val="TOC3"/>
            <w:tabs>
              <w:tab w:val="right" w:leader="dot" w:pos="4310"/>
            </w:tabs>
            <w:rPr>
              <w:noProof/>
              <w:sz w:val="22"/>
            </w:rPr>
          </w:pPr>
          <w:hyperlink w:anchor="_Toc411524566" w:history="1">
            <w:r w:rsidR="00953A71" w:rsidRPr="00F07961">
              <w:rPr>
                <w:rStyle w:val="Hyperlink"/>
                <w:noProof/>
              </w:rPr>
              <w:t>Day of Event</w:t>
            </w:r>
            <w:r w:rsidR="00953A71">
              <w:rPr>
                <w:noProof/>
                <w:webHidden/>
              </w:rPr>
              <w:tab/>
            </w:r>
            <w:r w:rsidR="00953A71">
              <w:rPr>
                <w:noProof/>
                <w:webHidden/>
              </w:rPr>
              <w:fldChar w:fldCharType="begin"/>
            </w:r>
            <w:r w:rsidR="00953A71">
              <w:rPr>
                <w:noProof/>
                <w:webHidden/>
              </w:rPr>
              <w:instrText xml:space="preserve"> PAGEREF _Toc411524566 \h </w:instrText>
            </w:r>
            <w:r w:rsidR="00953A71">
              <w:rPr>
                <w:noProof/>
                <w:webHidden/>
              </w:rPr>
            </w:r>
            <w:r w:rsidR="00953A71">
              <w:rPr>
                <w:noProof/>
                <w:webHidden/>
              </w:rPr>
              <w:fldChar w:fldCharType="separate"/>
            </w:r>
            <w:r w:rsidR="00DB56E8">
              <w:rPr>
                <w:noProof/>
                <w:webHidden/>
              </w:rPr>
              <w:t>34</w:t>
            </w:r>
            <w:r w:rsidR="00953A71">
              <w:rPr>
                <w:noProof/>
                <w:webHidden/>
              </w:rPr>
              <w:fldChar w:fldCharType="end"/>
            </w:r>
          </w:hyperlink>
        </w:p>
        <w:p w:rsidR="00953A71" w:rsidRDefault="00066E0E">
          <w:pPr>
            <w:pStyle w:val="TOC2"/>
            <w:rPr>
              <w:i w:val="0"/>
              <w:sz w:val="22"/>
            </w:rPr>
          </w:pPr>
          <w:hyperlink w:anchor="_Toc411524567" w:history="1">
            <w:r w:rsidR="00953A71" w:rsidRPr="00F07961">
              <w:rPr>
                <w:rStyle w:val="Hyperlink"/>
              </w:rPr>
              <w:t>Rules</w:t>
            </w:r>
            <w:r w:rsidR="00953A71">
              <w:rPr>
                <w:webHidden/>
              </w:rPr>
              <w:tab/>
            </w:r>
            <w:r w:rsidR="00953A71">
              <w:rPr>
                <w:webHidden/>
              </w:rPr>
              <w:fldChar w:fldCharType="begin"/>
            </w:r>
            <w:r w:rsidR="00953A71">
              <w:rPr>
                <w:webHidden/>
              </w:rPr>
              <w:instrText xml:space="preserve"> PAGEREF _Toc411524567 \h </w:instrText>
            </w:r>
            <w:r w:rsidR="00953A71">
              <w:rPr>
                <w:webHidden/>
              </w:rPr>
            </w:r>
            <w:r w:rsidR="00953A71">
              <w:rPr>
                <w:webHidden/>
              </w:rPr>
              <w:fldChar w:fldCharType="separate"/>
            </w:r>
            <w:r w:rsidR="00DB56E8">
              <w:rPr>
                <w:webHidden/>
              </w:rPr>
              <w:t>34</w:t>
            </w:r>
            <w:r w:rsidR="00953A71">
              <w:rPr>
                <w:webHidden/>
              </w:rPr>
              <w:fldChar w:fldCharType="end"/>
            </w:r>
          </w:hyperlink>
        </w:p>
        <w:p w:rsidR="00953A71" w:rsidRDefault="00066E0E">
          <w:pPr>
            <w:pStyle w:val="TOC2"/>
            <w:rPr>
              <w:i w:val="0"/>
              <w:sz w:val="22"/>
            </w:rPr>
          </w:pPr>
          <w:hyperlink w:anchor="_Toc411524568" w:history="1">
            <w:r w:rsidR="00953A71" w:rsidRPr="00F07961">
              <w:rPr>
                <w:rStyle w:val="Hyperlink"/>
              </w:rPr>
              <w:t>Contracts</w:t>
            </w:r>
            <w:r w:rsidR="00953A71">
              <w:rPr>
                <w:webHidden/>
              </w:rPr>
              <w:tab/>
            </w:r>
            <w:r w:rsidR="00953A71">
              <w:rPr>
                <w:webHidden/>
              </w:rPr>
              <w:fldChar w:fldCharType="begin"/>
            </w:r>
            <w:r w:rsidR="00953A71">
              <w:rPr>
                <w:webHidden/>
              </w:rPr>
              <w:instrText xml:space="preserve"> PAGEREF _Toc411524568 \h </w:instrText>
            </w:r>
            <w:r w:rsidR="00953A71">
              <w:rPr>
                <w:webHidden/>
              </w:rPr>
            </w:r>
            <w:r w:rsidR="00953A71">
              <w:rPr>
                <w:webHidden/>
              </w:rPr>
              <w:fldChar w:fldCharType="separate"/>
            </w:r>
            <w:r w:rsidR="00DB56E8">
              <w:rPr>
                <w:webHidden/>
              </w:rPr>
              <w:t>35</w:t>
            </w:r>
            <w:r w:rsidR="00953A71">
              <w:rPr>
                <w:webHidden/>
              </w:rPr>
              <w:fldChar w:fldCharType="end"/>
            </w:r>
          </w:hyperlink>
        </w:p>
        <w:p w:rsidR="00953A71" w:rsidRDefault="00066E0E">
          <w:pPr>
            <w:pStyle w:val="TOC1"/>
            <w:rPr>
              <w:b w:val="0"/>
              <w:sz w:val="22"/>
            </w:rPr>
          </w:pPr>
          <w:hyperlink w:anchor="_Toc411524569" w:history="1">
            <w:r w:rsidR="00953A71" w:rsidRPr="00F07961">
              <w:rPr>
                <w:rStyle w:val="Hyperlink"/>
              </w:rPr>
              <w:t>Forms</w:t>
            </w:r>
            <w:r w:rsidR="00953A71">
              <w:rPr>
                <w:webHidden/>
              </w:rPr>
              <w:tab/>
            </w:r>
            <w:r w:rsidR="00953A71">
              <w:rPr>
                <w:webHidden/>
              </w:rPr>
              <w:fldChar w:fldCharType="begin"/>
            </w:r>
            <w:r w:rsidR="00953A71">
              <w:rPr>
                <w:webHidden/>
              </w:rPr>
              <w:instrText xml:space="preserve"> PAGEREF _Toc411524569 \h </w:instrText>
            </w:r>
            <w:r w:rsidR="00953A71">
              <w:rPr>
                <w:webHidden/>
              </w:rPr>
            </w:r>
            <w:r w:rsidR="00953A71">
              <w:rPr>
                <w:webHidden/>
              </w:rPr>
              <w:fldChar w:fldCharType="separate"/>
            </w:r>
            <w:r w:rsidR="00DB56E8">
              <w:rPr>
                <w:webHidden/>
              </w:rPr>
              <w:t>36</w:t>
            </w:r>
            <w:r w:rsidR="00953A71">
              <w:rPr>
                <w:webHidden/>
              </w:rPr>
              <w:fldChar w:fldCharType="end"/>
            </w:r>
          </w:hyperlink>
        </w:p>
        <w:p w:rsidR="00953A71" w:rsidRDefault="00066E0E">
          <w:pPr>
            <w:pStyle w:val="TOC2"/>
            <w:rPr>
              <w:i w:val="0"/>
              <w:sz w:val="22"/>
            </w:rPr>
          </w:pPr>
          <w:hyperlink w:anchor="_Toc411524570" w:history="1">
            <w:r w:rsidR="00953A71" w:rsidRPr="00F07961">
              <w:rPr>
                <w:rStyle w:val="Hyperlink"/>
              </w:rPr>
              <w:t>Online</w:t>
            </w:r>
            <w:r w:rsidR="00953A71">
              <w:rPr>
                <w:webHidden/>
              </w:rPr>
              <w:tab/>
            </w:r>
            <w:r w:rsidR="00953A71">
              <w:rPr>
                <w:webHidden/>
              </w:rPr>
              <w:fldChar w:fldCharType="begin"/>
            </w:r>
            <w:r w:rsidR="00953A71">
              <w:rPr>
                <w:webHidden/>
              </w:rPr>
              <w:instrText xml:space="preserve"> PAGEREF _Toc411524570 \h </w:instrText>
            </w:r>
            <w:r w:rsidR="00953A71">
              <w:rPr>
                <w:webHidden/>
              </w:rPr>
            </w:r>
            <w:r w:rsidR="00953A71">
              <w:rPr>
                <w:webHidden/>
              </w:rPr>
              <w:fldChar w:fldCharType="separate"/>
            </w:r>
            <w:r w:rsidR="00DB56E8">
              <w:rPr>
                <w:webHidden/>
              </w:rPr>
              <w:t>36</w:t>
            </w:r>
            <w:r w:rsidR="00953A71">
              <w:rPr>
                <w:webHidden/>
              </w:rPr>
              <w:fldChar w:fldCharType="end"/>
            </w:r>
          </w:hyperlink>
        </w:p>
        <w:p w:rsidR="00953A71" w:rsidRDefault="00066E0E">
          <w:pPr>
            <w:pStyle w:val="TOC3"/>
            <w:tabs>
              <w:tab w:val="right" w:leader="dot" w:pos="4310"/>
            </w:tabs>
            <w:rPr>
              <w:noProof/>
              <w:sz w:val="22"/>
            </w:rPr>
          </w:pPr>
          <w:hyperlink w:anchor="_Toc411524571" w:history="1">
            <w:r w:rsidR="00953A71" w:rsidRPr="00F07961">
              <w:rPr>
                <w:rStyle w:val="Hyperlink"/>
                <w:noProof/>
              </w:rPr>
              <w:t>Event Form</w:t>
            </w:r>
            <w:r w:rsidR="00953A71">
              <w:rPr>
                <w:noProof/>
                <w:webHidden/>
              </w:rPr>
              <w:tab/>
            </w:r>
            <w:r w:rsidR="00953A71">
              <w:rPr>
                <w:noProof/>
                <w:webHidden/>
              </w:rPr>
              <w:fldChar w:fldCharType="begin"/>
            </w:r>
            <w:r w:rsidR="00953A71">
              <w:rPr>
                <w:noProof/>
                <w:webHidden/>
              </w:rPr>
              <w:instrText xml:space="preserve"> PAGEREF _Toc411524571 \h </w:instrText>
            </w:r>
            <w:r w:rsidR="00953A71">
              <w:rPr>
                <w:noProof/>
                <w:webHidden/>
              </w:rPr>
            </w:r>
            <w:r w:rsidR="00953A71">
              <w:rPr>
                <w:noProof/>
                <w:webHidden/>
              </w:rPr>
              <w:fldChar w:fldCharType="separate"/>
            </w:r>
            <w:r w:rsidR="00DB56E8">
              <w:rPr>
                <w:noProof/>
                <w:webHidden/>
              </w:rPr>
              <w:t>36</w:t>
            </w:r>
            <w:r w:rsidR="00953A71">
              <w:rPr>
                <w:noProof/>
                <w:webHidden/>
              </w:rPr>
              <w:fldChar w:fldCharType="end"/>
            </w:r>
          </w:hyperlink>
        </w:p>
        <w:p w:rsidR="00953A71" w:rsidRDefault="00066E0E">
          <w:pPr>
            <w:pStyle w:val="TOC3"/>
            <w:tabs>
              <w:tab w:val="right" w:leader="dot" w:pos="4310"/>
            </w:tabs>
            <w:rPr>
              <w:noProof/>
              <w:sz w:val="22"/>
            </w:rPr>
          </w:pPr>
          <w:hyperlink w:anchor="_Toc411524572" w:history="1">
            <w:r w:rsidR="00953A71" w:rsidRPr="00F07961">
              <w:rPr>
                <w:rStyle w:val="Hyperlink"/>
                <w:noProof/>
              </w:rPr>
              <w:t>Vendor Form</w:t>
            </w:r>
            <w:r w:rsidR="00953A71">
              <w:rPr>
                <w:noProof/>
                <w:webHidden/>
              </w:rPr>
              <w:tab/>
            </w:r>
            <w:r w:rsidR="00953A71">
              <w:rPr>
                <w:noProof/>
                <w:webHidden/>
              </w:rPr>
              <w:fldChar w:fldCharType="begin"/>
            </w:r>
            <w:r w:rsidR="00953A71">
              <w:rPr>
                <w:noProof/>
                <w:webHidden/>
              </w:rPr>
              <w:instrText xml:space="preserve"> PAGEREF _Toc411524572 \h </w:instrText>
            </w:r>
            <w:r w:rsidR="00953A71">
              <w:rPr>
                <w:noProof/>
                <w:webHidden/>
              </w:rPr>
            </w:r>
            <w:r w:rsidR="00953A71">
              <w:rPr>
                <w:noProof/>
                <w:webHidden/>
              </w:rPr>
              <w:fldChar w:fldCharType="separate"/>
            </w:r>
            <w:r w:rsidR="00DB56E8">
              <w:rPr>
                <w:noProof/>
                <w:webHidden/>
              </w:rPr>
              <w:t>36</w:t>
            </w:r>
            <w:r w:rsidR="00953A71">
              <w:rPr>
                <w:noProof/>
                <w:webHidden/>
              </w:rPr>
              <w:fldChar w:fldCharType="end"/>
            </w:r>
          </w:hyperlink>
        </w:p>
        <w:p w:rsidR="00953A71" w:rsidRDefault="00066E0E">
          <w:pPr>
            <w:pStyle w:val="TOC2"/>
            <w:rPr>
              <w:i w:val="0"/>
              <w:sz w:val="22"/>
            </w:rPr>
          </w:pPr>
          <w:hyperlink w:anchor="_Toc411524573" w:history="1">
            <w:r w:rsidR="00953A71" w:rsidRPr="00F07961">
              <w:rPr>
                <w:rStyle w:val="Hyperlink"/>
              </w:rPr>
              <w:t>Paper</w:t>
            </w:r>
            <w:r w:rsidR="00953A71">
              <w:rPr>
                <w:webHidden/>
              </w:rPr>
              <w:tab/>
            </w:r>
            <w:r w:rsidR="00953A71">
              <w:rPr>
                <w:webHidden/>
              </w:rPr>
              <w:fldChar w:fldCharType="begin"/>
            </w:r>
            <w:r w:rsidR="00953A71">
              <w:rPr>
                <w:webHidden/>
              </w:rPr>
              <w:instrText xml:space="preserve"> PAGEREF _Toc411524573 \h </w:instrText>
            </w:r>
            <w:r w:rsidR="00953A71">
              <w:rPr>
                <w:webHidden/>
              </w:rPr>
            </w:r>
            <w:r w:rsidR="00953A71">
              <w:rPr>
                <w:webHidden/>
              </w:rPr>
              <w:fldChar w:fldCharType="separate"/>
            </w:r>
            <w:r w:rsidR="00DB56E8">
              <w:rPr>
                <w:webHidden/>
              </w:rPr>
              <w:t>36</w:t>
            </w:r>
            <w:r w:rsidR="00953A71">
              <w:rPr>
                <w:webHidden/>
              </w:rPr>
              <w:fldChar w:fldCharType="end"/>
            </w:r>
          </w:hyperlink>
        </w:p>
        <w:p w:rsidR="00953A71" w:rsidRDefault="00066E0E">
          <w:pPr>
            <w:pStyle w:val="TOC3"/>
            <w:tabs>
              <w:tab w:val="right" w:leader="dot" w:pos="4310"/>
            </w:tabs>
            <w:rPr>
              <w:noProof/>
              <w:sz w:val="22"/>
            </w:rPr>
          </w:pPr>
          <w:hyperlink w:anchor="_Toc411524574" w:history="1">
            <w:r w:rsidR="00953A71" w:rsidRPr="00F07961">
              <w:rPr>
                <w:rStyle w:val="Hyperlink"/>
                <w:noProof/>
              </w:rPr>
              <w:t>Contracts</w:t>
            </w:r>
            <w:r w:rsidR="00953A71">
              <w:rPr>
                <w:noProof/>
                <w:webHidden/>
              </w:rPr>
              <w:tab/>
            </w:r>
            <w:r w:rsidR="00953A71">
              <w:rPr>
                <w:noProof/>
                <w:webHidden/>
              </w:rPr>
              <w:fldChar w:fldCharType="begin"/>
            </w:r>
            <w:r w:rsidR="00953A71">
              <w:rPr>
                <w:noProof/>
                <w:webHidden/>
              </w:rPr>
              <w:instrText xml:space="preserve"> PAGEREF _Toc411524574 \h </w:instrText>
            </w:r>
            <w:r w:rsidR="00953A71">
              <w:rPr>
                <w:noProof/>
                <w:webHidden/>
              </w:rPr>
            </w:r>
            <w:r w:rsidR="00953A71">
              <w:rPr>
                <w:noProof/>
                <w:webHidden/>
              </w:rPr>
              <w:fldChar w:fldCharType="separate"/>
            </w:r>
            <w:r w:rsidR="00DB56E8">
              <w:rPr>
                <w:noProof/>
                <w:webHidden/>
              </w:rPr>
              <w:t>36</w:t>
            </w:r>
            <w:r w:rsidR="00953A71">
              <w:rPr>
                <w:noProof/>
                <w:webHidden/>
              </w:rPr>
              <w:fldChar w:fldCharType="end"/>
            </w:r>
          </w:hyperlink>
        </w:p>
        <w:p w:rsidR="00953A71" w:rsidRDefault="00066E0E">
          <w:pPr>
            <w:pStyle w:val="TOC3"/>
            <w:tabs>
              <w:tab w:val="right" w:leader="dot" w:pos="4310"/>
            </w:tabs>
            <w:rPr>
              <w:noProof/>
              <w:sz w:val="22"/>
            </w:rPr>
          </w:pPr>
          <w:hyperlink w:anchor="_Toc411524575" w:history="1">
            <w:r w:rsidR="00953A71" w:rsidRPr="00F07961">
              <w:rPr>
                <w:rStyle w:val="Hyperlink"/>
                <w:noProof/>
              </w:rPr>
              <w:t>Dakota Prairie Playhouse</w:t>
            </w:r>
            <w:r w:rsidR="00953A71">
              <w:rPr>
                <w:noProof/>
                <w:webHidden/>
              </w:rPr>
              <w:tab/>
            </w:r>
            <w:r w:rsidR="00953A71">
              <w:rPr>
                <w:noProof/>
                <w:webHidden/>
              </w:rPr>
              <w:fldChar w:fldCharType="begin"/>
            </w:r>
            <w:r w:rsidR="00953A71">
              <w:rPr>
                <w:noProof/>
                <w:webHidden/>
              </w:rPr>
              <w:instrText xml:space="preserve"> PAGEREF _Toc411524575 \h </w:instrText>
            </w:r>
            <w:r w:rsidR="00953A71">
              <w:rPr>
                <w:noProof/>
                <w:webHidden/>
              </w:rPr>
            </w:r>
            <w:r w:rsidR="00953A71">
              <w:rPr>
                <w:noProof/>
                <w:webHidden/>
              </w:rPr>
              <w:fldChar w:fldCharType="separate"/>
            </w:r>
            <w:r w:rsidR="00DB56E8">
              <w:rPr>
                <w:noProof/>
                <w:webHidden/>
              </w:rPr>
              <w:t>36</w:t>
            </w:r>
            <w:r w:rsidR="00953A71">
              <w:rPr>
                <w:noProof/>
                <w:webHidden/>
              </w:rPr>
              <w:fldChar w:fldCharType="end"/>
            </w:r>
          </w:hyperlink>
        </w:p>
        <w:p w:rsidR="00953A71" w:rsidRDefault="00066E0E">
          <w:pPr>
            <w:pStyle w:val="TOC1"/>
            <w:rPr>
              <w:b w:val="0"/>
              <w:sz w:val="22"/>
            </w:rPr>
          </w:pPr>
          <w:hyperlink w:anchor="_Toc411524576" w:history="1">
            <w:r w:rsidR="00953A71" w:rsidRPr="00F07961">
              <w:rPr>
                <w:rStyle w:val="Hyperlink"/>
              </w:rPr>
              <w:t>Clubs</w:t>
            </w:r>
            <w:r w:rsidR="00953A71">
              <w:rPr>
                <w:webHidden/>
              </w:rPr>
              <w:tab/>
            </w:r>
            <w:r w:rsidR="00953A71">
              <w:rPr>
                <w:webHidden/>
              </w:rPr>
              <w:fldChar w:fldCharType="begin"/>
            </w:r>
            <w:r w:rsidR="00953A71">
              <w:rPr>
                <w:webHidden/>
              </w:rPr>
              <w:instrText xml:space="preserve"> PAGEREF _Toc411524576 \h </w:instrText>
            </w:r>
            <w:r w:rsidR="00953A71">
              <w:rPr>
                <w:webHidden/>
              </w:rPr>
            </w:r>
            <w:r w:rsidR="00953A71">
              <w:rPr>
                <w:webHidden/>
              </w:rPr>
              <w:fldChar w:fldCharType="separate"/>
            </w:r>
            <w:r w:rsidR="00DB56E8">
              <w:rPr>
                <w:webHidden/>
              </w:rPr>
              <w:t>37</w:t>
            </w:r>
            <w:r w:rsidR="00953A71">
              <w:rPr>
                <w:webHidden/>
              </w:rPr>
              <w:fldChar w:fldCharType="end"/>
            </w:r>
          </w:hyperlink>
        </w:p>
        <w:p w:rsidR="00953A71" w:rsidRDefault="00066E0E">
          <w:pPr>
            <w:pStyle w:val="TOC2"/>
            <w:rPr>
              <w:i w:val="0"/>
              <w:sz w:val="22"/>
            </w:rPr>
          </w:pPr>
          <w:hyperlink w:anchor="_Toc411524577" w:history="1">
            <w:r w:rsidR="00953A71" w:rsidRPr="00F07961">
              <w:rPr>
                <w:rStyle w:val="Hyperlink"/>
              </w:rPr>
              <w:t>Gaming Club</w:t>
            </w:r>
            <w:r w:rsidR="00953A71">
              <w:rPr>
                <w:webHidden/>
              </w:rPr>
              <w:tab/>
            </w:r>
            <w:r w:rsidR="00953A71">
              <w:rPr>
                <w:webHidden/>
              </w:rPr>
              <w:fldChar w:fldCharType="begin"/>
            </w:r>
            <w:r w:rsidR="00953A71">
              <w:rPr>
                <w:webHidden/>
              </w:rPr>
              <w:instrText xml:space="preserve"> PAGEREF _Toc411524577 \h </w:instrText>
            </w:r>
            <w:r w:rsidR="00953A71">
              <w:rPr>
                <w:webHidden/>
              </w:rPr>
            </w:r>
            <w:r w:rsidR="00953A71">
              <w:rPr>
                <w:webHidden/>
              </w:rPr>
              <w:fldChar w:fldCharType="separate"/>
            </w:r>
            <w:r w:rsidR="00DB56E8">
              <w:rPr>
                <w:webHidden/>
              </w:rPr>
              <w:t>37</w:t>
            </w:r>
            <w:r w:rsidR="00953A71">
              <w:rPr>
                <w:webHidden/>
              </w:rPr>
              <w:fldChar w:fldCharType="end"/>
            </w:r>
          </w:hyperlink>
        </w:p>
        <w:p w:rsidR="00953A71" w:rsidRDefault="00066E0E">
          <w:pPr>
            <w:pStyle w:val="TOC2"/>
            <w:rPr>
              <w:i w:val="0"/>
              <w:sz w:val="22"/>
            </w:rPr>
          </w:pPr>
          <w:hyperlink w:anchor="_Toc411524578" w:history="1">
            <w:r w:rsidR="00953A71" w:rsidRPr="00F07961">
              <w:rPr>
                <w:rStyle w:val="Hyperlink"/>
              </w:rPr>
              <w:t>Anime Club</w:t>
            </w:r>
            <w:r w:rsidR="00953A71">
              <w:rPr>
                <w:webHidden/>
              </w:rPr>
              <w:tab/>
            </w:r>
            <w:r w:rsidR="00953A71">
              <w:rPr>
                <w:webHidden/>
              </w:rPr>
              <w:fldChar w:fldCharType="begin"/>
            </w:r>
            <w:r w:rsidR="00953A71">
              <w:rPr>
                <w:webHidden/>
              </w:rPr>
              <w:instrText xml:space="preserve"> PAGEREF _Toc411524578 \h </w:instrText>
            </w:r>
            <w:r w:rsidR="00953A71">
              <w:rPr>
                <w:webHidden/>
              </w:rPr>
            </w:r>
            <w:r w:rsidR="00953A71">
              <w:rPr>
                <w:webHidden/>
              </w:rPr>
              <w:fldChar w:fldCharType="separate"/>
            </w:r>
            <w:r w:rsidR="00DB56E8">
              <w:rPr>
                <w:webHidden/>
              </w:rPr>
              <w:t>37</w:t>
            </w:r>
            <w:r w:rsidR="00953A71">
              <w:rPr>
                <w:webHidden/>
              </w:rPr>
              <w:fldChar w:fldCharType="end"/>
            </w:r>
          </w:hyperlink>
        </w:p>
        <w:p w:rsidR="00953A71" w:rsidRDefault="00066E0E">
          <w:pPr>
            <w:pStyle w:val="TOC2"/>
            <w:rPr>
              <w:i w:val="0"/>
              <w:sz w:val="22"/>
            </w:rPr>
          </w:pPr>
          <w:hyperlink w:anchor="_Toc411524579" w:history="1">
            <w:r w:rsidR="00953A71" w:rsidRPr="00F07961">
              <w:rPr>
                <w:rStyle w:val="Hyperlink"/>
              </w:rPr>
              <w:t>Student Senate</w:t>
            </w:r>
            <w:r w:rsidR="00953A71">
              <w:rPr>
                <w:webHidden/>
              </w:rPr>
              <w:tab/>
            </w:r>
            <w:r w:rsidR="00953A71">
              <w:rPr>
                <w:webHidden/>
              </w:rPr>
              <w:fldChar w:fldCharType="begin"/>
            </w:r>
            <w:r w:rsidR="00953A71">
              <w:rPr>
                <w:webHidden/>
              </w:rPr>
              <w:instrText xml:space="preserve"> PAGEREF _Toc411524579 \h </w:instrText>
            </w:r>
            <w:r w:rsidR="00953A71">
              <w:rPr>
                <w:webHidden/>
              </w:rPr>
            </w:r>
            <w:r w:rsidR="00953A71">
              <w:rPr>
                <w:webHidden/>
              </w:rPr>
              <w:fldChar w:fldCharType="separate"/>
            </w:r>
            <w:r w:rsidR="00DB56E8">
              <w:rPr>
                <w:webHidden/>
              </w:rPr>
              <w:t>37</w:t>
            </w:r>
            <w:r w:rsidR="00953A71">
              <w:rPr>
                <w:webHidden/>
              </w:rPr>
              <w:fldChar w:fldCharType="end"/>
            </w:r>
          </w:hyperlink>
        </w:p>
        <w:p w:rsidR="00953A71" w:rsidRDefault="00066E0E">
          <w:pPr>
            <w:pStyle w:val="TOC2"/>
            <w:rPr>
              <w:i w:val="0"/>
              <w:sz w:val="22"/>
            </w:rPr>
          </w:pPr>
          <w:hyperlink w:anchor="_Toc411524580" w:history="1">
            <w:r w:rsidR="00953A71" w:rsidRPr="00F07961">
              <w:rPr>
                <w:rStyle w:val="Hyperlink"/>
              </w:rPr>
              <w:t>Photography Club</w:t>
            </w:r>
            <w:r w:rsidR="00953A71">
              <w:rPr>
                <w:webHidden/>
              </w:rPr>
              <w:tab/>
            </w:r>
            <w:r w:rsidR="00953A71">
              <w:rPr>
                <w:webHidden/>
              </w:rPr>
              <w:fldChar w:fldCharType="begin"/>
            </w:r>
            <w:r w:rsidR="00953A71">
              <w:rPr>
                <w:webHidden/>
              </w:rPr>
              <w:instrText xml:space="preserve"> PAGEREF _Toc411524580 \h </w:instrText>
            </w:r>
            <w:r w:rsidR="00953A71">
              <w:rPr>
                <w:webHidden/>
              </w:rPr>
            </w:r>
            <w:r w:rsidR="00953A71">
              <w:rPr>
                <w:webHidden/>
              </w:rPr>
              <w:fldChar w:fldCharType="separate"/>
            </w:r>
            <w:r w:rsidR="00DB56E8">
              <w:rPr>
                <w:webHidden/>
              </w:rPr>
              <w:t>37</w:t>
            </w:r>
            <w:r w:rsidR="00953A71">
              <w:rPr>
                <w:webHidden/>
              </w:rPr>
              <w:fldChar w:fldCharType="end"/>
            </w:r>
          </w:hyperlink>
        </w:p>
        <w:p w:rsidR="00953A71" w:rsidRDefault="00066E0E">
          <w:pPr>
            <w:pStyle w:val="TOC1"/>
            <w:rPr>
              <w:b w:val="0"/>
              <w:sz w:val="22"/>
            </w:rPr>
          </w:pPr>
          <w:hyperlink w:anchor="_Toc411524581" w:history="1">
            <w:r w:rsidR="00953A71" w:rsidRPr="00F07961">
              <w:rPr>
                <w:rStyle w:val="Hyperlink"/>
              </w:rPr>
              <w:t>Event</w:t>
            </w:r>
            <w:r w:rsidR="00953A71" w:rsidRPr="00F07961">
              <w:rPr>
                <w:rStyle w:val="Hyperlink"/>
              </w:rPr>
              <w:t>s</w:t>
            </w:r>
            <w:r w:rsidR="00953A71">
              <w:rPr>
                <w:webHidden/>
              </w:rPr>
              <w:tab/>
            </w:r>
            <w:r w:rsidR="00953A71">
              <w:rPr>
                <w:webHidden/>
              </w:rPr>
              <w:fldChar w:fldCharType="begin"/>
            </w:r>
            <w:r w:rsidR="00953A71">
              <w:rPr>
                <w:webHidden/>
              </w:rPr>
              <w:instrText xml:space="preserve"> PAGEREF _Toc411524581 \h </w:instrText>
            </w:r>
            <w:r w:rsidR="00953A71">
              <w:rPr>
                <w:webHidden/>
              </w:rPr>
            </w:r>
            <w:r w:rsidR="00953A71">
              <w:rPr>
                <w:webHidden/>
              </w:rPr>
              <w:fldChar w:fldCharType="separate"/>
            </w:r>
            <w:r w:rsidR="00DB56E8">
              <w:rPr>
                <w:webHidden/>
              </w:rPr>
              <w:t>38</w:t>
            </w:r>
            <w:r w:rsidR="00953A71">
              <w:rPr>
                <w:webHidden/>
              </w:rPr>
              <w:fldChar w:fldCharType="end"/>
            </w:r>
          </w:hyperlink>
        </w:p>
        <w:p w:rsidR="00953A71" w:rsidRDefault="00066E0E">
          <w:pPr>
            <w:pStyle w:val="TOC2"/>
            <w:rPr>
              <w:i w:val="0"/>
              <w:sz w:val="22"/>
            </w:rPr>
          </w:pPr>
          <w:hyperlink w:anchor="_Toc411524582" w:history="1">
            <w:r w:rsidR="00953A71" w:rsidRPr="00F07961">
              <w:rPr>
                <w:rStyle w:val="Hyperlink"/>
              </w:rPr>
              <w:t>Submission Form</w:t>
            </w:r>
            <w:r w:rsidR="00953A71">
              <w:rPr>
                <w:webHidden/>
              </w:rPr>
              <w:tab/>
            </w:r>
            <w:r w:rsidR="00953A71">
              <w:rPr>
                <w:webHidden/>
              </w:rPr>
              <w:fldChar w:fldCharType="begin"/>
            </w:r>
            <w:r w:rsidR="00953A71">
              <w:rPr>
                <w:webHidden/>
              </w:rPr>
              <w:instrText xml:space="preserve"> PAGEREF _Toc411524582 \h </w:instrText>
            </w:r>
            <w:r w:rsidR="00953A71">
              <w:rPr>
                <w:webHidden/>
              </w:rPr>
            </w:r>
            <w:r w:rsidR="00953A71">
              <w:rPr>
                <w:webHidden/>
              </w:rPr>
              <w:fldChar w:fldCharType="separate"/>
            </w:r>
            <w:r w:rsidR="00DB56E8">
              <w:rPr>
                <w:webHidden/>
              </w:rPr>
              <w:t>38</w:t>
            </w:r>
            <w:r w:rsidR="00953A71">
              <w:rPr>
                <w:webHidden/>
              </w:rPr>
              <w:fldChar w:fldCharType="end"/>
            </w:r>
          </w:hyperlink>
        </w:p>
        <w:p w:rsidR="00953A71" w:rsidRDefault="00066E0E">
          <w:pPr>
            <w:pStyle w:val="TOC2"/>
            <w:rPr>
              <w:i w:val="0"/>
              <w:sz w:val="22"/>
            </w:rPr>
          </w:pPr>
          <w:hyperlink w:anchor="_Toc411524583" w:history="1">
            <w:r w:rsidR="00953A71" w:rsidRPr="00F07961">
              <w:rPr>
                <w:rStyle w:val="Hyperlink"/>
              </w:rPr>
              <w:t>Website Integration</w:t>
            </w:r>
            <w:r w:rsidR="00953A71">
              <w:rPr>
                <w:webHidden/>
              </w:rPr>
              <w:tab/>
            </w:r>
            <w:r w:rsidR="00953A71">
              <w:rPr>
                <w:webHidden/>
              </w:rPr>
              <w:fldChar w:fldCharType="begin"/>
            </w:r>
            <w:r w:rsidR="00953A71">
              <w:rPr>
                <w:webHidden/>
              </w:rPr>
              <w:instrText xml:space="preserve"> PAGEREF _Toc411524583 \h </w:instrText>
            </w:r>
            <w:r w:rsidR="00953A71">
              <w:rPr>
                <w:webHidden/>
              </w:rPr>
            </w:r>
            <w:r w:rsidR="00953A71">
              <w:rPr>
                <w:webHidden/>
              </w:rPr>
              <w:fldChar w:fldCharType="separate"/>
            </w:r>
            <w:r w:rsidR="00DB56E8">
              <w:rPr>
                <w:webHidden/>
              </w:rPr>
              <w:t>38</w:t>
            </w:r>
            <w:r w:rsidR="00953A71">
              <w:rPr>
                <w:webHidden/>
              </w:rPr>
              <w:fldChar w:fldCharType="end"/>
            </w:r>
          </w:hyperlink>
        </w:p>
        <w:p w:rsidR="00953A71" w:rsidRDefault="00066E0E">
          <w:pPr>
            <w:pStyle w:val="TOC2"/>
            <w:rPr>
              <w:i w:val="0"/>
              <w:sz w:val="22"/>
            </w:rPr>
          </w:pPr>
          <w:hyperlink w:anchor="_Toc411524584" w:history="1">
            <w:r w:rsidR="00953A71" w:rsidRPr="00F07961">
              <w:rPr>
                <w:rStyle w:val="Hyperlink"/>
              </w:rPr>
              <w:t>Sched.org</w:t>
            </w:r>
            <w:r w:rsidR="00953A71">
              <w:rPr>
                <w:webHidden/>
              </w:rPr>
              <w:tab/>
            </w:r>
            <w:r w:rsidR="00953A71">
              <w:rPr>
                <w:webHidden/>
              </w:rPr>
              <w:fldChar w:fldCharType="begin"/>
            </w:r>
            <w:r w:rsidR="00953A71">
              <w:rPr>
                <w:webHidden/>
              </w:rPr>
              <w:instrText xml:space="preserve"> PAGEREF _Toc411524584 \h </w:instrText>
            </w:r>
            <w:r w:rsidR="00953A71">
              <w:rPr>
                <w:webHidden/>
              </w:rPr>
            </w:r>
            <w:r w:rsidR="00953A71">
              <w:rPr>
                <w:webHidden/>
              </w:rPr>
              <w:fldChar w:fldCharType="separate"/>
            </w:r>
            <w:r w:rsidR="00DB56E8">
              <w:rPr>
                <w:webHidden/>
              </w:rPr>
              <w:t>38</w:t>
            </w:r>
            <w:r w:rsidR="00953A71">
              <w:rPr>
                <w:webHidden/>
              </w:rPr>
              <w:fldChar w:fldCharType="end"/>
            </w:r>
          </w:hyperlink>
        </w:p>
        <w:p w:rsidR="00953A71" w:rsidRDefault="00066E0E">
          <w:pPr>
            <w:pStyle w:val="TOC1"/>
            <w:rPr>
              <w:b w:val="0"/>
              <w:sz w:val="22"/>
            </w:rPr>
          </w:pPr>
          <w:hyperlink w:anchor="_Toc411524585" w:history="1">
            <w:r w:rsidR="00953A71" w:rsidRPr="00F07961">
              <w:rPr>
                <w:rStyle w:val="Hyperlink"/>
              </w:rPr>
              <w:t>Nanoman</w:t>
            </w:r>
            <w:r w:rsidR="00953A71">
              <w:rPr>
                <w:webHidden/>
              </w:rPr>
              <w:tab/>
            </w:r>
            <w:r w:rsidR="00953A71">
              <w:rPr>
                <w:webHidden/>
              </w:rPr>
              <w:fldChar w:fldCharType="begin"/>
            </w:r>
            <w:r w:rsidR="00953A71">
              <w:rPr>
                <w:webHidden/>
              </w:rPr>
              <w:instrText xml:space="preserve"> PAGEREF _Toc411524585 \h </w:instrText>
            </w:r>
            <w:r w:rsidR="00953A71">
              <w:rPr>
                <w:webHidden/>
              </w:rPr>
            </w:r>
            <w:r w:rsidR="00953A71">
              <w:rPr>
                <w:webHidden/>
              </w:rPr>
              <w:fldChar w:fldCharType="separate"/>
            </w:r>
            <w:r w:rsidR="00DB56E8">
              <w:rPr>
                <w:webHidden/>
              </w:rPr>
              <w:t>39</w:t>
            </w:r>
            <w:r w:rsidR="00953A71">
              <w:rPr>
                <w:webHidden/>
              </w:rPr>
              <w:fldChar w:fldCharType="end"/>
            </w:r>
          </w:hyperlink>
        </w:p>
        <w:p w:rsidR="00953A71" w:rsidRDefault="00066E0E">
          <w:pPr>
            <w:pStyle w:val="TOC2"/>
            <w:rPr>
              <w:i w:val="0"/>
              <w:sz w:val="22"/>
            </w:rPr>
          </w:pPr>
          <w:hyperlink w:anchor="_Toc411524586" w:history="1">
            <w:r w:rsidR="00953A71" w:rsidRPr="00F07961">
              <w:rPr>
                <w:rStyle w:val="Hyperlink"/>
              </w:rPr>
              <w:t>Nanoman 1.0</w:t>
            </w:r>
            <w:r w:rsidR="00953A71">
              <w:rPr>
                <w:webHidden/>
              </w:rPr>
              <w:tab/>
            </w:r>
            <w:r w:rsidR="00953A71">
              <w:rPr>
                <w:webHidden/>
              </w:rPr>
              <w:fldChar w:fldCharType="begin"/>
            </w:r>
            <w:r w:rsidR="00953A71">
              <w:rPr>
                <w:webHidden/>
              </w:rPr>
              <w:instrText xml:space="preserve"> PAGEREF _Toc411524586 \h </w:instrText>
            </w:r>
            <w:r w:rsidR="00953A71">
              <w:rPr>
                <w:webHidden/>
              </w:rPr>
            </w:r>
            <w:r w:rsidR="00953A71">
              <w:rPr>
                <w:webHidden/>
              </w:rPr>
              <w:fldChar w:fldCharType="separate"/>
            </w:r>
            <w:r w:rsidR="00DB56E8">
              <w:rPr>
                <w:webHidden/>
              </w:rPr>
              <w:t>39</w:t>
            </w:r>
            <w:r w:rsidR="00953A71">
              <w:rPr>
                <w:webHidden/>
              </w:rPr>
              <w:fldChar w:fldCharType="end"/>
            </w:r>
          </w:hyperlink>
        </w:p>
        <w:p w:rsidR="00953A71" w:rsidRDefault="00066E0E">
          <w:pPr>
            <w:pStyle w:val="TOC2"/>
            <w:rPr>
              <w:i w:val="0"/>
              <w:sz w:val="22"/>
            </w:rPr>
          </w:pPr>
          <w:hyperlink w:anchor="_Toc411524587" w:history="1">
            <w:r w:rsidR="00953A71" w:rsidRPr="00F07961">
              <w:rPr>
                <w:rStyle w:val="Hyperlink"/>
              </w:rPr>
              <w:t>Image</w:t>
            </w:r>
            <w:r w:rsidR="00953A71">
              <w:rPr>
                <w:webHidden/>
              </w:rPr>
              <w:tab/>
            </w:r>
            <w:r w:rsidR="00953A71">
              <w:rPr>
                <w:webHidden/>
              </w:rPr>
              <w:fldChar w:fldCharType="begin"/>
            </w:r>
            <w:r w:rsidR="00953A71">
              <w:rPr>
                <w:webHidden/>
              </w:rPr>
              <w:instrText xml:space="preserve"> PAGEREF _Toc411524587 \h </w:instrText>
            </w:r>
            <w:r w:rsidR="00953A71">
              <w:rPr>
                <w:webHidden/>
              </w:rPr>
            </w:r>
            <w:r w:rsidR="00953A71">
              <w:rPr>
                <w:webHidden/>
              </w:rPr>
              <w:fldChar w:fldCharType="separate"/>
            </w:r>
            <w:r w:rsidR="00DB56E8">
              <w:rPr>
                <w:webHidden/>
              </w:rPr>
              <w:t>39</w:t>
            </w:r>
            <w:r w:rsidR="00953A71">
              <w:rPr>
                <w:webHidden/>
              </w:rPr>
              <w:fldChar w:fldCharType="end"/>
            </w:r>
          </w:hyperlink>
        </w:p>
        <w:p w:rsidR="00953A71" w:rsidRDefault="00066E0E">
          <w:pPr>
            <w:pStyle w:val="TOC2"/>
            <w:rPr>
              <w:i w:val="0"/>
              <w:sz w:val="22"/>
            </w:rPr>
          </w:pPr>
          <w:hyperlink w:anchor="_Toc411524588" w:history="1">
            <w:r w:rsidR="00953A71" w:rsidRPr="00F07961">
              <w:rPr>
                <w:rStyle w:val="Hyperlink"/>
              </w:rPr>
              <w:t>Background Information</w:t>
            </w:r>
            <w:r w:rsidR="00953A71">
              <w:rPr>
                <w:webHidden/>
              </w:rPr>
              <w:tab/>
            </w:r>
            <w:r w:rsidR="00953A71">
              <w:rPr>
                <w:webHidden/>
              </w:rPr>
              <w:fldChar w:fldCharType="begin"/>
            </w:r>
            <w:r w:rsidR="00953A71">
              <w:rPr>
                <w:webHidden/>
              </w:rPr>
              <w:instrText xml:space="preserve"> PAGEREF _Toc411524588 \h </w:instrText>
            </w:r>
            <w:r w:rsidR="00953A71">
              <w:rPr>
                <w:webHidden/>
              </w:rPr>
            </w:r>
            <w:r w:rsidR="00953A71">
              <w:rPr>
                <w:webHidden/>
              </w:rPr>
              <w:fldChar w:fldCharType="separate"/>
            </w:r>
            <w:r w:rsidR="00DB56E8">
              <w:rPr>
                <w:webHidden/>
              </w:rPr>
              <w:t>39</w:t>
            </w:r>
            <w:r w:rsidR="00953A71">
              <w:rPr>
                <w:webHidden/>
              </w:rPr>
              <w:fldChar w:fldCharType="end"/>
            </w:r>
          </w:hyperlink>
        </w:p>
        <w:p w:rsidR="00953A71" w:rsidRDefault="00066E0E">
          <w:pPr>
            <w:pStyle w:val="TOC3"/>
            <w:tabs>
              <w:tab w:val="right" w:leader="dot" w:pos="4310"/>
            </w:tabs>
            <w:rPr>
              <w:noProof/>
              <w:sz w:val="22"/>
            </w:rPr>
          </w:pPr>
          <w:hyperlink w:anchor="_Toc411524589" w:history="1">
            <w:r w:rsidR="00953A71" w:rsidRPr="00F07961">
              <w:rPr>
                <w:rStyle w:val="Hyperlink"/>
                <w:noProof/>
              </w:rPr>
              <w:t>Creator</w:t>
            </w:r>
            <w:r w:rsidR="00953A71">
              <w:rPr>
                <w:noProof/>
                <w:webHidden/>
              </w:rPr>
              <w:tab/>
            </w:r>
            <w:r w:rsidR="00953A71">
              <w:rPr>
                <w:noProof/>
                <w:webHidden/>
              </w:rPr>
              <w:fldChar w:fldCharType="begin"/>
            </w:r>
            <w:r w:rsidR="00953A71">
              <w:rPr>
                <w:noProof/>
                <w:webHidden/>
              </w:rPr>
              <w:instrText xml:space="preserve"> PAGEREF _Toc411524589 \h </w:instrText>
            </w:r>
            <w:r w:rsidR="00953A71">
              <w:rPr>
                <w:noProof/>
                <w:webHidden/>
              </w:rPr>
            </w:r>
            <w:r w:rsidR="00953A71">
              <w:rPr>
                <w:noProof/>
                <w:webHidden/>
              </w:rPr>
              <w:fldChar w:fldCharType="separate"/>
            </w:r>
            <w:r w:rsidR="00DB56E8">
              <w:rPr>
                <w:noProof/>
                <w:webHidden/>
              </w:rPr>
              <w:t>39</w:t>
            </w:r>
            <w:r w:rsidR="00953A71">
              <w:rPr>
                <w:noProof/>
                <w:webHidden/>
              </w:rPr>
              <w:fldChar w:fldCharType="end"/>
            </w:r>
          </w:hyperlink>
        </w:p>
        <w:p w:rsidR="00953A71" w:rsidRDefault="00066E0E">
          <w:pPr>
            <w:pStyle w:val="TOC3"/>
            <w:tabs>
              <w:tab w:val="right" w:leader="dot" w:pos="4310"/>
            </w:tabs>
            <w:rPr>
              <w:noProof/>
              <w:sz w:val="22"/>
            </w:rPr>
          </w:pPr>
          <w:hyperlink w:anchor="_Toc411524590" w:history="1">
            <w:r w:rsidR="00953A71" w:rsidRPr="00F07961">
              <w:rPr>
                <w:rStyle w:val="Hyperlink"/>
                <w:noProof/>
              </w:rPr>
              <w:t>Date of Creation</w:t>
            </w:r>
            <w:r w:rsidR="00953A71">
              <w:rPr>
                <w:noProof/>
                <w:webHidden/>
              </w:rPr>
              <w:tab/>
            </w:r>
            <w:r w:rsidR="00953A71">
              <w:rPr>
                <w:noProof/>
                <w:webHidden/>
              </w:rPr>
              <w:fldChar w:fldCharType="begin"/>
            </w:r>
            <w:r w:rsidR="00953A71">
              <w:rPr>
                <w:noProof/>
                <w:webHidden/>
              </w:rPr>
              <w:instrText xml:space="preserve"> PAGEREF _Toc411524590 \h </w:instrText>
            </w:r>
            <w:r w:rsidR="00953A71">
              <w:rPr>
                <w:noProof/>
                <w:webHidden/>
              </w:rPr>
            </w:r>
            <w:r w:rsidR="00953A71">
              <w:rPr>
                <w:noProof/>
                <w:webHidden/>
              </w:rPr>
              <w:fldChar w:fldCharType="separate"/>
            </w:r>
            <w:r w:rsidR="00DB56E8">
              <w:rPr>
                <w:noProof/>
                <w:webHidden/>
              </w:rPr>
              <w:t>39</w:t>
            </w:r>
            <w:r w:rsidR="00953A71">
              <w:rPr>
                <w:noProof/>
                <w:webHidden/>
              </w:rPr>
              <w:fldChar w:fldCharType="end"/>
            </w:r>
          </w:hyperlink>
        </w:p>
        <w:p w:rsidR="00953A71" w:rsidRDefault="00066E0E">
          <w:pPr>
            <w:pStyle w:val="TOC3"/>
            <w:tabs>
              <w:tab w:val="right" w:leader="dot" w:pos="4310"/>
            </w:tabs>
            <w:rPr>
              <w:noProof/>
              <w:sz w:val="22"/>
            </w:rPr>
          </w:pPr>
          <w:hyperlink w:anchor="_Toc411524591" w:history="1">
            <w:r w:rsidR="00953A71" w:rsidRPr="00F07961">
              <w:rPr>
                <w:rStyle w:val="Hyperlink"/>
                <w:noProof/>
              </w:rPr>
              <w:t>Copy Right Info</w:t>
            </w:r>
            <w:r w:rsidR="00953A71">
              <w:rPr>
                <w:noProof/>
                <w:webHidden/>
              </w:rPr>
              <w:tab/>
            </w:r>
            <w:r w:rsidR="00953A71">
              <w:rPr>
                <w:noProof/>
                <w:webHidden/>
              </w:rPr>
              <w:fldChar w:fldCharType="begin"/>
            </w:r>
            <w:r w:rsidR="00953A71">
              <w:rPr>
                <w:noProof/>
                <w:webHidden/>
              </w:rPr>
              <w:instrText xml:space="preserve"> PAGEREF _Toc411524591 \h </w:instrText>
            </w:r>
            <w:r w:rsidR="00953A71">
              <w:rPr>
                <w:noProof/>
                <w:webHidden/>
              </w:rPr>
            </w:r>
            <w:r w:rsidR="00953A71">
              <w:rPr>
                <w:noProof/>
                <w:webHidden/>
              </w:rPr>
              <w:fldChar w:fldCharType="separate"/>
            </w:r>
            <w:r w:rsidR="00DB56E8">
              <w:rPr>
                <w:noProof/>
                <w:webHidden/>
              </w:rPr>
              <w:t>39</w:t>
            </w:r>
            <w:r w:rsidR="00953A71">
              <w:rPr>
                <w:noProof/>
                <w:webHidden/>
              </w:rPr>
              <w:fldChar w:fldCharType="end"/>
            </w:r>
          </w:hyperlink>
        </w:p>
        <w:p w:rsidR="00953A71" w:rsidRDefault="00066E0E">
          <w:pPr>
            <w:pStyle w:val="TOC2"/>
            <w:rPr>
              <w:i w:val="0"/>
              <w:sz w:val="22"/>
            </w:rPr>
          </w:pPr>
          <w:hyperlink w:anchor="_Toc411524592" w:history="1">
            <w:r w:rsidR="00953A71" w:rsidRPr="00F07961">
              <w:rPr>
                <w:rStyle w:val="Hyperlink"/>
              </w:rPr>
              <w:t>Tag Line?</w:t>
            </w:r>
            <w:r w:rsidR="00953A71">
              <w:rPr>
                <w:webHidden/>
              </w:rPr>
              <w:tab/>
            </w:r>
            <w:r w:rsidR="00953A71">
              <w:rPr>
                <w:webHidden/>
              </w:rPr>
              <w:fldChar w:fldCharType="begin"/>
            </w:r>
            <w:r w:rsidR="00953A71">
              <w:rPr>
                <w:webHidden/>
              </w:rPr>
              <w:instrText xml:space="preserve"> PAGEREF _Toc411524592 \h </w:instrText>
            </w:r>
            <w:r w:rsidR="00953A71">
              <w:rPr>
                <w:webHidden/>
              </w:rPr>
            </w:r>
            <w:r w:rsidR="00953A71">
              <w:rPr>
                <w:webHidden/>
              </w:rPr>
              <w:fldChar w:fldCharType="separate"/>
            </w:r>
            <w:r w:rsidR="00DB56E8">
              <w:rPr>
                <w:webHidden/>
              </w:rPr>
              <w:t>39</w:t>
            </w:r>
            <w:r w:rsidR="00953A71">
              <w:rPr>
                <w:webHidden/>
              </w:rPr>
              <w:fldChar w:fldCharType="end"/>
            </w:r>
          </w:hyperlink>
        </w:p>
        <w:p w:rsidR="00953A71" w:rsidRDefault="00066E0E">
          <w:pPr>
            <w:pStyle w:val="TOC2"/>
            <w:rPr>
              <w:i w:val="0"/>
              <w:sz w:val="22"/>
            </w:rPr>
          </w:pPr>
          <w:hyperlink w:anchor="_Toc411524593" w:history="1">
            <w:r w:rsidR="00953A71" w:rsidRPr="00F07961">
              <w:rPr>
                <w:rStyle w:val="Hyperlink"/>
              </w:rPr>
              <w:t>Nanites</w:t>
            </w:r>
            <w:r w:rsidR="00953A71">
              <w:rPr>
                <w:webHidden/>
              </w:rPr>
              <w:tab/>
            </w:r>
            <w:r w:rsidR="00953A71">
              <w:rPr>
                <w:webHidden/>
              </w:rPr>
              <w:fldChar w:fldCharType="begin"/>
            </w:r>
            <w:r w:rsidR="00953A71">
              <w:rPr>
                <w:webHidden/>
              </w:rPr>
              <w:instrText xml:space="preserve"> PAGEREF _Toc411524593 \h </w:instrText>
            </w:r>
            <w:r w:rsidR="00953A71">
              <w:rPr>
                <w:webHidden/>
              </w:rPr>
            </w:r>
            <w:r w:rsidR="00953A71">
              <w:rPr>
                <w:webHidden/>
              </w:rPr>
              <w:fldChar w:fldCharType="separate"/>
            </w:r>
            <w:r w:rsidR="00DB56E8">
              <w:rPr>
                <w:webHidden/>
              </w:rPr>
              <w:t>39</w:t>
            </w:r>
            <w:r w:rsidR="00953A71">
              <w:rPr>
                <w:webHidden/>
              </w:rPr>
              <w:fldChar w:fldCharType="end"/>
            </w:r>
          </w:hyperlink>
        </w:p>
        <w:p w:rsidR="00953A71" w:rsidRDefault="00066E0E">
          <w:pPr>
            <w:pStyle w:val="TOC2"/>
            <w:rPr>
              <w:i w:val="0"/>
              <w:sz w:val="22"/>
            </w:rPr>
          </w:pPr>
          <w:hyperlink w:anchor="_Toc411524594" w:history="1">
            <w:r w:rsidR="00953A71" w:rsidRPr="00F07961">
              <w:rPr>
                <w:rStyle w:val="Hyperlink"/>
              </w:rPr>
              <w:t>Nanoman 3.0</w:t>
            </w:r>
            <w:r w:rsidR="00953A71">
              <w:rPr>
                <w:webHidden/>
              </w:rPr>
              <w:tab/>
            </w:r>
            <w:r w:rsidR="00953A71">
              <w:rPr>
                <w:webHidden/>
              </w:rPr>
              <w:fldChar w:fldCharType="begin"/>
            </w:r>
            <w:r w:rsidR="00953A71">
              <w:rPr>
                <w:webHidden/>
              </w:rPr>
              <w:instrText xml:space="preserve"> PAGEREF _Toc411524594 \h </w:instrText>
            </w:r>
            <w:r w:rsidR="00953A71">
              <w:rPr>
                <w:webHidden/>
              </w:rPr>
            </w:r>
            <w:r w:rsidR="00953A71">
              <w:rPr>
                <w:webHidden/>
              </w:rPr>
              <w:fldChar w:fldCharType="separate"/>
            </w:r>
            <w:r w:rsidR="00DB56E8">
              <w:rPr>
                <w:webHidden/>
              </w:rPr>
              <w:t>40</w:t>
            </w:r>
            <w:r w:rsidR="00953A71">
              <w:rPr>
                <w:webHidden/>
              </w:rPr>
              <w:fldChar w:fldCharType="end"/>
            </w:r>
          </w:hyperlink>
        </w:p>
        <w:p w:rsidR="00953A71" w:rsidRDefault="00066E0E">
          <w:pPr>
            <w:pStyle w:val="TOC2"/>
            <w:rPr>
              <w:i w:val="0"/>
              <w:sz w:val="22"/>
            </w:rPr>
          </w:pPr>
          <w:hyperlink w:anchor="_Toc411524595" w:history="1">
            <w:r w:rsidR="00953A71" w:rsidRPr="00F07961">
              <w:rPr>
                <w:rStyle w:val="Hyperlink"/>
              </w:rPr>
              <w:t>Image</w:t>
            </w:r>
            <w:r w:rsidR="00953A71">
              <w:rPr>
                <w:webHidden/>
              </w:rPr>
              <w:tab/>
            </w:r>
            <w:r w:rsidR="00953A71">
              <w:rPr>
                <w:webHidden/>
              </w:rPr>
              <w:fldChar w:fldCharType="begin"/>
            </w:r>
            <w:r w:rsidR="00953A71">
              <w:rPr>
                <w:webHidden/>
              </w:rPr>
              <w:instrText xml:space="preserve"> PAGEREF _Toc411524595 \h </w:instrText>
            </w:r>
            <w:r w:rsidR="00953A71">
              <w:rPr>
                <w:webHidden/>
              </w:rPr>
            </w:r>
            <w:r w:rsidR="00953A71">
              <w:rPr>
                <w:webHidden/>
              </w:rPr>
              <w:fldChar w:fldCharType="separate"/>
            </w:r>
            <w:r w:rsidR="00DB56E8">
              <w:rPr>
                <w:webHidden/>
              </w:rPr>
              <w:t>40</w:t>
            </w:r>
            <w:r w:rsidR="00953A71">
              <w:rPr>
                <w:webHidden/>
              </w:rPr>
              <w:fldChar w:fldCharType="end"/>
            </w:r>
          </w:hyperlink>
        </w:p>
        <w:p w:rsidR="00953A71" w:rsidRDefault="00066E0E">
          <w:pPr>
            <w:pStyle w:val="TOC2"/>
            <w:rPr>
              <w:i w:val="0"/>
              <w:sz w:val="22"/>
            </w:rPr>
          </w:pPr>
          <w:hyperlink w:anchor="_Toc411524596" w:history="1">
            <w:r w:rsidR="00953A71" w:rsidRPr="00F07961">
              <w:rPr>
                <w:rStyle w:val="Hyperlink"/>
              </w:rPr>
              <w:t>Background Information</w:t>
            </w:r>
            <w:r w:rsidR="00953A71">
              <w:rPr>
                <w:webHidden/>
              </w:rPr>
              <w:tab/>
            </w:r>
            <w:r w:rsidR="00953A71">
              <w:rPr>
                <w:webHidden/>
              </w:rPr>
              <w:fldChar w:fldCharType="begin"/>
            </w:r>
            <w:r w:rsidR="00953A71">
              <w:rPr>
                <w:webHidden/>
              </w:rPr>
              <w:instrText xml:space="preserve"> PAGEREF _Toc411524596 \h </w:instrText>
            </w:r>
            <w:r w:rsidR="00953A71">
              <w:rPr>
                <w:webHidden/>
              </w:rPr>
            </w:r>
            <w:r w:rsidR="00953A71">
              <w:rPr>
                <w:webHidden/>
              </w:rPr>
              <w:fldChar w:fldCharType="separate"/>
            </w:r>
            <w:r w:rsidR="00DB56E8">
              <w:rPr>
                <w:webHidden/>
              </w:rPr>
              <w:t>40</w:t>
            </w:r>
            <w:r w:rsidR="00953A71">
              <w:rPr>
                <w:webHidden/>
              </w:rPr>
              <w:fldChar w:fldCharType="end"/>
            </w:r>
          </w:hyperlink>
        </w:p>
        <w:p w:rsidR="00953A71" w:rsidRDefault="00066E0E">
          <w:pPr>
            <w:pStyle w:val="TOC3"/>
            <w:tabs>
              <w:tab w:val="right" w:leader="dot" w:pos="4310"/>
            </w:tabs>
            <w:rPr>
              <w:noProof/>
              <w:sz w:val="22"/>
            </w:rPr>
          </w:pPr>
          <w:hyperlink w:anchor="_Toc411524597" w:history="1">
            <w:r w:rsidR="00953A71" w:rsidRPr="00F07961">
              <w:rPr>
                <w:rStyle w:val="Hyperlink"/>
                <w:noProof/>
              </w:rPr>
              <w:t>Creator</w:t>
            </w:r>
            <w:r w:rsidR="00953A71">
              <w:rPr>
                <w:noProof/>
                <w:webHidden/>
              </w:rPr>
              <w:tab/>
            </w:r>
            <w:r w:rsidR="00953A71">
              <w:rPr>
                <w:noProof/>
                <w:webHidden/>
              </w:rPr>
              <w:fldChar w:fldCharType="begin"/>
            </w:r>
            <w:r w:rsidR="00953A71">
              <w:rPr>
                <w:noProof/>
                <w:webHidden/>
              </w:rPr>
              <w:instrText xml:space="preserve"> PAGEREF _Toc411524597 \h </w:instrText>
            </w:r>
            <w:r w:rsidR="00953A71">
              <w:rPr>
                <w:noProof/>
                <w:webHidden/>
              </w:rPr>
            </w:r>
            <w:r w:rsidR="00953A71">
              <w:rPr>
                <w:noProof/>
                <w:webHidden/>
              </w:rPr>
              <w:fldChar w:fldCharType="separate"/>
            </w:r>
            <w:r w:rsidR="00DB56E8">
              <w:rPr>
                <w:noProof/>
                <w:webHidden/>
              </w:rPr>
              <w:t>40</w:t>
            </w:r>
            <w:r w:rsidR="00953A71">
              <w:rPr>
                <w:noProof/>
                <w:webHidden/>
              </w:rPr>
              <w:fldChar w:fldCharType="end"/>
            </w:r>
          </w:hyperlink>
        </w:p>
        <w:p w:rsidR="00953A71" w:rsidRDefault="00066E0E">
          <w:pPr>
            <w:pStyle w:val="TOC3"/>
            <w:tabs>
              <w:tab w:val="right" w:leader="dot" w:pos="4310"/>
            </w:tabs>
            <w:rPr>
              <w:noProof/>
              <w:sz w:val="22"/>
            </w:rPr>
          </w:pPr>
          <w:hyperlink w:anchor="_Toc411524598" w:history="1">
            <w:r w:rsidR="00953A71" w:rsidRPr="00F07961">
              <w:rPr>
                <w:rStyle w:val="Hyperlink"/>
                <w:noProof/>
              </w:rPr>
              <w:t>Date of Creation</w:t>
            </w:r>
            <w:r w:rsidR="00953A71">
              <w:rPr>
                <w:noProof/>
                <w:webHidden/>
              </w:rPr>
              <w:tab/>
            </w:r>
            <w:r w:rsidR="00953A71">
              <w:rPr>
                <w:noProof/>
                <w:webHidden/>
              </w:rPr>
              <w:fldChar w:fldCharType="begin"/>
            </w:r>
            <w:r w:rsidR="00953A71">
              <w:rPr>
                <w:noProof/>
                <w:webHidden/>
              </w:rPr>
              <w:instrText xml:space="preserve"> PAGEREF _Toc411524598 \h </w:instrText>
            </w:r>
            <w:r w:rsidR="00953A71">
              <w:rPr>
                <w:noProof/>
                <w:webHidden/>
              </w:rPr>
            </w:r>
            <w:r w:rsidR="00953A71">
              <w:rPr>
                <w:noProof/>
                <w:webHidden/>
              </w:rPr>
              <w:fldChar w:fldCharType="separate"/>
            </w:r>
            <w:r w:rsidR="00DB56E8">
              <w:rPr>
                <w:noProof/>
                <w:webHidden/>
              </w:rPr>
              <w:t>40</w:t>
            </w:r>
            <w:r w:rsidR="00953A71">
              <w:rPr>
                <w:noProof/>
                <w:webHidden/>
              </w:rPr>
              <w:fldChar w:fldCharType="end"/>
            </w:r>
          </w:hyperlink>
        </w:p>
        <w:p w:rsidR="00953A71" w:rsidRDefault="00066E0E">
          <w:pPr>
            <w:pStyle w:val="TOC3"/>
            <w:tabs>
              <w:tab w:val="right" w:leader="dot" w:pos="4310"/>
            </w:tabs>
            <w:rPr>
              <w:noProof/>
              <w:sz w:val="22"/>
            </w:rPr>
          </w:pPr>
          <w:hyperlink w:anchor="_Toc411524599" w:history="1">
            <w:r w:rsidR="00953A71" w:rsidRPr="00F07961">
              <w:rPr>
                <w:rStyle w:val="Hyperlink"/>
                <w:noProof/>
              </w:rPr>
              <w:t>Terms of Use</w:t>
            </w:r>
            <w:r w:rsidR="00953A71">
              <w:rPr>
                <w:noProof/>
                <w:webHidden/>
              </w:rPr>
              <w:tab/>
            </w:r>
            <w:r w:rsidR="00953A71">
              <w:rPr>
                <w:noProof/>
                <w:webHidden/>
              </w:rPr>
              <w:fldChar w:fldCharType="begin"/>
            </w:r>
            <w:r w:rsidR="00953A71">
              <w:rPr>
                <w:noProof/>
                <w:webHidden/>
              </w:rPr>
              <w:instrText xml:space="preserve"> PAGEREF _Toc411524599 \h </w:instrText>
            </w:r>
            <w:r w:rsidR="00953A71">
              <w:rPr>
                <w:noProof/>
                <w:webHidden/>
              </w:rPr>
            </w:r>
            <w:r w:rsidR="00953A71">
              <w:rPr>
                <w:noProof/>
                <w:webHidden/>
              </w:rPr>
              <w:fldChar w:fldCharType="separate"/>
            </w:r>
            <w:r w:rsidR="00DB56E8">
              <w:rPr>
                <w:noProof/>
                <w:webHidden/>
              </w:rPr>
              <w:t>40</w:t>
            </w:r>
            <w:r w:rsidR="00953A71">
              <w:rPr>
                <w:noProof/>
                <w:webHidden/>
              </w:rPr>
              <w:fldChar w:fldCharType="end"/>
            </w:r>
          </w:hyperlink>
        </w:p>
        <w:p w:rsidR="00953A71" w:rsidRDefault="00066E0E">
          <w:pPr>
            <w:pStyle w:val="TOC1"/>
            <w:rPr>
              <w:b w:val="0"/>
              <w:sz w:val="22"/>
            </w:rPr>
          </w:pPr>
          <w:hyperlink w:anchor="_Toc411524600" w:history="1">
            <w:r w:rsidR="00953A71" w:rsidRPr="00F07961">
              <w:rPr>
                <w:rStyle w:val="Hyperlink"/>
              </w:rPr>
              <w:t>Contacts</w:t>
            </w:r>
            <w:r w:rsidR="00953A71">
              <w:rPr>
                <w:webHidden/>
              </w:rPr>
              <w:tab/>
            </w:r>
            <w:r w:rsidR="00953A71">
              <w:rPr>
                <w:webHidden/>
              </w:rPr>
              <w:fldChar w:fldCharType="begin"/>
            </w:r>
            <w:r w:rsidR="00953A71">
              <w:rPr>
                <w:webHidden/>
              </w:rPr>
              <w:instrText xml:space="preserve"> PAGEREF _Toc411524600 \h </w:instrText>
            </w:r>
            <w:r w:rsidR="00953A71">
              <w:rPr>
                <w:webHidden/>
              </w:rPr>
            </w:r>
            <w:r w:rsidR="00953A71">
              <w:rPr>
                <w:webHidden/>
              </w:rPr>
              <w:fldChar w:fldCharType="separate"/>
            </w:r>
            <w:r w:rsidR="00DB56E8">
              <w:rPr>
                <w:webHidden/>
              </w:rPr>
              <w:t>41</w:t>
            </w:r>
            <w:r w:rsidR="00953A71">
              <w:rPr>
                <w:webHidden/>
              </w:rPr>
              <w:fldChar w:fldCharType="end"/>
            </w:r>
          </w:hyperlink>
        </w:p>
        <w:p w:rsidR="00953A71" w:rsidRDefault="00066E0E">
          <w:pPr>
            <w:pStyle w:val="TOC2"/>
            <w:rPr>
              <w:i w:val="0"/>
              <w:sz w:val="22"/>
            </w:rPr>
          </w:pPr>
          <w:hyperlink w:anchor="_Toc411524601" w:history="1">
            <w:r w:rsidR="00953A71" w:rsidRPr="00F07961">
              <w:rPr>
                <w:rStyle w:val="Hyperlink"/>
              </w:rPr>
              <w:t>Template</w:t>
            </w:r>
            <w:r w:rsidR="00953A71">
              <w:rPr>
                <w:webHidden/>
              </w:rPr>
              <w:tab/>
            </w:r>
            <w:r w:rsidR="00953A71">
              <w:rPr>
                <w:webHidden/>
              </w:rPr>
              <w:fldChar w:fldCharType="begin"/>
            </w:r>
            <w:r w:rsidR="00953A71">
              <w:rPr>
                <w:webHidden/>
              </w:rPr>
              <w:instrText xml:space="preserve"> PAGEREF _Toc411524601 \h </w:instrText>
            </w:r>
            <w:r w:rsidR="00953A71">
              <w:rPr>
                <w:webHidden/>
              </w:rPr>
            </w:r>
            <w:r w:rsidR="00953A71">
              <w:rPr>
                <w:webHidden/>
              </w:rPr>
              <w:fldChar w:fldCharType="separate"/>
            </w:r>
            <w:r w:rsidR="00DB56E8">
              <w:rPr>
                <w:webHidden/>
              </w:rPr>
              <w:t>41</w:t>
            </w:r>
            <w:r w:rsidR="00953A71">
              <w:rPr>
                <w:webHidden/>
              </w:rPr>
              <w:fldChar w:fldCharType="end"/>
            </w:r>
          </w:hyperlink>
        </w:p>
        <w:p w:rsidR="00953A71" w:rsidRDefault="00066E0E">
          <w:pPr>
            <w:pStyle w:val="TOC2"/>
            <w:rPr>
              <w:i w:val="0"/>
              <w:sz w:val="22"/>
            </w:rPr>
          </w:pPr>
          <w:hyperlink w:anchor="_Toc411524602" w:history="1">
            <w:r w:rsidR="00953A71" w:rsidRPr="00F07961">
              <w:rPr>
                <w:rStyle w:val="Hyperlink"/>
              </w:rPr>
              <w:t>Sioux Falls</w:t>
            </w:r>
            <w:r w:rsidR="00953A71">
              <w:rPr>
                <w:webHidden/>
              </w:rPr>
              <w:tab/>
            </w:r>
            <w:r w:rsidR="00953A71">
              <w:rPr>
                <w:webHidden/>
              </w:rPr>
              <w:fldChar w:fldCharType="begin"/>
            </w:r>
            <w:r w:rsidR="00953A71">
              <w:rPr>
                <w:webHidden/>
              </w:rPr>
              <w:instrText xml:space="preserve"> PAGEREF _Toc411524602 \h </w:instrText>
            </w:r>
            <w:r w:rsidR="00953A71">
              <w:rPr>
                <w:webHidden/>
              </w:rPr>
            </w:r>
            <w:r w:rsidR="00953A71">
              <w:rPr>
                <w:webHidden/>
              </w:rPr>
              <w:fldChar w:fldCharType="separate"/>
            </w:r>
            <w:r w:rsidR="00DB56E8">
              <w:rPr>
                <w:webHidden/>
              </w:rPr>
              <w:t>41</w:t>
            </w:r>
            <w:r w:rsidR="00953A71">
              <w:rPr>
                <w:webHidden/>
              </w:rPr>
              <w:fldChar w:fldCharType="end"/>
            </w:r>
          </w:hyperlink>
        </w:p>
        <w:p w:rsidR="00953A71" w:rsidRDefault="00066E0E">
          <w:pPr>
            <w:pStyle w:val="TOC3"/>
            <w:tabs>
              <w:tab w:val="right" w:leader="dot" w:pos="4310"/>
            </w:tabs>
            <w:rPr>
              <w:noProof/>
              <w:sz w:val="22"/>
            </w:rPr>
          </w:pPr>
          <w:hyperlink w:anchor="_Toc411524603" w:history="1">
            <w:r w:rsidR="00953A71" w:rsidRPr="00F07961">
              <w:rPr>
                <w:rStyle w:val="Hyperlink"/>
                <w:noProof/>
              </w:rPr>
              <w:t>Dragons Den</w:t>
            </w:r>
            <w:r w:rsidR="00953A71">
              <w:rPr>
                <w:noProof/>
                <w:webHidden/>
              </w:rPr>
              <w:tab/>
            </w:r>
            <w:r w:rsidR="00953A71">
              <w:rPr>
                <w:noProof/>
                <w:webHidden/>
              </w:rPr>
              <w:fldChar w:fldCharType="begin"/>
            </w:r>
            <w:r w:rsidR="00953A71">
              <w:rPr>
                <w:noProof/>
                <w:webHidden/>
              </w:rPr>
              <w:instrText xml:space="preserve"> PAGEREF _Toc411524603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04" w:history="1">
            <w:r w:rsidR="00953A71" w:rsidRPr="00F07961">
              <w:rPr>
                <w:rStyle w:val="Hyperlink"/>
                <w:noProof/>
              </w:rPr>
              <w:t>Rainbow Sports Cards  and Comic Books</w:t>
            </w:r>
            <w:r w:rsidR="00953A71">
              <w:rPr>
                <w:noProof/>
                <w:webHidden/>
              </w:rPr>
              <w:tab/>
            </w:r>
            <w:r w:rsidR="00953A71">
              <w:rPr>
                <w:noProof/>
                <w:webHidden/>
              </w:rPr>
              <w:fldChar w:fldCharType="begin"/>
            </w:r>
            <w:r w:rsidR="00953A71">
              <w:rPr>
                <w:noProof/>
                <w:webHidden/>
              </w:rPr>
              <w:instrText xml:space="preserve"> PAGEREF _Toc411524604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05" w:history="1">
            <w:r w:rsidR="00953A71" w:rsidRPr="00F07961">
              <w:rPr>
                <w:rStyle w:val="Hyperlink"/>
                <w:noProof/>
              </w:rPr>
              <w:t>Hobby Town</w:t>
            </w:r>
            <w:r w:rsidR="00953A71">
              <w:rPr>
                <w:noProof/>
                <w:webHidden/>
              </w:rPr>
              <w:tab/>
            </w:r>
            <w:r w:rsidR="00953A71">
              <w:rPr>
                <w:noProof/>
                <w:webHidden/>
              </w:rPr>
              <w:fldChar w:fldCharType="begin"/>
            </w:r>
            <w:r w:rsidR="00953A71">
              <w:rPr>
                <w:noProof/>
                <w:webHidden/>
              </w:rPr>
              <w:instrText xml:space="preserve"> PAGEREF _Toc411524605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06" w:history="1">
            <w:r w:rsidR="00953A71" w:rsidRPr="00F07961">
              <w:rPr>
                <w:rStyle w:val="Hyperlink"/>
                <w:noProof/>
              </w:rPr>
              <w:t>Last Stop CD Shop</w:t>
            </w:r>
            <w:r w:rsidR="00953A71">
              <w:rPr>
                <w:noProof/>
                <w:webHidden/>
              </w:rPr>
              <w:tab/>
            </w:r>
            <w:r w:rsidR="00953A71">
              <w:rPr>
                <w:noProof/>
                <w:webHidden/>
              </w:rPr>
              <w:fldChar w:fldCharType="begin"/>
            </w:r>
            <w:r w:rsidR="00953A71">
              <w:rPr>
                <w:noProof/>
                <w:webHidden/>
              </w:rPr>
              <w:instrText xml:space="preserve"> PAGEREF _Toc411524606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07" w:history="1">
            <w:r w:rsidR="00953A71" w:rsidRPr="00F07961">
              <w:rPr>
                <w:rStyle w:val="Hyperlink"/>
                <w:noProof/>
              </w:rPr>
              <w:t>Gamestop  (Charity Raffle??)</w:t>
            </w:r>
            <w:r w:rsidR="00953A71">
              <w:rPr>
                <w:noProof/>
                <w:webHidden/>
              </w:rPr>
              <w:tab/>
            </w:r>
            <w:r w:rsidR="00953A71">
              <w:rPr>
                <w:noProof/>
                <w:webHidden/>
              </w:rPr>
              <w:fldChar w:fldCharType="begin"/>
            </w:r>
            <w:r w:rsidR="00953A71">
              <w:rPr>
                <w:noProof/>
                <w:webHidden/>
              </w:rPr>
              <w:instrText xml:space="preserve"> PAGEREF _Toc411524607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08" w:history="1">
            <w:r w:rsidR="00953A71" w:rsidRPr="00F07961">
              <w:rPr>
                <w:rStyle w:val="Hyperlink"/>
                <w:noProof/>
              </w:rPr>
              <w:t>Universal Bits &amp; Games  (Charity Raffle)</w:t>
            </w:r>
            <w:r w:rsidR="00953A71">
              <w:rPr>
                <w:noProof/>
                <w:webHidden/>
              </w:rPr>
              <w:tab/>
            </w:r>
            <w:r w:rsidR="00953A71">
              <w:rPr>
                <w:noProof/>
                <w:webHidden/>
              </w:rPr>
              <w:fldChar w:fldCharType="begin"/>
            </w:r>
            <w:r w:rsidR="00953A71">
              <w:rPr>
                <w:noProof/>
                <w:webHidden/>
              </w:rPr>
              <w:instrText xml:space="preserve"> PAGEREF _Toc411524608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09" w:history="1">
            <w:r w:rsidR="00953A71" w:rsidRPr="00F07961">
              <w:rPr>
                <w:rStyle w:val="Hyperlink"/>
                <w:noProof/>
              </w:rPr>
              <w:t>Galaxy Gaming</w:t>
            </w:r>
            <w:r w:rsidR="00953A71">
              <w:rPr>
                <w:noProof/>
                <w:webHidden/>
              </w:rPr>
              <w:tab/>
            </w:r>
            <w:r w:rsidR="00953A71">
              <w:rPr>
                <w:noProof/>
                <w:webHidden/>
              </w:rPr>
              <w:fldChar w:fldCharType="begin"/>
            </w:r>
            <w:r w:rsidR="00953A71">
              <w:rPr>
                <w:noProof/>
                <w:webHidden/>
              </w:rPr>
              <w:instrText xml:space="preserve"> PAGEREF _Toc411524609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2"/>
            <w:rPr>
              <w:i w:val="0"/>
              <w:sz w:val="22"/>
            </w:rPr>
          </w:pPr>
          <w:hyperlink w:anchor="_Toc411524610" w:history="1">
            <w:r w:rsidR="00953A71" w:rsidRPr="00F07961">
              <w:rPr>
                <w:rStyle w:val="Hyperlink"/>
              </w:rPr>
              <w:t>Brookings</w:t>
            </w:r>
            <w:r w:rsidR="00953A71">
              <w:rPr>
                <w:webHidden/>
              </w:rPr>
              <w:tab/>
            </w:r>
            <w:r w:rsidR="00953A71">
              <w:rPr>
                <w:webHidden/>
              </w:rPr>
              <w:fldChar w:fldCharType="begin"/>
            </w:r>
            <w:r w:rsidR="00953A71">
              <w:rPr>
                <w:webHidden/>
              </w:rPr>
              <w:instrText xml:space="preserve"> PAGEREF _Toc411524610 \h </w:instrText>
            </w:r>
            <w:r w:rsidR="00953A71">
              <w:rPr>
                <w:webHidden/>
              </w:rPr>
            </w:r>
            <w:r w:rsidR="00953A71">
              <w:rPr>
                <w:webHidden/>
              </w:rPr>
              <w:fldChar w:fldCharType="separate"/>
            </w:r>
            <w:r w:rsidR="00DB56E8">
              <w:rPr>
                <w:webHidden/>
              </w:rPr>
              <w:t>41</w:t>
            </w:r>
            <w:r w:rsidR="00953A71">
              <w:rPr>
                <w:webHidden/>
              </w:rPr>
              <w:fldChar w:fldCharType="end"/>
            </w:r>
          </w:hyperlink>
        </w:p>
        <w:p w:rsidR="00953A71" w:rsidRDefault="00066E0E">
          <w:pPr>
            <w:pStyle w:val="TOC3"/>
            <w:tabs>
              <w:tab w:val="right" w:leader="dot" w:pos="4310"/>
            </w:tabs>
            <w:rPr>
              <w:noProof/>
              <w:sz w:val="22"/>
            </w:rPr>
          </w:pPr>
          <w:hyperlink w:anchor="_Toc411524611" w:history="1">
            <w:r w:rsidR="00953A71" w:rsidRPr="00F07961">
              <w:rPr>
                <w:rStyle w:val="Hyperlink"/>
                <w:noProof/>
              </w:rPr>
              <w:t>Brost’s (Game store)</w:t>
            </w:r>
            <w:r w:rsidR="00953A71">
              <w:rPr>
                <w:noProof/>
                <w:webHidden/>
              </w:rPr>
              <w:tab/>
            </w:r>
            <w:r w:rsidR="00953A71">
              <w:rPr>
                <w:noProof/>
                <w:webHidden/>
              </w:rPr>
              <w:fldChar w:fldCharType="begin"/>
            </w:r>
            <w:r w:rsidR="00953A71">
              <w:rPr>
                <w:noProof/>
                <w:webHidden/>
              </w:rPr>
              <w:instrText xml:space="preserve"> PAGEREF _Toc411524611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2"/>
            <w:rPr>
              <w:i w:val="0"/>
              <w:sz w:val="22"/>
            </w:rPr>
          </w:pPr>
          <w:hyperlink w:anchor="_Toc411524612" w:history="1">
            <w:r w:rsidR="00953A71" w:rsidRPr="00F07961">
              <w:rPr>
                <w:rStyle w:val="Hyperlink"/>
              </w:rPr>
              <w:t>GameStop</w:t>
            </w:r>
            <w:r w:rsidR="00953A71">
              <w:rPr>
                <w:webHidden/>
              </w:rPr>
              <w:tab/>
            </w:r>
            <w:r w:rsidR="00953A71">
              <w:rPr>
                <w:webHidden/>
              </w:rPr>
              <w:fldChar w:fldCharType="begin"/>
            </w:r>
            <w:r w:rsidR="00953A71">
              <w:rPr>
                <w:webHidden/>
              </w:rPr>
              <w:instrText xml:space="preserve"> PAGEREF _Toc411524612 \h </w:instrText>
            </w:r>
            <w:r w:rsidR="00953A71">
              <w:rPr>
                <w:webHidden/>
              </w:rPr>
            </w:r>
            <w:r w:rsidR="00953A71">
              <w:rPr>
                <w:webHidden/>
              </w:rPr>
              <w:fldChar w:fldCharType="separate"/>
            </w:r>
            <w:r w:rsidR="00DB56E8">
              <w:rPr>
                <w:webHidden/>
              </w:rPr>
              <w:t>41</w:t>
            </w:r>
            <w:r w:rsidR="00953A71">
              <w:rPr>
                <w:webHidden/>
              </w:rPr>
              <w:fldChar w:fldCharType="end"/>
            </w:r>
          </w:hyperlink>
        </w:p>
        <w:p w:rsidR="00953A71" w:rsidRDefault="00066E0E">
          <w:pPr>
            <w:pStyle w:val="TOC2"/>
            <w:rPr>
              <w:i w:val="0"/>
              <w:sz w:val="22"/>
            </w:rPr>
          </w:pPr>
          <w:hyperlink w:anchor="_Toc411524613" w:history="1">
            <w:r w:rsidR="00953A71" w:rsidRPr="00F07961">
              <w:rPr>
                <w:rStyle w:val="Hyperlink"/>
              </w:rPr>
              <w:t>Outside o.o</w:t>
            </w:r>
            <w:r w:rsidR="00953A71">
              <w:rPr>
                <w:webHidden/>
              </w:rPr>
              <w:tab/>
            </w:r>
            <w:r w:rsidR="00953A71">
              <w:rPr>
                <w:webHidden/>
              </w:rPr>
              <w:fldChar w:fldCharType="begin"/>
            </w:r>
            <w:r w:rsidR="00953A71">
              <w:rPr>
                <w:webHidden/>
              </w:rPr>
              <w:instrText xml:space="preserve"> PAGEREF _Toc411524613 \h </w:instrText>
            </w:r>
            <w:r w:rsidR="00953A71">
              <w:rPr>
                <w:webHidden/>
              </w:rPr>
            </w:r>
            <w:r w:rsidR="00953A71">
              <w:rPr>
                <w:webHidden/>
              </w:rPr>
              <w:fldChar w:fldCharType="separate"/>
            </w:r>
            <w:r w:rsidR="00DB56E8">
              <w:rPr>
                <w:webHidden/>
              </w:rPr>
              <w:t>41</w:t>
            </w:r>
            <w:r w:rsidR="00953A71">
              <w:rPr>
                <w:webHidden/>
              </w:rPr>
              <w:fldChar w:fldCharType="end"/>
            </w:r>
          </w:hyperlink>
        </w:p>
        <w:p w:rsidR="00953A71" w:rsidRDefault="00066E0E">
          <w:pPr>
            <w:pStyle w:val="TOC3"/>
            <w:tabs>
              <w:tab w:val="right" w:leader="dot" w:pos="4310"/>
            </w:tabs>
            <w:rPr>
              <w:noProof/>
              <w:sz w:val="22"/>
            </w:rPr>
          </w:pPr>
          <w:hyperlink w:anchor="_Toc411524614" w:history="1">
            <w:r w:rsidR="00953A71" w:rsidRPr="00F07961">
              <w:rPr>
                <w:rStyle w:val="Hyperlink"/>
                <w:noProof/>
              </w:rPr>
              <w:t>Reaper Minis</w:t>
            </w:r>
            <w:r w:rsidR="00953A71">
              <w:rPr>
                <w:noProof/>
                <w:webHidden/>
              </w:rPr>
              <w:tab/>
            </w:r>
            <w:r w:rsidR="00953A71">
              <w:rPr>
                <w:noProof/>
                <w:webHidden/>
              </w:rPr>
              <w:fldChar w:fldCharType="begin"/>
            </w:r>
            <w:r w:rsidR="00953A71">
              <w:rPr>
                <w:noProof/>
                <w:webHidden/>
              </w:rPr>
              <w:instrText xml:space="preserve"> PAGEREF _Toc411524614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15" w:history="1">
            <w:r w:rsidR="00953A71" w:rsidRPr="00F07961">
              <w:rPr>
                <w:rStyle w:val="Hyperlink"/>
                <w:noProof/>
              </w:rPr>
              <w:t>Rightstuf! :D:D:D:D (dis fur sure; full page trade for charity raffle items)</w:t>
            </w:r>
            <w:r w:rsidR="00953A71">
              <w:rPr>
                <w:noProof/>
                <w:webHidden/>
              </w:rPr>
              <w:tab/>
            </w:r>
            <w:r w:rsidR="00953A71">
              <w:rPr>
                <w:noProof/>
                <w:webHidden/>
              </w:rPr>
              <w:fldChar w:fldCharType="begin"/>
            </w:r>
            <w:r w:rsidR="00953A71">
              <w:rPr>
                <w:noProof/>
                <w:webHidden/>
              </w:rPr>
              <w:instrText xml:space="preserve"> PAGEREF _Toc411524615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16" w:history="1">
            <w:r w:rsidR="00953A71" w:rsidRPr="00F07961">
              <w:rPr>
                <w:rStyle w:val="Hyperlink"/>
                <w:noProof/>
              </w:rPr>
              <w:t>Six Stones</w:t>
            </w:r>
            <w:r w:rsidR="00953A71">
              <w:rPr>
                <w:noProof/>
                <w:webHidden/>
              </w:rPr>
              <w:tab/>
            </w:r>
            <w:r w:rsidR="00953A71">
              <w:rPr>
                <w:noProof/>
                <w:webHidden/>
              </w:rPr>
              <w:fldChar w:fldCharType="begin"/>
            </w:r>
            <w:r w:rsidR="00953A71">
              <w:rPr>
                <w:noProof/>
                <w:webHidden/>
              </w:rPr>
              <w:instrText xml:space="preserve"> PAGEREF _Toc411524616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3"/>
            <w:tabs>
              <w:tab w:val="right" w:leader="dot" w:pos="4310"/>
            </w:tabs>
            <w:rPr>
              <w:noProof/>
              <w:sz w:val="22"/>
            </w:rPr>
          </w:pPr>
          <w:hyperlink w:anchor="_Toc411524617" w:history="1">
            <w:r w:rsidR="00953A71" w:rsidRPr="00F07961">
              <w:rPr>
                <w:rStyle w:val="Hyperlink"/>
                <w:noProof/>
              </w:rPr>
              <w:t>http://www.sixstones.com/</w:t>
            </w:r>
            <w:r w:rsidR="00953A71">
              <w:rPr>
                <w:noProof/>
                <w:webHidden/>
              </w:rPr>
              <w:tab/>
            </w:r>
            <w:r w:rsidR="00953A71">
              <w:rPr>
                <w:noProof/>
                <w:webHidden/>
              </w:rPr>
              <w:fldChar w:fldCharType="begin"/>
            </w:r>
            <w:r w:rsidR="00953A71">
              <w:rPr>
                <w:noProof/>
                <w:webHidden/>
              </w:rPr>
              <w:instrText xml:space="preserve"> PAGEREF _Toc411524617 \h </w:instrText>
            </w:r>
            <w:r w:rsidR="00953A71">
              <w:rPr>
                <w:noProof/>
                <w:webHidden/>
              </w:rPr>
            </w:r>
            <w:r w:rsidR="00953A71">
              <w:rPr>
                <w:noProof/>
                <w:webHidden/>
              </w:rPr>
              <w:fldChar w:fldCharType="separate"/>
            </w:r>
            <w:r w:rsidR="00DB56E8">
              <w:rPr>
                <w:noProof/>
                <w:webHidden/>
              </w:rPr>
              <w:t>41</w:t>
            </w:r>
            <w:r w:rsidR="00953A71">
              <w:rPr>
                <w:noProof/>
                <w:webHidden/>
              </w:rPr>
              <w:fldChar w:fldCharType="end"/>
            </w:r>
          </w:hyperlink>
        </w:p>
        <w:p w:rsidR="00953A71" w:rsidRDefault="00066E0E">
          <w:pPr>
            <w:pStyle w:val="TOC2"/>
            <w:rPr>
              <w:i w:val="0"/>
              <w:sz w:val="22"/>
            </w:rPr>
          </w:pPr>
          <w:hyperlink w:anchor="_Toc411524618" w:history="1">
            <w:r w:rsidR="00953A71" w:rsidRPr="00F07961">
              <w:rPr>
                <w:rStyle w:val="Hyperlink"/>
              </w:rPr>
              <w:t>Madison</w:t>
            </w:r>
            <w:r w:rsidR="00953A71">
              <w:rPr>
                <w:webHidden/>
              </w:rPr>
              <w:tab/>
            </w:r>
            <w:r w:rsidR="00953A71">
              <w:rPr>
                <w:webHidden/>
              </w:rPr>
              <w:fldChar w:fldCharType="begin"/>
            </w:r>
            <w:r w:rsidR="00953A71">
              <w:rPr>
                <w:webHidden/>
              </w:rPr>
              <w:instrText xml:space="preserve"> PAGEREF _Toc411524618 \h </w:instrText>
            </w:r>
            <w:r w:rsidR="00953A71">
              <w:rPr>
                <w:webHidden/>
              </w:rPr>
            </w:r>
            <w:r w:rsidR="00953A71">
              <w:rPr>
                <w:webHidden/>
              </w:rPr>
              <w:fldChar w:fldCharType="separate"/>
            </w:r>
            <w:r w:rsidR="00DB56E8">
              <w:rPr>
                <w:webHidden/>
              </w:rPr>
              <w:t>42</w:t>
            </w:r>
            <w:r w:rsidR="00953A71">
              <w:rPr>
                <w:webHidden/>
              </w:rPr>
              <w:fldChar w:fldCharType="end"/>
            </w:r>
          </w:hyperlink>
        </w:p>
        <w:p w:rsidR="00953A71" w:rsidRDefault="00066E0E">
          <w:pPr>
            <w:pStyle w:val="TOC3"/>
            <w:tabs>
              <w:tab w:val="right" w:leader="dot" w:pos="4310"/>
            </w:tabs>
            <w:rPr>
              <w:noProof/>
              <w:sz w:val="22"/>
            </w:rPr>
          </w:pPr>
          <w:hyperlink w:anchor="_Toc411524619" w:history="1">
            <w:r w:rsidR="00953A71" w:rsidRPr="00F07961">
              <w:rPr>
                <w:rStyle w:val="Hyperlink"/>
                <w:noProof/>
              </w:rPr>
              <w:t>Diary Queen</w:t>
            </w:r>
            <w:r w:rsidR="00953A71">
              <w:rPr>
                <w:noProof/>
                <w:webHidden/>
              </w:rPr>
              <w:tab/>
            </w:r>
            <w:r w:rsidR="00953A71">
              <w:rPr>
                <w:noProof/>
                <w:webHidden/>
              </w:rPr>
              <w:fldChar w:fldCharType="begin"/>
            </w:r>
            <w:r w:rsidR="00953A71">
              <w:rPr>
                <w:noProof/>
                <w:webHidden/>
              </w:rPr>
              <w:instrText xml:space="preserve"> PAGEREF _Toc411524619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3"/>
            <w:tabs>
              <w:tab w:val="right" w:leader="dot" w:pos="4310"/>
            </w:tabs>
            <w:rPr>
              <w:noProof/>
              <w:sz w:val="22"/>
            </w:rPr>
          </w:pPr>
          <w:hyperlink w:anchor="_Toc411524620" w:history="1">
            <w:r w:rsidR="00953A71" w:rsidRPr="00F07961">
              <w:rPr>
                <w:rStyle w:val="Hyperlink"/>
                <w:noProof/>
              </w:rPr>
              <w:t>Sunshine?</w:t>
            </w:r>
            <w:r w:rsidR="00953A71">
              <w:rPr>
                <w:noProof/>
                <w:webHidden/>
              </w:rPr>
              <w:tab/>
            </w:r>
            <w:r w:rsidR="00953A71">
              <w:rPr>
                <w:noProof/>
                <w:webHidden/>
              </w:rPr>
              <w:fldChar w:fldCharType="begin"/>
            </w:r>
            <w:r w:rsidR="00953A71">
              <w:rPr>
                <w:noProof/>
                <w:webHidden/>
              </w:rPr>
              <w:instrText xml:space="preserve"> PAGEREF _Toc411524620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3"/>
            <w:tabs>
              <w:tab w:val="right" w:leader="dot" w:pos="4310"/>
            </w:tabs>
            <w:rPr>
              <w:noProof/>
              <w:sz w:val="22"/>
            </w:rPr>
          </w:pPr>
          <w:hyperlink w:anchor="_Toc411524621" w:history="1">
            <w:r w:rsidR="00953A71" w:rsidRPr="00F07961">
              <w:rPr>
                <w:rStyle w:val="Hyperlink"/>
                <w:noProof/>
              </w:rPr>
              <w:t>Shopko</w:t>
            </w:r>
            <w:r w:rsidR="00953A71">
              <w:rPr>
                <w:noProof/>
                <w:webHidden/>
              </w:rPr>
              <w:tab/>
            </w:r>
            <w:r w:rsidR="00953A71">
              <w:rPr>
                <w:noProof/>
                <w:webHidden/>
              </w:rPr>
              <w:fldChar w:fldCharType="begin"/>
            </w:r>
            <w:r w:rsidR="00953A71">
              <w:rPr>
                <w:noProof/>
                <w:webHidden/>
              </w:rPr>
              <w:instrText xml:space="preserve"> PAGEREF _Toc411524621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3"/>
            <w:tabs>
              <w:tab w:val="right" w:leader="dot" w:pos="4310"/>
            </w:tabs>
            <w:rPr>
              <w:noProof/>
              <w:sz w:val="22"/>
            </w:rPr>
          </w:pPr>
          <w:hyperlink w:anchor="_Toc411524622" w:history="1">
            <w:r w:rsidR="00953A71" w:rsidRPr="00F07961">
              <w:rPr>
                <w:rStyle w:val="Hyperlink"/>
                <w:noProof/>
              </w:rPr>
              <w:t>McD?</w:t>
            </w:r>
            <w:r w:rsidR="00953A71">
              <w:rPr>
                <w:noProof/>
                <w:webHidden/>
              </w:rPr>
              <w:tab/>
            </w:r>
            <w:r w:rsidR="00953A71">
              <w:rPr>
                <w:noProof/>
                <w:webHidden/>
              </w:rPr>
              <w:fldChar w:fldCharType="begin"/>
            </w:r>
            <w:r w:rsidR="00953A71">
              <w:rPr>
                <w:noProof/>
                <w:webHidden/>
              </w:rPr>
              <w:instrText xml:space="preserve"> PAGEREF _Toc411524622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3"/>
            <w:tabs>
              <w:tab w:val="right" w:leader="dot" w:pos="4310"/>
            </w:tabs>
            <w:rPr>
              <w:noProof/>
              <w:sz w:val="22"/>
            </w:rPr>
          </w:pPr>
          <w:hyperlink w:anchor="_Toc411524623" w:history="1">
            <w:r w:rsidR="00953A71" w:rsidRPr="00F07961">
              <w:rPr>
                <w:rStyle w:val="Hyperlink"/>
                <w:noProof/>
              </w:rPr>
              <w:t>Lazor Tag :D</w:t>
            </w:r>
            <w:r w:rsidR="00953A71">
              <w:rPr>
                <w:noProof/>
                <w:webHidden/>
              </w:rPr>
              <w:tab/>
            </w:r>
            <w:r w:rsidR="00953A71">
              <w:rPr>
                <w:noProof/>
                <w:webHidden/>
              </w:rPr>
              <w:fldChar w:fldCharType="begin"/>
            </w:r>
            <w:r w:rsidR="00953A71">
              <w:rPr>
                <w:noProof/>
                <w:webHidden/>
              </w:rPr>
              <w:instrText xml:space="preserve"> PAGEREF _Toc411524623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3"/>
            <w:tabs>
              <w:tab w:val="right" w:leader="dot" w:pos="4310"/>
            </w:tabs>
            <w:rPr>
              <w:noProof/>
              <w:sz w:val="22"/>
            </w:rPr>
          </w:pPr>
          <w:hyperlink w:anchor="_Toc411524624" w:history="1">
            <w:r w:rsidR="00953A71" w:rsidRPr="00F07961">
              <w:rPr>
                <w:rStyle w:val="Hyperlink"/>
                <w:noProof/>
              </w:rPr>
              <w:t>LOOPYS</w:t>
            </w:r>
            <w:r w:rsidR="00953A71">
              <w:rPr>
                <w:noProof/>
                <w:webHidden/>
              </w:rPr>
              <w:tab/>
            </w:r>
            <w:r w:rsidR="00953A71">
              <w:rPr>
                <w:noProof/>
                <w:webHidden/>
              </w:rPr>
              <w:fldChar w:fldCharType="begin"/>
            </w:r>
            <w:r w:rsidR="00953A71">
              <w:rPr>
                <w:noProof/>
                <w:webHidden/>
              </w:rPr>
              <w:instrText xml:space="preserve"> PAGEREF _Toc411524624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2"/>
            <w:rPr>
              <w:i w:val="0"/>
              <w:sz w:val="22"/>
            </w:rPr>
          </w:pPr>
          <w:hyperlink w:anchor="_Toc411524625" w:history="1">
            <w:r w:rsidR="00953A71" w:rsidRPr="00F07961">
              <w:rPr>
                <w:rStyle w:val="Hyperlink"/>
              </w:rPr>
              <w:t>Hotel Information</w:t>
            </w:r>
            <w:r w:rsidR="00953A71">
              <w:rPr>
                <w:webHidden/>
              </w:rPr>
              <w:tab/>
            </w:r>
            <w:r w:rsidR="00953A71">
              <w:rPr>
                <w:webHidden/>
              </w:rPr>
              <w:fldChar w:fldCharType="begin"/>
            </w:r>
            <w:r w:rsidR="00953A71">
              <w:rPr>
                <w:webHidden/>
              </w:rPr>
              <w:instrText xml:space="preserve"> PAGEREF _Toc411524625 \h </w:instrText>
            </w:r>
            <w:r w:rsidR="00953A71">
              <w:rPr>
                <w:webHidden/>
              </w:rPr>
            </w:r>
            <w:r w:rsidR="00953A71">
              <w:rPr>
                <w:webHidden/>
              </w:rPr>
              <w:fldChar w:fldCharType="separate"/>
            </w:r>
            <w:r w:rsidR="00DB56E8">
              <w:rPr>
                <w:webHidden/>
              </w:rPr>
              <w:t>42</w:t>
            </w:r>
            <w:r w:rsidR="00953A71">
              <w:rPr>
                <w:webHidden/>
              </w:rPr>
              <w:fldChar w:fldCharType="end"/>
            </w:r>
          </w:hyperlink>
        </w:p>
        <w:p w:rsidR="00953A71" w:rsidRDefault="00066E0E">
          <w:pPr>
            <w:pStyle w:val="TOC3"/>
            <w:tabs>
              <w:tab w:val="right" w:leader="dot" w:pos="4310"/>
            </w:tabs>
            <w:rPr>
              <w:noProof/>
              <w:sz w:val="22"/>
            </w:rPr>
          </w:pPr>
          <w:hyperlink w:anchor="_Toc411524626" w:history="1">
            <w:r w:rsidR="00953A71" w:rsidRPr="00F07961">
              <w:rPr>
                <w:rStyle w:val="Hyperlink"/>
                <w:noProof/>
              </w:rPr>
              <w:t>Super 8 Madison</w:t>
            </w:r>
            <w:r w:rsidR="00953A71">
              <w:rPr>
                <w:noProof/>
                <w:webHidden/>
              </w:rPr>
              <w:tab/>
            </w:r>
            <w:r w:rsidR="00953A71">
              <w:rPr>
                <w:noProof/>
                <w:webHidden/>
              </w:rPr>
              <w:fldChar w:fldCharType="begin"/>
            </w:r>
            <w:r w:rsidR="00953A71">
              <w:rPr>
                <w:noProof/>
                <w:webHidden/>
              </w:rPr>
              <w:instrText xml:space="preserve"> PAGEREF _Toc411524626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3"/>
            <w:tabs>
              <w:tab w:val="right" w:leader="dot" w:pos="4310"/>
            </w:tabs>
            <w:rPr>
              <w:noProof/>
              <w:sz w:val="22"/>
            </w:rPr>
          </w:pPr>
          <w:hyperlink w:anchor="_Toc411524627" w:history="1">
            <w:r w:rsidR="00953A71" w:rsidRPr="00F07961">
              <w:rPr>
                <w:rStyle w:val="Hyperlink"/>
                <w:noProof/>
              </w:rPr>
              <w:t>AmericInn Lodge &amp; Suites</w:t>
            </w:r>
            <w:r w:rsidR="00953A71">
              <w:rPr>
                <w:noProof/>
                <w:webHidden/>
              </w:rPr>
              <w:tab/>
            </w:r>
            <w:r w:rsidR="00953A71">
              <w:rPr>
                <w:noProof/>
                <w:webHidden/>
              </w:rPr>
              <w:fldChar w:fldCharType="begin"/>
            </w:r>
            <w:r w:rsidR="00953A71">
              <w:rPr>
                <w:noProof/>
                <w:webHidden/>
              </w:rPr>
              <w:instrText xml:space="preserve"> PAGEREF _Toc411524627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3"/>
            <w:tabs>
              <w:tab w:val="right" w:leader="dot" w:pos="4310"/>
            </w:tabs>
            <w:rPr>
              <w:noProof/>
              <w:sz w:val="22"/>
            </w:rPr>
          </w:pPr>
          <w:hyperlink w:anchor="_Toc411524628" w:history="1">
            <w:r w:rsidR="00953A71" w:rsidRPr="00F07961">
              <w:rPr>
                <w:rStyle w:val="Hyperlink"/>
                <w:noProof/>
              </w:rPr>
              <w:t>Lakes Lodge</w:t>
            </w:r>
            <w:r w:rsidR="00953A71">
              <w:rPr>
                <w:noProof/>
                <w:webHidden/>
              </w:rPr>
              <w:tab/>
            </w:r>
            <w:r w:rsidR="00953A71">
              <w:rPr>
                <w:noProof/>
                <w:webHidden/>
              </w:rPr>
              <w:fldChar w:fldCharType="begin"/>
            </w:r>
            <w:r w:rsidR="00953A71">
              <w:rPr>
                <w:noProof/>
                <w:webHidden/>
              </w:rPr>
              <w:instrText xml:space="preserve"> PAGEREF _Toc411524628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3"/>
            <w:tabs>
              <w:tab w:val="right" w:leader="dot" w:pos="4310"/>
            </w:tabs>
            <w:rPr>
              <w:noProof/>
              <w:sz w:val="22"/>
            </w:rPr>
          </w:pPr>
          <w:hyperlink w:anchor="_Toc411524629" w:history="1">
            <w:r w:rsidR="00953A71" w:rsidRPr="00F07961">
              <w:rPr>
                <w:rStyle w:val="Hyperlink"/>
                <w:noProof/>
              </w:rPr>
              <w:t>Camp Lakodia?</w:t>
            </w:r>
            <w:r w:rsidR="00953A71">
              <w:rPr>
                <w:noProof/>
                <w:webHidden/>
              </w:rPr>
              <w:tab/>
            </w:r>
            <w:r w:rsidR="00953A71">
              <w:rPr>
                <w:noProof/>
                <w:webHidden/>
              </w:rPr>
              <w:fldChar w:fldCharType="begin"/>
            </w:r>
            <w:r w:rsidR="00953A71">
              <w:rPr>
                <w:noProof/>
                <w:webHidden/>
              </w:rPr>
              <w:instrText xml:space="preserve"> PAGEREF _Toc411524629 \h </w:instrText>
            </w:r>
            <w:r w:rsidR="00953A71">
              <w:rPr>
                <w:noProof/>
                <w:webHidden/>
              </w:rPr>
            </w:r>
            <w:r w:rsidR="00953A71">
              <w:rPr>
                <w:noProof/>
                <w:webHidden/>
              </w:rPr>
              <w:fldChar w:fldCharType="separate"/>
            </w:r>
            <w:r w:rsidR="00DB56E8">
              <w:rPr>
                <w:noProof/>
                <w:webHidden/>
              </w:rPr>
              <w:t>42</w:t>
            </w:r>
            <w:r w:rsidR="00953A71">
              <w:rPr>
                <w:noProof/>
                <w:webHidden/>
              </w:rPr>
              <w:fldChar w:fldCharType="end"/>
            </w:r>
          </w:hyperlink>
        </w:p>
        <w:p w:rsidR="00953A71" w:rsidRDefault="00066E0E">
          <w:pPr>
            <w:pStyle w:val="TOC1"/>
            <w:rPr>
              <w:b w:val="0"/>
              <w:sz w:val="22"/>
            </w:rPr>
          </w:pPr>
          <w:hyperlink w:anchor="_Toc411524630" w:history="1">
            <w:r w:rsidR="00953A71" w:rsidRPr="00F07961">
              <w:rPr>
                <w:rStyle w:val="Hyperlink"/>
              </w:rPr>
              <w:t>SVN</w:t>
            </w:r>
            <w:r w:rsidR="00953A71">
              <w:rPr>
                <w:webHidden/>
              </w:rPr>
              <w:tab/>
            </w:r>
            <w:r w:rsidR="00953A71">
              <w:rPr>
                <w:webHidden/>
              </w:rPr>
              <w:fldChar w:fldCharType="begin"/>
            </w:r>
            <w:r w:rsidR="00953A71">
              <w:rPr>
                <w:webHidden/>
              </w:rPr>
              <w:instrText xml:space="preserve"> PAGEREF _Toc411524630 \h </w:instrText>
            </w:r>
            <w:r w:rsidR="00953A71">
              <w:rPr>
                <w:webHidden/>
              </w:rPr>
            </w:r>
            <w:r w:rsidR="00953A71">
              <w:rPr>
                <w:webHidden/>
              </w:rPr>
              <w:fldChar w:fldCharType="separate"/>
            </w:r>
            <w:r w:rsidR="00DB56E8">
              <w:rPr>
                <w:webHidden/>
              </w:rPr>
              <w:t>43</w:t>
            </w:r>
            <w:r w:rsidR="00953A71">
              <w:rPr>
                <w:webHidden/>
              </w:rPr>
              <w:fldChar w:fldCharType="end"/>
            </w:r>
          </w:hyperlink>
        </w:p>
        <w:p w:rsidR="00953A71" w:rsidRDefault="00066E0E">
          <w:pPr>
            <w:pStyle w:val="TOC2"/>
            <w:rPr>
              <w:i w:val="0"/>
              <w:sz w:val="22"/>
            </w:rPr>
          </w:pPr>
          <w:hyperlink w:anchor="_Toc411524631" w:history="1">
            <w:r w:rsidR="00953A71" w:rsidRPr="00F07961">
              <w:rPr>
                <w:rStyle w:val="Hyperlink"/>
              </w:rPr>
              <w:t>Overview</w:t>
            </w:r>
            <w:r w:rsidR="00953A71">
              <w:rPr>
                <w:webHidden/>
              </w:rPr>
              <w:tab/>
            </w:r>
            <w:r w:rsidR="00953A71">
              <w:rPr>
                <w:webHidden/>
              </w:rPr>
              <w:fldChar w:fldCharType="begin"/>
            </w:r>
            <w:r w:rsidR="00953A71">
              <w:rPr>
                <w:webHidden/>
              </w:rPr>
              <w:instrText xml:space="preserve"> PAGEREF _Toc411524631 \h </w:instrText>
            </w:r>
            <w:r w:rsidR="00953A71">
              <w:rPr>
                <w:webHidden/>
              </w:rPr>
            </w:r>
            <w:r w:rsidR="00953A71">
              <w:rPr>
                <w:webHidden/>
              </w:rPr>
              <w:fldChar w:fldCharType="separate"/>
            </w:r>
            <w:r w:rsidR="00DB56E8">
              <w:rPr>
                <w:webHidden/>
              </w:rPr>
              <w:t>43</w:t>
            </w:r>
            <w:r w:rsidR="00953A71">
              <w:rPr>
                <w:webHidden/>
              </w:rPr>
              <w:fldChar w:fldCharType="end"/>
            </w:r>
          </w:hyperlink>
        </w:p>
        <w:p w:rsidR="00953A71" w:rsidRDefault="00066E0E">
          <w:pPr>
            <w:pStyle w:val="TOC3"/>
            <w:tabs>
              <w:tab w:val="right" w:leader="dot" w:pos="4310"/>
            </w:tabs>
            <w:rPr>
              <w:noProof/>
              <w:sz w:val="22"/>
            </w:rPr>
          </w:pPr>
          <w:hyperlink w:anchor="_Toc411524632" w:history="1">
            <w:r w:rsidR="00953A71" w:rsidRPr="00F07961">
              <w:rPr>
                <w:rStyle w:val="Hyperlink"/>
                <w:noProof/>
              </w:rPr>
              <w:t>Permission to Access</w:t>
            </w:r>
            <w:r w:rsidR="00953A71">
              <w:rPr>
                <w:noProof/>
                <w:webHidden/>
              </w:rPr>
              <w:tab/>
            </w:r>
            <w:r w:rsidR="00953A71">
              <w:rPr>
                <w:noProof/>
                <w:webHidden/>
              </w:rPr>
              <w:fldChar w:fldCharType="begin"/>
            </w:r>
            <w:r w:rsidR="00953A71">
              <w:rPr>
                <w:noProof/>
                <w:webHidden/>
              </w:rPr>
              <w:instrText xml:space="preserve"> PAGEREF _Toc411524632 \h </w:instrText>
            </w:r>
            <w:r w:rsidR="00953A71">
              <w:rPr>
                <w:noProof/>
                <w:webHidden/>
              </w:rPr>
            </w:r>
            <w:r w:rsidR="00953A71">
              <w:rPr>
                <w:noProof/>
                <w:webHidden/>
              </w:rPr>
              <w:fldChar w:fldCharType="separate"/>
            </w:r>
            <w:r w:rsidR="00DB56E8">
              <w:rPr>
                <w:noProof/>
                <w:webHidden/>
              </w:rPr>
              <w:t>43</w:t>
            </w:r>
            <w:r w:rsidR="00953A71">
              <w:rPr>
                <w:noProof/>
                <w:webHidden/>
              </w:rPr>
              <w:fldChar w:fldCharType="end"/>
            </w:r>
          </w:hyperlink>
        </w:p>
        <w:p w:rsidR="00953A71" w:rsidRDefault="00066E0E">
          <w:pPr>
            <w:pStyle w:val="TOC2"/>
            <w:rPr>
              <w:i w:val="0"/>
              <w:sz w:val="22"/>
            </w:rPr>
          </w:pPr>
          <w:hyperlink w:anchor="_Toc411524633" w:history="1">
            <w:r w:rsidR="00953A71" w:rsidRPr="00F07961">
              <w:rPr>
                <w:rStyle w:val="Hyperlink"/>
              </w:rPr>
              <w:t>Setup</w:t>
            </w:r>
            <w:r w:rsidR="00953A71">
              <w:rPr>
                <w:webHidden/>
              </w:rPr>
              <w:tab/>
            </w:r>
            <w:r w:rsidR="00953A71">
              <w:rPr>
                <w:webHidden/>
              </w:rPr>
              <w:fldChar w:fldCharType="begin"/>
            </w:r>
            <w:r w:rsidR="00953A71">
              <w:rPr>
                <w:webHidden/>
              </w:rPr>
              <w:instrText xml:space="preserve"> PAGEREF _Toc411524633 \h </w:instrText>
            </w:r>
            <w:r w:rsidR="00953A71">
              <w:rPr>
                <w:webHidden/>
              </w:rPr>
            </w:r>
            <w:r w:rsidR="00953A71">
              <w:rPr>
                <w:webHidden/>
              </w:rPr>
              <w:fldChar w:fldCharType="separate"/>
            </w:r>
            <w:r w:rsidR="00DB56E8">
              <w:rPr>
                <w:webHidden/>
              </w:rPr>
              <w:t>43</w:t>
            </w:r>
            <w:r w:rsidR="00953A71">
              <w:rPr>
                <w:webHidden/>
              </w:rPr>
              <w:fldChar w:fldCharType="end"/>
            </w:r>
          </w:hyperlink>
        </w:p>
        <w:p w:rsidR="00953A71" w:rsidRDefault="00066E0E">
          <w:pPr>
            <w:pStyle w:val="TOC3"/>
            <w:tabs>
              <w:tab w:val="right" w:leader="dot" w:pos="4310"/>
            </w:tabs>
            <w:rPr>
              <w:noProof/>
              <w:sz w:val="22"/>
            </w:rPr>
          </w:pPr>
          <w:hyperlink w:anchor="_Toc411524634" w:history="1">
            <w:r w:rsidR="00953A71" w:rsidRPr="00F07961">
              <w:rPr>
                <w:rStyle w:val="Hyperlink"/>
                <w:noProof/>
              </w:rPr>
              <w:t>Essential Information</w:t>
            </w:r>
            <w:r w:rsidR="00953A71">
              <w:rPr>
                <w:noProof/>
                <w:webHidden/>
              </w:rPr>
              <w:tab/>
            </w:r>
            <w:r w:rsidR="00953A71">
              <w:rPr>
                <w:noProof/>
                <w:webHidden/>
              </w:rPr>
              <w:fldChar w:fldCharType="begin"/>
            </w:r>
            <w:r w:rsidR="00953A71">
              <w:rPr>
                <w:noProof/>
                <w:webHidden/>
              </w:rPr>
              <w:instrText xml:space="preserve"> PAGEREF _Toc411524634 \h </w:instrText>
            </w:r>
            <w:r w:rsidR="00953A71">
              <w:rPr>
                <w:noProof/>
                <w:webHidden/>
              </w:rPr>
            </w:r>
            <w:r w:rsidR="00953A71">
              <w:rPr>
                <w:noProof/>
                <w:webHidden/>
              </w:rPr>
              <w:fldChar w:fldCharType="separate"/>
            </w:r>
            <w:r w:rsidR="00DB56E8">
              <w:rPr>
                <w:noProof/>
                <w:webHidden/>
              </w:rPr>
              <w:t>43</w:t>
            </w:r>
            <w:r w:rsidR="00953A71">
              <w:rPr>
                <w:noProof/>
                <w:webHidden/>
              </w:rPr>
              <w:fldChar w:fldCharType="end"/>
            </w:r>
          </w:hyperlink>
        </w:p>
        <w:p w:rsidR="00953A71" w:rsidRDefault="00066E0E">
          <w:pPr>
            <w:pStyle w:val="TOC3"/>
            <w:tabs>
              <w:tab w:val="right" w:leader="dot" w:pos="4310"/>
            </w:tabs>
            <w:rPr>
              <w:noProof/>
              <w:sz w:val="22"/>
            </w:rPr>
          </w:pPr>
          <w:hyperlink w:anchor="_Toc411524635" w:history="1">
            <w:r w:rsidR="00953A71" w:rsidRPr="00F07961">
              <w:rPr>
                <w:rStyle w:val="Hyperlink"/>
                <w:noProof/>
              </w:rPr>
              <w:t>Getting on Computer</w:t>
            </w:r>
            <w:r w:rsidR="00953A71">
              <w:rPr>
                <w:noProof/>
                <w:webHidden/>
              </w:rPr>
              <w:tab/>
            </w:r>
            <w:r w:rsidR="00953A71">
              <w:rPr>
                <w:noProof/>
                <w:webHidden/>
              </w:rPr>
              <w:fldChar w:fldCharType="begin"/>
            </w:r>
            <w:r w:rsidR="00953A71">
              <w:rPr>
                <w:noProof/>
                <w:webHidden/>
              </w:rPr>
              <w:instrText xml:space="preserve"> PAGEREF _Toc411524635 \h </w:instrText>
            </w:r>
            <w:r w:rsidR="00953A71">
              <w:rPr>
                <w:noProof/>
                <w:webHidden/>
              </w:rPr>
            </w:r>
            <w:r w:rsidR="00953A71">
              <w:rPr>
                <w:noProof/>
                <w:webHidden/>
              </w:rPr>
              <w:fldChar w:fldCharType="separate"/>
            </w:r>
            <w:r w:rsidR="00DB56E8">
              <w:rPr>
                <w:noProof/>
                <w:webHidden/>
              </w:rPr>
              <w:t>43</w:t>
            </w:r>
            <w:r w:rsidR="00953A71">
              <w:rPr>
                <w:noProof/>
                <w:webHidden/>
              </w:rPr>
              <w:fldChar w:fldCharType="end"/>
            </w:r>
          </w:hyperlink>
        </w:p>
        <w:p w:rsidR="00953A71" w:rsidRDefault="00066E0E">
          <w:pPr>
            <w:pStyle w:val="TOC2"/>
            <w:rPr>
              <w:i w:val="0"/>
              <w:sz w:val="22"/>
            </w:rPr>
          </w:pPr>
          <w:hyperlink w:anchor="_Toc411524636" w:history="1">
            <w:r w:rsidR="00953A71" w:rsidRPr="00F07961">
              <w:rPr>
                <w:rStyle w:val="Hyperlink"/>
              </w:rPr>
              <w:t>SVN Basics</w:t>
            </w:r>
            <w:r w:rsidR="00953A71">
              <w:rPr>
                <w:webHidden/>
              </w:rPr>
              <w:tab/>
            </w:r>
            <w:r w:rsidR="00953A71">
              <w:rPr>
                <w:webHidden/>
              </w:rPr>
              <w:fldChar w:fldCharType="begin"/>
            </w:r>
            <w:r w:rsidR="00953A71">
              <w:rPr>
                <w:webHidden/>
              </w:rPr>
              <w:instrText xml:space="preserve"> PAGEREF _Toc411524636 \h </w:instrText>
            </w:r>
            <w:r w:rsidR="00953A71">
              <w:rPr>
                <w:webHidden/>
              </w:rPr>
            </w:r>
            <w:r w:rsidR="00953A71">
              <w:rPr>
                <w:webHidden/>
              </w:rPr>
              <w:fldChar w:fldCharType="separate"/>
            </w:r>
            <w:r w:rsidR="00DB56E8">
              <w:rPr>
                <w:webHidden/>
              </w:rPr>
              <w:t>45</w:t>
            </w:r>
            <w:r w:rsidR="00953A71">
              <w:rPr>
                <w:webHidden/>
              </w:rPr>
              <w:fldChar w:fldCharType="end"/>
            </w:r>
          </w:hyperlink>
        </w:p>
        <w:p w:rsidR="00953A71" w:rsidRDefault="00066E0E">
          <w:pPr>
            <w:pStyle w:val="TOC3"/>
            <w:tabs>
              <w:tab w:val="right" w:leader="dot" w:pos="4310"/>
            </w:tabs>
            <w:rPr>
              <w:noProof/>
              <w:sz w:val="22"/>
            </w:rPr>
          </w:pPr>
          <w:hyperlink w:anchor="_Toc411524637" w:history="1">
            <w:r w:rsidR="00953A71" w:rsidRPr="00F07961">
              <w:rPr>
                <w:rStyle w:val="Hyperlink"/>
                <w:noProof/>
              </w:rPr>
              <w:t>Modifying Files</w:t>
            </w:r>
            <w:r w:rsidR="00953A71">
              <w:rPr>
                <w:noProof/>
                <w:webHidden/>
              </w:rPr>
              <w:tab/>
            </w:r>
            <w:r w:rsidR="00953A71">
              <w:rPr>
                <w:noProof/>
                <w:webHidden/>
              </w:rPr>
              <w:fldChar w:fldCharType="begin"/>
            </w:r>
            <w:r w:rsidR="00953A71">
              <w:rPr>
                <w:noProof/>
                <w:webHidden/>
              </w:rPr>
              <w:instrText xml:space="preserve"> PAGEREF _Toc411524637 \h </w:instrText>
            </w:r>
            <w:r w:rsidR="00953A71">
              <w:rPr>
                <w:noProof/>
                <w:webHidden/>
              </w:rPr>
            </w:r>
            <w:r w:rsidR="00953A71">
              <w:rPr>
                <w:noProof/>
                <w:webHidden/>
              </w:rPr>
              <w:fldChar w:fldCharType="separate"/>
            </w:r>
            <w:r w:rsidR="00DB56E8">
              <w:rPr>
                <w:noProof/>
                <w:webHidden/>
              </w:rPr>
              <w:t>45</w:t>
            </w:r>
            <w:r w:rsidR="00953A71">
              <w:rPr>
                <w:noProof/>
                <w:webHidden/>
              </w:rPr>
              <w:fldChar w:fldCharType="end"/>
            </w:r>
          </w:hyperlink>
        </w:p>
        <w:p w:rsidR="00953A71" w:rsidRDefault="00066E0E">
          <w:pPr>
            <w:pStyle w:val="TOC3"/>
            <w:tabs>
              <w:tab w:val="right" w:leader="dot" w:pos="4310"/>
            </w:tabs>
            <w:rPr>
              <w:noProof/>
              <w:sz w:val="22"/>
            </w:rPr>
          </w:pPr>
          <w:hyperlink w:anchor="_Toc411524638" w:history="1">
            <w:r w:rsidR="00953A71" w:rsidRPr="00F07961">
              <w:rPr>
                <w:rStyle w:val="Hyperlink"/>
                <w:noProof/>
              </w:rPr>
              <w:t>Upload / Commit changes</w:t>
            </w:r>
            <w:r w:rsidR="00953A71">
              <w:rPr>
                <w:noProof/>
                <w:webHidden/>
              </w:rPr>
              <w:tab/>
            </w:r>
            <w:r w:rsidR="00953A71">
              <w:rPr>
                <w:noProof/>
                <w:webHidden/>
              </w:rPr>
              <w:fldChar w:fldCharType="begin"/>
            </w:r>
            <w:r w:rsidR="00953A71">
              <w:rPr>
                <w:noProof/>
                <w:webHidden/>
              </w:rPr>
              <w:instrText xml:space="preserve"> PAGEREF _Toc411524638 \h </w:instrText>
            </w:r>
            <w:r w:rsidR="00953A71">
              <w:rPr>
                <w:noProof/>
                <w:webHidden/>
              </w:rPr>
            </w:r>
            <w:r w:rsidR="00953A71">
              <w:rPr>
                <w:noProof/>
                <w:webHidden/>
              </w:rPr>
              <w:fldChar w:fldCharType="separate"/>
            </w:r>
            <w:r w:rsidR="00DB56E8">
              <w:rPr>
                <w:noProof/>
                <w:webHidden/>
              </w:rPr>
              <w:t>45</w:t>
            </w:r>
            <w:r w:rsidR="00953A71">
              <w:rPr>
                <w:noProof/>
                <w:webHidden/>
              </w:rPr>
              <w:fldChar w:fldCharType="end"/>
            </w:r>
          </w:hyperlink>
        </w:p>
        <w:p w:rsidR="00953A71" w:rsidRDefault="00066E0E">
          <w:pPr>
            <w:pStyle w:val="TOC2"/>
            <w:rPr>
              <w:i w:val="0"/>
              <w:sz w:val="22"/>
            </w:rPr>
          </w:pPr>
          <w:hyperlink w:anchor="_Toc411524639" w:history="1">
            <w:r w:rsidR="00953A71" w:rsidRPr="00F07961">
              <w:rPr>
                <w:rStyle w:val="Hyperlink"/>
              </w:rPr>
              <w:t>Do’s and Don’ts</w:t>
            </w:r>
            <w:r w:rsidR="00953A71">
              <w:rPr>
                <w:webHidden/>
              </w:rPr>
              <w:tab/>
            </w:r>
            <w:r w:rsidR="00953A71">
              <w:rPr>
                <w:webHidden/>
              </w:rPr>
              <w:fldChar w:fldCharType="begin"/>
            </w:r>
            <w:r w:rsidR="00953A71">
              <w:rPr>
                <w:webHidden/>
              </w:rPr>
              <w:instrText xml:space="preserve"> PAGEREF _Toc411524639 \h </w:instrText>
            </w:r>
            <w:r w:rsidR="00953A71">
              <w:rPr>
                <w:webHidden/>
              </w:rPr>
            </w:r>
            <w:r w:rsidR="00953A71">
              <w:rPr>
                <w:webHidden/>
              </w:rPr>
              <w:fldChar w:fldCharType="separate"/>
            </w:r>
            <w:r w:rsidR="00DB56E8">
              <w:rPr>
                <w:webHidden/>
              </w:rPr>
              <w:t>46</w:t>
            </w:r>
            <w:r w:rsidR="00953A71">
              <w:rPr>
                <w:webHidden/>
              </w:rPr>
              <w:fldChar w:fldCharType="end"/>
            </w:r>
          </w:hyperlink>
        </w:p>
        <w:p w:rsidR="00953A71" w:rsidRDefault="00066E0E">
          <w:pPr>
            <w:pStyle w:val="TOC3"/>
            <w:tabs>
              <w:tab w:val="right" w:leader="dot" w:pos="4310"/>
            </w:tabs>
            <w:rPr>
              <w:noProof/>
              <w:sz w:val="22"/>
            </w:rPr>
          </w:pPr>
          <w:hyperlink w:anchor="_Toc411524640" w:history="1">
            <w:r w:rsidR="00953A71" w:rsidRPr="00F07961">
              <w:rPr>
                <w:rStyle w:val="Hyperlink"/>
                <w:noProof/>
              </w:rPr>
              <w:t>Don’t</w:t>
            </w:r>
            <w:r w:rsidR="00953A71">
              <w:rPr>
                <w:noProof/>
                <w:webHidden/>
              </w:rPr>
              <w:tab/>
            </w:r>
            <w:r w:rsidR="00953A71">
              <w:rPr>
                <w:noProof/>
                <w:webHidden/>
              </w:rPr>
              <w:fldChar w:fldCharType="begin"/>
            </w:r>
            <w:r w:rsidR="00953A71">
              <w:rPr>
                <w:noProof/>
                <w:webHidden/>
              </w:rPr>
              <w:instrText xml:space="preserve"> PAGEREF _Toc411524640 \h </w:instrText>
            </w:r>
            <w:r w:rsidR="00953A71">
              <w:rPr>
                <w:noProof/>
                <w:webHidden/>
              </w:rPr>
            </w:r>
            <w:r w:rsidR="00953A71">
              <w:rPr>
                <w:noProof/>
                <w:webHidden/>
              </w:rPr>
              <w:fldChar w:fldCharType="separate"/>
            </w:r>
            <w:r w:rsidR="00DB56E8">
              <w:rPr>
                <w:noProof/>
                <w:webHidden/>
              </w:rPr>
              <w:t>46</w:t>
            </w:r>
            <w:r w:rsidR="00953A71">
              <w:rPr>
                <w:noProof/>
                <w:webHidden/>
              </w:rPr>
              <w:fldChar w:fldCharType="end"/>
            </w:r>
          </w:hyperlink>
        </w:p>
        <w:p w:rsidR="00953A71" w:rsidRDefault="00066E0E">
          <w:pPr>
            <w:pStyle w:val="TOC3"/>
            <w:tabs>
              <w:tab w:val="right" w:leader="dot" w:pos="4310"/>
            </w:tabs>
            <w:rPr>
              <w:noProof/>
              <w:sz w:val="22"/>
            </w:rPr>
          </w:pPr>
          <w:hyperlink w:anchor="_Toc411524641" w:history="1">
            <w:r w:rsidR="00953A71" w:rsidRPr="00F07961">
              <w:rPr>
                <w:rStyle w:val="Hyperlink"/>
                <w:noProof/>
              </w:rPr>
              <w:t>Do</w:t>
            </w:r>
            <w:r w:rsidR="00953A71">
              <w:rPr>
                <w:noProof/>
                <w:webHidden/>
              </w:rPr>
              <w:tab/>
            </w:r>
            <w:r w:rsidR="00953A71">
              <w:rPr>
                <w:noProof/>
                <w:webHidden/>
              </w:rPr>
              <w:fldChar w:fldCharType="begin"/>
            </w:r>
            <w:r w:rsidR="00953A71">
              <w:rPr>
                <w:noProof/>
                <w:webHidden/>
              </w:rPr>
              <w:instrText xml:space="preserve"> PAGEREF _Toc411524641 \h </w:instrText>
            </w:r>
            <w:r w:rsidR="00953A71">
              <w:rPr>
                <w:noProof/>
                <w:webHidden/>
              </w:rPr>
            </w:r>
            <w:r w:rsidR="00953A71">
              <w:rPr>
                <w:noProof/>
                <w:webHidden/>
              </w:rPr>
              <w:fldChar w:fldCharType="separate"/>
            </w:r>
            <w:r w:rsidR="00DB56E8">
              <w:rPr>
                <w:noProof/>
                <w:webHidden/>
              </w:rPr>
              <w:t>46</w:t>
            </w:r>
            <w:r w:rsidR="00953A71">
              <w:rPr>
                <w:noProof/>
                <w:webHidden/>
              </w:rPr>
              <w:fldChar w:fldCharType="end"/>
            </w:r>
          </w:hyperlink>
        </w:p>
        <w:p w:rsidR="00953A71" w:rsidRDefault="00066E0E">
          <w:pPr>
            <w:pStyle w:val="TOC2"/>
            <w:rPr>
              <w:i w:val="0"/>
              <w:sz w:val="22"/>
            </w:rPr>
          </w:pPr>
          <w:hyperlink w:anchor="_Toc411524642" w:history="1">
            <w:r w:rsidR="00953A71" w:rsidRPr="00F07961">
              <w:rPr>
                <w:rStyle w:val="Hyperlink"/>
              </w:rPr>
              <w:t>File Structure</w:t>
            </w:r>
            <w:r w:rsidR="00953A71">
              <w:rPr>
                <w:webHidden/>
              </w:rPr>
              <w:tab/>
            </w:r>
            <w:r w:rsidR="00953A71">
              <w:rPr>
                <w:webHidden/>
              </w:rPr>
              <w:fldChar w:fldCharType="begin"/>
            </w:r>
            <w:r w:rsidR="00953A71">
              <w:rPr>
                <w:webHidden/>
              </w:rPr>
              <w:instrText xml:space="preserve"> PAGEREF _Toc411524642 \h </w:instrText>
            </w:r>
            <w:r w:rsidR="00953A71">
              <w:rPr>
                <w:webHidden/>
              </w:rPr>
            </w:r>
            <w:r w:rsidR="00953A71">
              <w:rPr>
                <w:webHidden/>
              </w:rPr>
              <w:fldChar w:fldCharType="separate"/>
            </w:r>
            <w:r w:rsidR="00DB56E8">
              <w:rPr>
                <w:webHidden/>
              </w:rPr>
              <w:t>46</w:t>
            </w:r>
            <w:r w:rsidR="00953A71">
              <w:rPr>
                <w:webHidden/>
              </w:rPr>
              <w:fldChar w:fldCharType="end"/>
            </w:r>
          </w:hyperlink>
        </w:p>
        <w:p w:rsidR="00953A71" w:rsidRDefault="00066E0E">
          <w:pPr>
            <w:pStyle w:val="TOC1"/>
            <w:rPr>
              <w:b w:val="0"/>
              <w:sz w:val="22"/>
            </w:rPr>
          </w:pPr>
          <w:hyperlink w:anchor="_Toc411524643" w:history="1">
            <w:r w:rsidR="00953A71" w:rsidRPr="00F07961">
              <w:rPr>
                <w:rStyle w:val="Hyperlink"/>
              </w:rPr>
              <w:t>Email Policies</w:t>
            </w:r>
            <w:r w:rsidR="00953A71">
              <w:rPr>
                <w:webHidden/>
              </w:rPr>
              <w:tab/>
            </w:r>
            <w:r w:rsidR="00953A71">
              <w:rPr>
                <w:webHidden/>
              </w:rPr>
              <w:fldChar w:fldCharType="begin"/>
            </w:r>
            <w:r w:rsidR="00953A71">
              <w:rPr>
                <w:webHidden/>
              </w:rPr>
              <w:instrText xml:space="preserve"> PAGEREF _Toc411524643 \h </w:instrText>
            </w:r>
            <w:r w:rsidR="00953A71">
              <w:rPr>
                <w:webHidden/>
              </w:rPr>
            </w:r>
            <w:r w:rsidR="00953A71">
              <w:rPr>
                <w:webHidden/>
              </w:rPr>
              <w:fldChar w:fldCharType="separate"/>
            </w:r>
            <w:r w:rsidR="00DB56E8">
              <w:rPr>
                <w:webHidden/>
              </w:rPr>
              <w:t>48</w:t>
            </w:r>
            <w:r w:rsidR="00953A71">
              <w:rPr>
                <w:webHidden/>
              </w:rPr>
              <w:fldChar w:fldCharType="end"/>
            </w:r>
          </w:hyperlink>
        </w:p>
        <w:p w:rsidR="00953A71" w:rsidRDefault="00066E0E">
          <w:pPr>
            <w:pStyle w:val="TOC2"/>
            <w:rPr>
              <w:i w:val="0"/>
              <w:sz w:val="22"/>
            </w:rPr>
          </w:pPr>
          <w:hyperlink w:anchor="_Toc411524644" w:history="1">
            <w:r w:rsidR="00953A71" w:rsidRPr="00F07961">
              <w:rPr>
                <w:rStyle w:val="Hyperlink"/>
              </w:rPr>
              <w:t>Signature</w:t>
            </w:r>
            <w:r w:rsidR="00953A71">
              <w:rPr>
                <w:webHidden/>
              </w:rPr>
              <w:tab/>
            </w:r>
            <w:r w:rsidR="00953A71">
              <w:rPr>
                <w:webHidden/>
              </w:rPr>
              <w:fldChar w:fldCharType="begin"/>
            </w:r>
            <w:r w:rsidR="00953A71">
              <w:rPr>
                <w:webHidden/>
              </w:rPr>
              <w:instrText xml:space="preserve"> PAGEREF _Toc411524644 \h </w:instrText>
            </w:r>
            <w:r w:rsidR="00953A71">
              <w:rPr>
                <w:webHidden/>
              </w:rPr>
            </w:r>
            <w:r w:rsidR="00953A71">
              <w:rPr>
                <w:webHidden/>
              </w:rPr>
              <w:fldChar w:fldCharType="separate"/>
            </w:r>
            <w:r w:rsidR="00DB56E8">
              <w:rPr>
                <w:webHidden/>
              </w:rPr>
              <w:t>48</w:t>
            </w:r>
            <w:r w:rsidR="00953A71">
              <w:rPr>
                <w:webHidden/>
              </w:rPr>
              <w:fldChar w:fldCharType="end"/>
            </w:r>
          </w:hyperlink>
        </w:p>
        <w:p w:rsidR="00953A71" w:rsidRDefault="00066E0E">
          <w:pPr>
            <w:pStyle w:val="TOC3"/>
            <w:tabs>
              <w:tab w:val="right" w:leader="dot" w:pos="4310"/>
            </w:tabs>
            <w:rPr>
              <w:noProof/>
              <w:sz w:val="22"/>
            </w:rPr>
          </w:pPr>
          <w:hyperlink w:anchor="_Toc411524645" w:history="1">
            <w:r w:rsidR="00953A71" w:rsidRPr="00F07961">
              <w:rPr>
                <w:rStyle w:val="Hyperlink"/>
                <w:rFonts w:eastAsia="Calibri"/>
                <w:noProof/>
              </w:rPr>
              <w:t>Details</w:t>
            </w:r>
            <w:r w:rsidR="00953A71">
              <w:rPr>
                <w:noProof/>
                <w:webHidden/>
              </w:rPr>
              <w:tab/>
            </w:r>
            <w:r w:rsidR="00953A71">
              <w:rPr>
                <w:noProof/>
                <w:webHidden/>
              </w:rPr>
              <w:fldChar w:fldCharType="begin"/>
            </w:r>
            <w:r w:rsidR="00953A71">
              <w:rPr>
                <w:noProof/>
                <w:webHidden/>
              </w:rPr>
              <w:instrText xml:space="preserve"> PAGEREF _Toc411524645 \h </w:instrText>
            </w:r>
            <w:r w:rsidR="00953A71">
              <w:rPr>
                <w:noProof/>
                <w:webHidden/>
              </w:rPr>
            </w:r>
            <w:r w:rsidR="00953A71">
              <w:rPr>
                <w:noProof/>
                <w:webHidden/>
              </w:rPr>
              <w:fldChar w:fldCharType="separate"/>
            </w:r>
            <w:r w:rsidR="00DB56E8">
              <w:rPr>
                <w:noProof/>
                <w:webHidden/>
              </w:rPr>
              <w:t>48</w:t>
            </w:r>
            <w:r w:rsidR="00953A71">
              <w:rPr>
                <w:noProof/>
                <w:webHidden/>
              </w:rPr>
              <w:fldChar w:fldCharType="end"/>
            </w:r>
          </w:hyperlink>
        </w:p>
        <w:p w:rsidR="00953A71" w:rsidRDefault="00066E0E">
          <w:pPr>
            <w:pStyle w:val="TOC2"/>
            <w:rPr>
              <w:i w:val="0"/>
              <w:sz w:val="22"/>
            </w:rPr>
          </w:pPr>
          <w:hyperlink w:anchor="_Toc411524646" w:history="1">
            <w:r w:rsidR="00953A71" w:rsidRPr="00F07961">
              <w:rPr>
                <w:rStyle w:val="Hyperlink"/>
              </w:rPr>
              <w:t>Etiquette</w:t>
            </w:r>
            <w:r w:rsidR="00953A71">
              <w:rPr>
                <w:webHidden/>
              </w:rPr>
              <w:tab/>
            </w:r>
            <w:r w:rsidR="00953A71">
              <w:rPr>
                <w:webHidden/>
              </w:rPr>
              <w:fldChar w:fldCharType="begin"/>
            </w:r>
            <w:r w:rsidR="00953A71">
              <w:rPr>
                <w:webHidden/>
              </w:rPr>
              <w:instrText xml:space="preserve"> PAGEREF _Toc411524646 \h </w:instrText>
            </w:r>
            <w:r w:rsidR="00953A71">
              <w:rPr>
                <w:webHidden/>
              </w:rPr>
            </w:r>
            <w:r w:rsidR="00953A71">
              <w:rPr>
                <w:webHidden/>
              </w:rPr>
              <w:fldChar w:fldCharType="separate"/>
            </w:r>
            <w:r w:rsidR="00DB56E8">
              <w:rPr>
                <w:webHidden/>
              </w:rPr>
              <w:t>48</w:t>
            </w:r>
            <w:r w:rsidR="00953A71">
              <w:rPr>
                <w:webHidden/>
              </w:rPr>
              <w:fldChar w:fldCharType="end"/>
            </w:r>
          </w:hyperlink>
        </w:p>
        <w:p w:rsidR="00953A71" w:rsidRDefault="00066E0E">
          <w:pPr>
            <w:pStyle w:val="TOC2"/>
            <w:rPr>
              <w:i w:val="0"/>
              <w:sz w:val="22"/>
            </w:rPr>
          </w:pPr>
          <w:hyperlink w:anchor="_Toc411524647" w:history="1">
            <w:r w:rsidR="00953A71" w:rsidRPr="00F07961">
              <w:rPr>
                <w:rStyle w:val="Hyperlink"/>
              </w:rPr>
              <w:t>Emailing on Behalf of Nanocon</w:t>
            </w:r>
            <w:r w:rsidR="00953A71">
              <w:rPr>
                <w:webHidden/>
              </w:rPr>
              <w:tab/>
            </w:r>
            <w:r w:rsidR="00953A71">
              <w:rPr>
                <w:webHidden/>
              </w:rPr>
              <w:fldChar w:fldCharType="begin"/>
            </w:r>
            <w:r w:rsidR="00953A71">
              <w:rPr>
                <w:webHidden/>
              </w:rPr>
              <w:instrText xml:space="preserve"> PAGEREF _Toc411524647 \h </w:instrText>
            </w:r>
            <w:r w:rsidR="00953A71">
              <w:rPr>
                <w:webHidden/>
              </w:rPr>
            </w:r>
            <w:r w:rsidR="00953A71">
              <w:rPr>
                <w:webHidden/>
              </w:rPr>
              <w:fldChar w:fldCharType="separate"/>
            </w:r>
            <w:r w:rsidR="00DB56E8">
              <w:rPr>
                <w:webHidden/>
              </w:rPr>
              <w:t>48</w:t>
            </w:r>
            <w:r w:rsidR="00953A71">
              <w:rPr>
                <w:webHidden/>
              </w:rPr>
              <w:fldChar w:fldCharType="end"/>
            </w:r>
          </w:hyperlink>
        </w:p>
        <w:p w:rsidR="00953A71" w:rsidRDefault="00066E0E">
          <w:pPr>
            <w:pStyle w:val="TOC2"/>
            <w:rPr>
              <w:i w:val="0"/>
              <w:sz w:val="22"/>
            </w:rPr>
          </w:pPr>
          <w:hyperlink w:anchor="_Toc411524648" w:history="1">
            <w:r w:rsidR="00953A71" w:rsidRPr="00F07961">
              <w:rPr>
                <w:rStyle w:val="Hyperlink"/>
              </w:rPr>
              <w:t>Contacts</w:t>
            </w:r>
            <w:r w:rsidR="00953A71">
              <w:rPr>
                <w:webHidden/>
              </w:rPr>
              <w:tab/>
            </w:r>
            <w:r w:rsidR="00953A71">
              <w:rPr>
                <w:webHidden/>
              </w:rPr>
              <w:fldChar w:fldCharType="begin"/>
            </w:r>
            <w:r w:rsidR="00953A71">
              <w:rPr>
                <w:webHidden/>
              </w:rPr>
              <w:instrText xml:space="preserve"> PAGEREF _Toc411524648 \h </w:instrText>
            </w:r>
            <w:r w:rsidR="00953A71">
              <w:rPr>
                <w:webHidden/>
              </w:rPr>
            </w:r>
            <w:r w:rsidR="00953A71">
              <w:rPr>
                <w:webHidden/>
              </w:rPr>
              <w:fldChar w:fldCharType="separate"/>
            </w:r>
            <w:r w:rsidR="00DB56E8">
              <w:rPr>
                <w:webHidden/>
              </w:rPr>
              <w:t>48</w:t>
            </w:r>
            <w:r w:rsidR="00953A71">
              <w:rPr>
                <w:webHidden/>
              </w:rPr>
              <w:fldChar w:fldCharType="end"/>
            </w:r>
          </w:hyperlink>
        </w:p>
        <w:p w:rsidR="00953A71" w:rsidRDefault="00066E0E">
          <w:pPr>
            <w:pStyle w:val="TOC1"/>
            <w:rPr>
              <w:b w:val="0"/>
              <w:sz w:val="22"/>
            </w:rPr>
          </w:pPr>
          <w:hyperlink w:anchor="_Toc411524649" w:history="1">
            <w:r w:rsidR="00953A71" w:rsidRPr="00F07961">
              <w:rPr>
                <w:rStyle w:val="Hyperlink"/>
              </w:rPr>
              <w:t>Concessions</w:t>
            </w:r>
            <w:r w:rsidR="00953A71">
              <w:rPr>
                <w:webHidden/>
              </w:rPr>
              <w:tab/>
            </w:r>
            <w:r w:rsidR="00953A71">
              <w:rPr>
                <w:webHidden/>
              </w:rPr>
              <w:fldChar w:fldCharType="begin"/>
            </w:r>
            <w:r w:rsidR="00953A71">
              <w:rPr>
                <w:webHidden/>
              </w:rPr>
              <w:instrText xml:space="preserve"> PAGEREF _Toc411524649 \h </w:instrText>
            </w:r>
            <w:r w:rsidR="00953A71">
              <w:rPr>
                <w:webHidden/>
              </w:rPr>
            </w:r>
            <w:r w:rsidR="00953A71">
              <w:rPr>
                <w:webHidden/>
              </w:rPr>
              <w:fldChar w:fldCharType="separate"/>
            </w:r>
            <w:r w:rsidR="00DB56E8">
              <w:rPr>
                <w:webHidden/>
              </w:rPr>
              <w:t>49</w:t>
            </w:r>
            <w:r w:rsidR="00953A71">
              <w:rPr>
                <w:webHidden/>
              </w:rPr>
              <w:fldChar w:fldCharType="end"/>
            </w:r>
          </w:hyperlink>
        </w:p>
        <w:p w:rsidR="00953A71" w:rsidRDefault="00066E0E">
          <w:pPr>
            <w:pStyle w:val="TOC2"/>
            <w:rPr>
              <w:i w:val="0"/>
              <w:sz w:val="22"/>
            </w:rPr>
          </w:pPr>
          <w:hyperlink w:anchor="_Toc411524650" w:history="1">
            <w:r w:rsidR="00953A71" w:rsidRPr="00F07961">
              <w:rPr>
                <w:rStyle w:val="Hyperlink"/>
              </w:rPr>
              <w:t>Concessions (food)</w:t>
            </w:r>
            <w:r w:rsidR="00953A71">
              <w:rPr>
                <w:webHidden/>
              </w:rPr>
              <w:tab/>
            </w:r>
            <w:r w:rsidR="00953A71">
              <w:rPr>
                <w:webHidden/>
              </w:rPr>
              <w:fldChar w:fldCharType="begin"/>
            </w:r>
            <w:r w:rsidR="00953A71">
              <w:rPr>
                <w:webHidden/>
              </w:rPr>
              <w:instrText xml:space="preserve"> PAGEREF _Toc411524650 \h </w:instrText>
            </w:r>
            <w:r w:rsidR="00953A71">
              <w:rPr>
                <w:webHidden/>
              </w:rPr>
            </w:r>
            <w:r w:rsidR="00953A71">
              <w:rPr>
                <w:webHidden/>
              </w:rPr>
              <w:fldChar w:fldCharType="separate"/>
            </w:r>
            <w:r w:rsidR="00DB56E8">
              <w:rPr>
                <w:webHidden/>
              </w:rPr>
              <w:t>49</w:t>
            </w:r>
            <w:r w:rsidR="00953A71">
              <w:rPr>
                <w:webHidden/>
              </w:rPr>
              <w:fldChar w:fldCharType="end"/>
            </w:r>
          </w:hyperlink>
        </w:p>
        <w:p w:rsidR="00953A71" w:rsidRDefault="00066E0E">
          <w:pPr>
            <w:pStyle w:val="TOC3"/>
            <w:tabs>
              <w:tab w:val="right" w:leader="dot" w:pos="4310"/>
            </w:tabs>
            <w:rPr>
              <w:noProof/>
              <w:sz w:val="22"/>
            </w:rPr>
          </w:pPr>
          <w:hyperlink w:anchor="_Toc411524651" w:history="1">
            <w:r w:rsidR="00953A71" w:rsidRPr="00F07961">
              <w:rPr>
                <w:rStyle w:val="Hyperlink"/>
                <w:noProof/>
              </w:rPr>
              <w:t>Jack’s Meat Locker</w:t>
            </w:r>
            <w:r w:rsidR="00953A71">
              <w:rPr>
                <w:noProof/>
                <w:webHidden/>
              </w:rPr>
              <w:tab/>
            </w:r>
            <w:r w:rsidR="00953A71">
              <w:rPr>
                <w:noProof/>
                <w:webHidden/>
              </w:rPr>
              <w:fldChar w:fldCharType="begin"/>
            </w:r>
            <w:r w:rsidR="00953A71">
              <w:rPr>
                <w:noProof/>
                <w:webHidden/>
              </w:rPr>
              <w:instrText xml:space="preserve"> PAGEREF _Toc411524651 \h </w:instrText>
            </w:r>
            <w:r w:rsidR="00953A71">
              <w:rPr>
                <w:noProof/>
                <w:webHidden/>
              </w:rPr>
            </w:r>
            <w:r w:rsidR="00953A71">
              <w:rPr>
                <w:noProof/>
                <w:webHidden/>
              </w:rPr>
              <w:fldChar w:fldCharType="separate"/>
            </w:r>
            <w:r w:rsidR="00DB56E8">
              <w:rPr>
                <w:noProof/>
                <w:webHidden/>
              </w:rPr>
              <w:t>49</w:t>
            </w:r>
            <w:r w:rsidR="00953A71">
              <w:rPr>
                <w:noProof/>
                <w:webHidden/>
              </w:rPr>
              <w:fldChar w:fldCharType="end"/>
            </w:r>
          </w:hyperlink>
        </w:p>
        <w:p w:rsidR="00953A71" w:rsidRDefault="00066E0E">
          <w:pPr>
            <w:pStyle w:val="TOC3"/>
            <w:tabs>
              <w:tab w:val="right" w:leader="dot" w:pos="4310"/>
            </w:tabs>
            <w:rPr>
              <w:noProof/>
              <w:sz w:val="22"/>
            </w:rPr>
          </w:pPr>
          <w:hyperlink w:anchor="_Toc411524652" w:history="1">
            <w:r w:rsidR="00953A71" w:rsidRPr="00F07961">
              <w:rPr>
                <w:rStyle w:val="Hyperlink"/>
                <w:noProof/>
              </w:rPr>
              <w:t>Pizzas (from wholesaler @ $2/pizza)</w:t>
            </w:r>
            <w:r w:rsidR="00953A71">
              <w:rPr>
                <w:noProof/>
                <w:webHidden/>
              </w:rPr>
              <w:tab/>
            </w:r>
            <w:r w:rsidR="00953A71">
              <w:rPr>
                <w:noProof/>
                <w:webHidden/>
              </w:rPr>
              <w:fldChar w:fldCharType="begin"/>
            </w:r>
            <w:r w:rsidR="00953A71">
              <w:rPr>
                <w:noProof/>
                <w:webHidden/>
              </w:rPr>
              <w:instrText xml:space="preserve"> PAGEREF _Toc411524652 \h </w:instrText>
            </w:r>
            <w:r w:rsidR="00953A71">
              <w:rPr>
                <w:noProof/>
                <w:webHidden/>
              </w:rPr>
            </w:r>
            <w:r w:rsidR="00953A71">
              <w:rPr>
                <w:noProof/>
                <w:webHidden/>
              </w:rPr>
              <w:fldChar w:fldCharType="separate"/>
            </w:r>
            <w:r w:rsidR="00DB56E8">
              <w:rPr>
                <w:noProof/>
                <w:webHidden/>
              </w:rPr>
              <w:t>49</w:t>
            </w:r>
            <w:r w:rsidR="00953A71">
              <w:rPr>
                <w:noProof/>
                <w:webHidden/>
              </w:rPr>
              <w:fldChar w:fldCharType="end"/>
            </w:r>
          </w:hyperlink>
        </w:p>
        <w:p w:rsidR="00953A71" w:rsidRDefault="00066E0E">
          <w:pPr>
            <w:pStyle w:val="TOC3"/>
            <w:tabs>
              <w:tab w:val="right" w:leader="dot" w:pos="4310"/>
            </w:tabs>
            <w:rPr>
              <w:noProof/>
              <w:sz w:val="22"/>
            </w:rPr>
          </w:pPr>
          <w:hyperlink w:anchor="_Toc411524653" w:history="1">
            <w:r w:rsidR="00953A71" w:rsidRPr="00F07961">
              <w:rPr>
                <w:rStyle w:val="Hyperlink"/>
                <w:noProof/>
              </w:rPr>
              <w:t>Sam’s Club</w:t>
            </w:r>
            <w:r w:rsidR="00953A71">
              <w:rPr>
                <w:noProof/>
                <w:webHidden/>
              </w:rPr>
              <w:tab/>
            </w:r>
            <w:r w:rsidR="00953A71">
              <w:rPr>
                <w:noProof/>
                <w:webHidden/>
              </w:rPr>
              <w:fldChar w:fldCharType="begin"/>
            </w:r>
            <w:r w:rsidR="00953A71">
              <w:rPr>
                <w:noProof/>
                <w:webHidden/>
              </w:rPr>
              <w:instrText xml:space="preserve"> PAGEREF _Toc411524653 \h </w:instrText>
            </w:r>
            <w:r w:rsidR="00953A71">
              <w:rPr>
                <w:noProof/>
                <w:webHidden/>
              </w:rPr>
            </w:r>
            <w:r w:rsidR="00953A71">
              <w:rPr>
                <w:noProof/>
                <w:webHidden/>
              </w:rPr>
              <w:fldChar w:fldCharType="separate"/>
            </w:r>
            <w:r w:rsidR="00DB56E8">
              <w:rPr>
                <w:noProof/>
                <w:webHidden/>
              </w:rPr>
              <w:t>49</w:t>
            </w:r>
            <w:r w:rsidR="00953A71">
              <w:rPr>
                <w:noProof/>
                <w:webHidden/>
              </w:rPr>
              <w:fldChar w:fldCharType="end"/>
            </w:r>
          </w:hyperlink>
        </w:p>
        <w:p w:rsidR="00953A71" w:rsidRDefault="00066E0E">
          <w:pPr>
            <w:pStyle w:val="TOC3"/>
            <w:tabs>
              <w:tab w:val="right" w:leader="dot" w:pos="4310"/>
            </w:tabs>
            <w:rPr>
              <w:noProof/>
              <w:sz w:val="22"/>
            </w:rPr>
          </w:pPr>
          <w:hyperlink w:anchor="_Toc411524654" w:history="1">
            <w:r w:rsidR="00953A71" w:rsidRPr="00F07961">
              <w:rPr>
                <w:rStyle w:val="Hyperlink"/>
                <w:noProof/>
              </w:rPr>
              <w:t>Sunshine</w:t>
            </w:r>
            <w:r w:rsidR="00953A71">
              <w:rPr>
                <w:noProof/>
                <w:webHidden/>
              </w:rPr>
              <w:tab/>
            </w:r>
            <w:r w:rsidR="00953A71">
              <w:rPr>
                <w:noProof/>
                <w:webHidden/>
              </w:rPr>
              <w:fldChar w:fldCharType="begin"/>
            </w:r>
            <w:r w:rsidR="00953A71">
              <w:rPr>
                <w:noProof/>
                <w:webHidden/>
              </w:rPr>
              <w:instrText xml:space="preserve"> PAGEREF _Toc411524654 \h </w:instrText>
            </w:r>
            <w:r w:rsidR="00953A71">
              <w:rPr>
                <w:noProof/>
                <w:webHidden/>
              </w:rPr>
            </w:r>
            <w:r w:rsidR="00953A71">
              <w:rPr>
                <w:noProof/>
                <w:webHidden/>
              </w:rPr>
              <w:fldChar w:fldCharType="separate"/>
            </w:r>
            <w:r w:rsidR="00DB56E8">
              <w:rPr>
                <w:noProof/>
                <w:webHidden/>
              </w:rPr>
              <w:t>49</w:t>
            </w:r>
            <w:r w:rsidR="00953A71">
              <w:rPr>
                <w:noProof/>
                <w:webHidden/>
              </w:rPr>
              <w:fldChar w:fldCharType="end"/>
            </w:r>
          </w:hyperlink>
        </w:p>
        <w:p w:rsidR="00953A71" w:rsidRDefault="00066E0E">
          <w:pPr>
            <w:pStyle w:val="TOC1"/>
            <w:rPr>
              <w:b w:val="0"/>
              <w:sz w:val="22"/>
            </w:rPr>
          </w:pPr>
          <w:hyperlink w:anchor="_Toc411524655" w:history="1">
            <w:r w:rsidR="00953A71" w:rsidRPr="00F07961">
              <w:rPr>
                <w:rStyle w:val="Hyperlink"/>
              </w:rPr>
              <w:t>Concessions SOP</w:t>
            </w:r>
            <w:r w:rsidR="00953A71">
              <w:rPr>
                <w:webHidden/>
              </w:rPr>
              <w:tab/>
            </w:r>
            <w:r w:rsidR="00953A71">
              <w:rPr>
                <w:webHidden/>
              </w:rPr>
              <w:fldChar w:fldCharType="begin"/>
            </w:r>
            <w:r w:rsidR="00953A71">
              <w:rPr>
                <w:webHidden/>
              </w:rPr>
              <w:instrText xml:space="preserve"> PAGEREF _Toc411524655 \h </w:instrText>
            </w:r>
            <w:r w:rsidR="00953A71">
              <w:rPr>
                <w:webHidden/>
              </w:rPr>
            </w:r>
            <w:r w:rsidR="00953A71">
              <w:rPr>
                <w:webHidden/>
              </w:rPr>
              <w:fldChar w:fldCharType="separate"/>
            </w:r>
            <w:r w:rsidR="00DB56E8">
              <w:rPr>
                <w:webHidden/>
              </w:rPr>
              <w:t>50</w:t>
            </w:r>
            <w:r w:rsidR="00953A71">
              <w:rPr>
                <w:webHidden/>
              </w:rPr>
              <w:fldChar w:fldCharType="end"/>
            </w:r>
          </w:hyperlink>
        </w:p>
        <w:p w:rsidR="00953A71" w:rsidRDefault="00066E0E">
          <w:pPr>
            <w:pStyle w:val="TOC3"/>
            <w:tabs>
              <w:tab w:val="right" w:leader="dot" w:pos="4310"/>
            </w:tabs>
            <w:rPr>
              <w:noProof/>
              <w:sz w:val="22"/>
            </w:rPr>
          </w:pPr>
          <w:hyperlink w:anchor="_Toc411524656" w:history="1">
            <w:r w:rsidR="00953A71" w:rsidRPr="00F07961">
              <w:rPr>
                <w:rStyle w:val="Hyperlink"/>
                <w:noProof/>
              </w:rPr>
              <w:t>Tab Sheets</w:t>
            </w:r>
            <w:r w:rsidR="00953A71">
              <w:rPr>
                <w:noProof/>
                <w:webHidden/>
              </w:rPr>
              <w:tab/>
            </w:r>
            <w:r w:rsidR="00953A71">
              <w:rPr>
                <w:noProof/>
                <w:webHidden/>
              </w:rPr>
              <w:fldChar w:fldCharType="begin"/>
            </w:r>
            <w:r w:rsidR="00953A71">
              <w:rPr>
                <w:noProof/>
                <w:webHidden/>
              </w:rPr>
              <w:instrText xml:space="preserve"> PAGEREF _Toc411524656 \h </w:instrText>
            </w:r>
            <w:r w:rsidR="00953A71">
              <w:rPr>
                <w:noProof/>
                <w:webHidden/>
              </w:rPr>
            </w:r>
            <w:r w:rsidR="00953A71">
              <w:rPr>
                <w:noProof/>
                <w:webHidden/>
              </w:rPr>
              <w:fldChar w:fldCharType="separate"/>
            </w:r>
            <w:r w:rsidR="00DB56E8">
              <w:rPr>
                <w:noProof/>
                <w:webHidden/>
              </w:rPr>
              <w:t>50</w:t>
            </w:r>
            <w:r w:rsidR="00953A71">
              <w:rPr>
                <w:noProof/>
                <w:webHidden/>
              </w:rPr>
              <w:fldChar w:fldCharType="end"/>
            </w:r>
          </w:hyperlink>
        </w:p>
        <w:p w:rsidR="00953A71" w:rsidRDefault="00066E0E">
          <w:pPr>
            <w:pStyle w:val="TOC3"/>
            <w:tabs>
              <w:tab w:val="right" w:leader="dot" w:pos="4310"/>
            </w:tabs>
            <w:rPr>
              <w:noProof/>
              <w:sz w:val="22"/>
            </w:rPr>
          </w:pPr>
          <w:hyperlink w:anchor="_Toc411524657" w:history="1">
            <w:r w:rsidR="00953A71" w:rsidRPr="00F07961">
              <w:rPr>
                <w:rStyle w:val="Hyperlink"/>
                <w:noProof/>
              </w:rPr>
              <w:t>Safe Drops</w:t>
            </w:r>
            <w:r w:rsidR="00953A71">
              <w:rPr>
                <w:noProof/>
                <w:webHidden/>
              </w:rPr>
              <w:tab/>
            </w:r>
            <w:r w:rsidR="00953A71">
              <w:rPr>
                <w:noProof/>
                <w:webHidden/>
              </w:rPr>
              <w:fldChar w:fldCharType="begin"/>
            </w:r>
            <w:r w:rsidR="00953A71">
              <w:rPr>
                <w:noProof/>
                <w:webHidden/>
              </w:rPr>
              <w:instrText xml:space="preserve"> PAGEREF _Toc411524657 \h </w:instrText>
            </w:r>
            <w:r w:rsidR="00953A71">
              <w:rPr>
                <w:noProof/>
                <w:webHidden/>
              </w:rPr>
            </w:r>
            <w:r w:rsidR="00953A71">
              <w:rPr>
                <w:noProof/>
                <w:webHidden/>
              </w:rPr>
              <w:fldChar w:fldCharType="separate"/>
            </w:r>
            <w:r w:rsidR="00DB56E8">
              <w:rPr>
                <w:noProof/>
                <w:webHidden/>
              </w:rPr>
              <w:t>50</w:t>
            </w:r>
            <w:r w:rsidR="00953A71">
              <w:rPr>
                <w:noProof/>
                <w:webHidden/>
              </w:rPr>
              <w:fldChar w:fldCharType="end"/>
            </w:r>
          </w:hyperlink>
        </w:p>
        <w:p w:rsidR="00953A71" w:rsidRDefault="00066E0E">
          <w:pPr>
            <w:pStyle w:val="TOC3"/>
            <w:tabs>
              <w:tab w:val="right" w:leader="dot" w:pos="4310"/>
            </w:tabs>
            <w:rPr>
              <w:noProof/>
              <w:sz w:val="22"/>
            </w:rPr>
          </w:pPr>
          <w:hyperlink w:anchor="_Toc411524658" w:history="1">
            <w:r w:rsidR="00953A71" w:rsidRPr="00F07961">
              <w:rPr>
                <w:rStyle w:val="Hyperlink"/>
                <w:noProof/>
              </w:rPr>
              <w:t>Setup</w:t>
            </w:r>
            <w:r w:rsidR="00953A71">
              <w:rPr>
                <w:noProof/>
                <w:webHidden/>
              </w:rPr>
              <w:tab/>
            </w:r>
            <w:r w:rsidR="00953A71">
              <w:rPr>
                <w:noProof/>
                <w:webHidden/>
              </w:rPr>
              <w:fldChar w:fldCharType="begin"/>
            </w:r>
            <w:r w:rsidR="00953A71">
              <w:rPr>
                <w:noProof/>
                <w:webHidden/>
              </w:rPr>
              <w:instrText xml:space="preserve"> PAGEREF _Toc411524658 \h </w:instrText>
            </w:r>
            <w:r w:rsidR="00953A71">
              <w:rPr>
                <w:noProof/>
                <w:webHidden/>
              </w:rPr>
            </w:r>
            <w:r w:rsidR="00953A71">
              <w:rPr>
                <w:noProof/>
                <w:webHidden/>
              </w:rPr>
              <w:fldChar w:fldCharType="separate"/>
            </w:r>
            <w:r w:rsidR="00DB56E8">
              <w:rPr>
                <w:noProof/>
                <w:webHidden/>
              </w:rPr>
              <w:t>50</w:t>
            </w:r>
            <w:r w:rsidR="00953A71">
              <w:rPr>
                <w:noProof/>
                <w:webHidden/>
              </w:rPr>
              <w:fldChar w:fldCharType="end"/>
            </w:r>
          </w:hyperlink>
        </w:p>
        <w:p w:rsidR="00953A71" w:rsidRDefault="00066E0E">
          <w:pPr>
            <w:pStyle w:val="TOC2"/>
            <w:rPr>
              <w:i w:val="0"/>
              <w:sz w:val="22"/>
            </w:rPr>
          </w:pPr>
          <w:hyperlink w:anchor="_Toc411524659" w:history="1">
            <w:r w:rsidR="00953A71" w:rsidRPr="00F07961">
              <w:rPr>
                <w:rStyle w:val="Hyperlink"/>
              </w:rPr>
              <w:t>Pizza</w:t>
            </w:r>
            <w:r w:rsidR="00953A71">
              <w:rPr>
                <w:webHidden/>
              </w:rPr>
              <w:tab/>
            </w:r>
            <w:r w:rsidR="00953A71">
              <w:rPr>
                <w:webHidden/>
              </w:rPr>
              <w:fldChar w:fldCharType="begin"/>
            </w:r>
            <w:r w:rsidR="00953A71">
              <w:rPr>
                <w:webHidden/>
              </w:rPr>
              <w:instrText xml:space="preserve"> PAGEREF _Toc411524659 \h </w:instrText>
            </w:r>
            <w:r w:rsidR="00953A71">
              <w:rPr>
                <w:webHidden/>
              </w:rPr>
            </w:r>
            <w:r w:rsidR="00953A71">
              <w:rPr>
                <w:webHidden/>
              </w:rPr>
              <w:fldChar w:fldCharType="separate"/>
            </w:r>
            <w:r w:rsidR="00DB56E8">
              <w:rPr>
                <w:webHidden/>
              </w:rPr>
              <w:t>51</w:t>
            </w:r>
            <w:r w:rsidR="00953A71">
              <w:rPr>
                <w:webHidden/>
              </w:rPr>
              <w:fldChar w:fldCharType="end"/>
            </w:r>
          </w:hyperlink>
        </w:p>
        <w:p w:rsidR="00953A71" w:rsidRDefault="00066E0E">
          <w:pPr>
            <w:pStyle w:val="TOC2"/>
            <w:rPr>
              <w:i w:val="0"/>
              <w:sz w:val="22"/>
            </w:rPr>
          </w:pPr>
          <w:hyperlink w:anchor="_Toc411524660" w:history="1">
            <w:r w:rsidR="00953A71" w:rsidRPr="00F07961">
              <w:rPr>
                <w:rStyle w:val="Hyperlink"/>
              </w:rPr>
              <w:t>Checks</w:t>
            </w:r>
            <w:r w:rsidR="00953A71">
              <w:rPr>
                <w:webHidden/>
              </w:rPr>
              <w:tab/>
            </w:r>
            <w:r w:rsidR="00953A71">
              <w:rPr>
                <w:webHidden/>
              </w:rPr>
              <w:fldChar w:fldCharType="begin"/>
            </w:r>
            <w:r w:rsidR="00953A71">
              <w:rPr>
                <w:webHidden/>
              </w:rPr>
              <w:instrText xml:space="preserve"> PAGEREF _Toc411524660 \h </w:instrText>
            </w:r>
            <w:r w:rsidR="00953A71">
              <w:rPr>
                <w:webHidden/>
              </w:rPr>
            </w:r>
            <w:r w:rsidR="00953A71">
              <w:rPr>
                <w:webHidden/>
              </w:rPr>
              <w:fldChar w:fldCharType="separate"/>
            </w:r>
            <w:r w:rsidR="00DB56E8">
              <w:rPr>
                <w:webHidden/>
              </w:rPr>
              <w:t>51</w:t>
            </w:r>
            <w:r w:rsidR="00953A71">
              <w:rPr>
                <w:webHidden/>
              </w:rPr>
              <w:fldChar w:fldCharType="end"/>
            </w:r>
          </w:hyperlink>
        </w:p>
        <w:p w:rsidR="00953A71" w:rsidRDefault="00066E0E">
          <w:pPr>
            <w:pStyle w:val="TOC2"/>
            <w:rPr>
              <w:i w:val="0"/>
              <w:sz w:val="22"/>
            </w:rPr>
          </w:pPr>
          <w:hyperlink w:anchor="_Toc411524661" w:history="1">
            <w:r w:rsidR="00953A71" w:rsidRPr="00F07961">
              <w:rPr>
                <w:rStyle w:val="Hyperlink"/>
              </w:rPr>
              <w:t>Coffee</w:t>
            </w:r>
            <w:r w:rsidR="00953A71">
              <w:rPr>
                <w:webHidden/>
              </w:rPr>
              <w:tab/>
            </w:r>
            <w:r w:rsidR="00953A71">
              <w:rPr>
                <w:webHidden/>
              </w:rPr>
              <w:fldChar w:fldCharType="begin"/>
            </w:r>
            <w:r w:rsidR="00953A71">
              <w:rPr>
                <w:webHidden/>
              </w:rPr>
              <w:instrText xml:space="preserve"> PAGEREF _Toc411524661 \h </w:instrText>
            </w:r>
            <w:r w:rsidR="00953A71">
              <w:rPr>
                <w:webHidden/>
              </w:rPr>
            </w:r>
            <w:r w:rsidR="00953A71">
              <w:rPr>
                <w:webHidden/>
              </w:rPr>
              <w:fldChar w:fldCharType="separate"/>
            </w:r>
            <w:r w:rsidR="00DB56E8">
              <w:rPr>
                <w:webHidden/>
              </w:rPr>
              <w:t>51</w:t>
            </w:r>
            <w:r w:rsidR="00953A71">
              <w:rPr>
                <w:webHidden/>
              </w:rPr>
              <w:fldChar w:fldCharType="end"/>
            </w:r>
          </w:hyperlink>
        </w:p>
        <w:p w:rsidR="00953A71" w:rsidRDefault="00066E0E">
          <w:pPr>
            <w:pStyle w:val="TOC2"/>
            <w:rPr>
              <w:i w:val="0"/>
              <w:sz w:val="22"/>
            </w:rPr>
          </w:pPr>
          <w:hyperlink w:anchor="_Toc411524662" w:history="1">
            <w:r w:rsidR="00953A71" w:rsidRPr="00F07961">
              <w:rPr>
                <w:rStyle w:val="Hyperlink"/>
              </w:rPr>
              <w:t>Cleaning</w:t>
            </w:r>
            <w:r w:rsidR="00953A71">
              <w:rPr>
                <w:webHidden/>
              </w:rPr>
              <w:tab/>
            </w:r>
            <w:r w:rsidR="00953A71">
              <w:rPr>
                <w:webHidden/>
              </w:rPr>
              <w:fldChar w:fldCharType="begin"/>
            </w:r>
            <w:r w:rsidR="00953A71">
              <w:rPr>
                <w:webHidden/>
              </w:rPr>
              <w:instrText xml:space="preserve"> PAGEREF _Toc411524662 \h </w:instrText>
            </w:r>
            <w:r w:rsidR="00953A71">
              <w:rPr>
                <w:webHidden/>
              </w:rPr>
            </w:r>
            <w:r w:rsidR="00953A71">
              <w:rPr>
                <w:webHidden/>
              </w:rPr>
              <w:fldChar w:fldCharType="separate"/>
            </w:r>
            <w:r w:rsidR="00DB56E8">
              <w:rPr>
                <w:webHidden/>
              </w:rPr>
              <w:t>51</w:t>
            </w:r>
            <w:r w:rsidR="00953A71">
              <w:rPr>
                <w:webHidden/>
              </w:rPr>
              <w:fldChar w:fldCharType="end"/>
            </w:r>
          </w:hyperlink>
        </w:p>
        <w:p w:rsidR="00953A71" w:rsidRDefault="00066E0E">
          <w:pPr>
            <w:pStyle w:val="TOC1"/>
            <w:rPr>
              <w:b w:val="0"/>
              <w:sz w:val="22"/>
            </w:rPr>
          </w:pPr>
          <w:hyperlink w:anchor="_Toc411524663" w:history="1">
            <w:r w:rsidR="00953A71" w:rsidRPr="00F07961">
              <w:rPr>
                <w:rStyle w:val="Hyperlink"/>
              </w:rPr>
              <w:t>Equipment</w:t>
            </w:r>
            <w:r w:rsidR="00953A71">
              <w:rPr>
                <w:webHidden/>
              </w:rPr>
              <w:tab/>
            </w:r>
            <w:r w:rsidR="00953A71">
              <w:rPr>
                <w:webHidden/>
              </w:rPr>
              <w:fldChar w:fldCharType="begin"/>
            </w:r>
            <w:r w:rsidR="00953A71">
              <w:rPr>
                <w:webHidden/>
              </w:rPr>
              <w:instrText xml:space="preserve"> PAGEREF _Toc411524663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2"/>
            <w:rPr>
              <w:i w:val="0"/>
              <w:sz w:val="22"/>
            </w:rPr>
          </w:pPr>
          <w:hyperlink w:anchor="_Toc411524664" w:history="1">
            <w:r w:rsidR="00953A71" w:rsidRPr="00F07961">
              <w:rPr>
                <w:rStyle w:val="Hyperlink"/>
              </w:rPr>
              <w:t>RPGA</w:t>
            </w:r>
            <w:r w:rsidR="00953A71">
              <w:rPr>
                <w:webHidden/>
              </w:rPr>
              <w:tab/>
            </w:r>
            <w:r w:rsidR="00953A71">
              <w:rPr>
                <w:webHidden/>
              </w:rPr>
              <w:fldChar w:fldCharType="begin"/>
            </w:r>
            <w:r w:rsidR="00953A71">
              <w:rPr>
                <w:webHidden/>
              </w:rPr>
              <w:instrText xml:space="preserve"> PAGEREF _Toc411524664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2"/>
            <w:rPr>
              <w:i w:val="0"/>
              <w:sz w:val="22"/>
            </w:rPr>
          </w:pPr>
          <w:hyperlink w:anchor="_Toc411524665" w:history="1">
            <w:r w:rsidR="00953A71" w:rsidRPr="00F07961">
              <w:rPr>
                <w:rStyle w:val="Hyperlink"/>
              </w:rPr>
              <w:t>Magic</w:t>
            </w:r>
            <w:r w:rsidR="00953A71">
              <w:rPr>
                <w:webHidden/>
              </w:rPr>
              <w:tab/>
            </w:r>
            <w:r w:rsidR="00953A71">
              <w:rPr>
                <w:webHidden/>
              </w:rPr>
              <w:fldChar w:fldCharType="begin"/>
            </w:r>
            <w:r w:rsidR="00953A71">
              <w:rPr>
                <w:webHidden/>
              </w:rPr>
              <w:instrText xml:space="preserve"> PAGEREF _Toc411524665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2"/>
            <w:rPr>
              <w:i w:val="0"/>
              <w:sz w:val="22"/>
            </w:rPr>
          </w:pPr>
          <w:hyperlink w:anchor="_Toc411524666" w:history="1">
            <w:r w:rsidR="00953A71" w:rsidRPr="00F07961">
              <w:rPr>
                <w:rStyle w:val="Hyperlink"/>
              </w:rPr>
              <w:t>Video Games</w:t>
            </w:r>
            <w:r w:rsidR="00953A71">
              <w:rPr>
                <w:webHidden/>
              </w:rPr>
              <w:tab/>
            </w:r>
            <w:r w:rsidR="00953A71">
              <w:rPr>
                <w:webHidden/>
              </w:rPr>
              <w:fldChar w:fldCharType="begin"/>
            </w:r>
            <w:r w:rsidR="00953A71">
              <w:rPr>
                <w:webHidden/>
              </w:rPr>
              <w:instrText xml:space="preserve"> PAGEREF _Toc411524666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2"/>
            <w:rPr>
              <w:i w:val="0"/>
              <w:sz w:val="22"/>
            </w:rPr>
          </w:pPr>
          <w:hyperlink w:anchor="_Toc411524667" w:history="1">
            <w:r w:rsidR="00953A71" w:rsidRPr="00F07961">
              <w:rPr>
                <w:rStyle w:val="Hyperlink"/>
              </w:rPr>
              <w:t>SiS</w:t>
            </w:r>
            <w:r w:rsidR="00953A71">
              <w:rPr>
                <w:webHidden/>
              </w:rPr>
              <w:tab/>
            </w:r>
            <w:r w:rsidR="00953A71">
              <w:rPr>
                <w:webHidden/>
              </w:rPr>
              <w:fldChar w:fldCharType="begin"/>
            </w:r>
            <w:r w:rsidR="00953A71">
              <w:rPr>
                <w:webHidden/>
              </w:rPr>
              <w:instrText xml:space="preserve"> PAGEREF _Toc411524667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2"/>
            <w:rPr>
              <w:i w:val="0"/>
              <w:sz w:val="22"/>
            </w:rPr>
          </w:pPr>
          <w:hyperlink w:anchor="_Toc411524668" w:history="1">
            <w:r w:rsidR="00953A71" w:rsidRPr="00F07961">
              <w:rPr>
                <w:rStyle w:val="Hyperlink"/>
              </w:rPr>
              <w:t>Reaper</w:t>
            </w:r>
            <w:r w:rsidR="00953A71">
              <w:rPr>
                <w:webHidden/>
              </w:rPr>
              <w:tab/>
            </w:r>
            <w:r w:rsidR="00953A71">
              <w:rPr>
                <w:webHidden/>
              </w:rPr>
              <w:fldChar w:fldCharType="begin"/>
            </w:r>
            <w:r w:rsidR="00953A71">
              <w:rPr>
                <w:webHidden/>
              </w:rPr>
              <w:instrText xml:space="preserve"> PAGEREF _Toc411524668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2"/>
            <w:rPr>
              <w:i w:val="0"/>
              <w:sz w:val="22"/>
            </w:rPr>
          </w:pPr>
          <w:hyperlink w:anchor="_Toc411524669" w:history="1">
            <w:r w:rsidR="00953A71" w:rsidRPr="00F07961">
              <w:rPr>
                <w:rStyle w:val="Hyperlink"/>
              </w:rPr>
              <w:t>Other - Events</w:t>
            </w:r>
            <w:r w:rsidR="00953A71">
              <w:rPr>
                <w:webHidden/>
              </w:rPr>
              <w:tab/>
            </w:r>
            <w:r w:rsidR="00953A71">
              <w:rPr>
                <w:webHidden/>
              </w:rPr>
              <w:fldChar w:fldCharType="begin"/>
            </w:r>
            <w:r w:rsidR="00953A71">
              <w:rPr>
                <w:webHidden/>
              </w:rPr>
              <w:instrText xml:space="preserve"> PAGEREF _Toc411524669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2"/>
            <w:rPr>
              <w:i w:val="0"/>
              <w:sz w:val="22"/>
            </w:rPr>
          </w:pPr>
          <w:hyperlink w:anchor="_Toc411524670" w:history="1">
            <w:r w:rsidR="00953A71" w:rsidRPr="00F07961">
              <w:rPr>
                <w:rStyle w:val="Hyperlink"/>
              </w:rPr>
              <w:t>Concessions</w:t>
            </w:r>
            <w:r w:rsidR="00953A71">
              <w:rPr>
                <w:webHidden/>
              </w:rPr>
              <w:tab/>
            </w:r>
            <w:r w:rsidR="00953A71">
              <w:rPr>
                <w:webHidden/>
              </w:rPr>
              <w:fldChar w:fldCharType="begin"/>
            </w:r>
            <w:r w:rsidR="00953A71">
              <w:rPr>
                <w:webHidden/>
              </w:rPr>
              <w:instrText xml:space="preserve"> PAGEREF _Toc411524670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2"/>
            <w:rPr>
              <w:i w:val="0"/>
              <w:sz w:val="22"/>
            </w:rPr>
          </w:pPr>
          <w:hyperlink w:anchor="_Toc411524671" w:history="1">
            <w:r w:rsidR="00953A71" w:rsidRPr="00F07961">
              <w:rPr>
                <w:rStyle w:val="Hyperlink"/>
              </w:rPr>
              <w:t>Convention Hall</w:t>
            </w:r>
            <w:r w:rsidR="00953A71">
              <w:rPr>
                <w:webHidden/>
              </w:rPr>
              <w:tab/>
            </w:r>
            <w:r w:rsidR="00953A71">
              <w:rPr>
                <w:webHidden/>
              </w:rPr>
              <w:fldChar w:fldCharType="begin"/>
            </w:r>
            <w:r w:rsidR="00953A71">
              <w:rPr>
                <w:webHidden/>
              </w:rPr>
              <w:instrText xml:space="preserve"> PAGEREF _Toc411524671 \h </w:instrText>
            </w:r>
            <w:r w:rsidR="00953A71">
              <w:rPr>
                <w:webHidden/>
              </w:rPr>
            </w:r>
            <w:r w:rsidR="00953A71">
              <w:rPr>
                <w:webHidden/>
              </w:rPr>
              <w:fldChar w:fldCharType="separate"/>
            </w:r>
            <w:r w:rsidR="00DB56E8">
              <w:rPr>
                <w:webHidden/>
              </w:rPr>
              <w:t>52</w:t>
            </w:r>
            <w:r w:rsidR="00953A71">
              <w:rPr>
                <w:webHidden/>
              </w:rPr>
              <w:fldChar w:fldCharType="end"/>
            </w:r>
          </w:hyperlink>
        </w:p>
        <w:p w:rsidR="00953A71" w:rsidRDefault="00066E0E">
          <w:pPr>
            <w:pStyle w:val="TOC1"/>
            <w:rPr>
              <w:b w:val="0"/>
              <w:sz w:val="22"/>
            </w:rPr>
          </w:pPr>
          <w:hyperlink w:anchor="_Toc411524672" w:history="1">
            <w:r w:rsidR="00953A71" w:rsidRPr="00F07961">
              <w:rPr>
                <w:rStyle w:val="Hyperlink"/>
              </w:rPr>
              <w:t>Convention Hall Layout</w:t>
            </w:r>
            <w:r w:rsidR="00953A71">
              <w:rPr>
                <w:webHidden/>
              </w:rPr>
              <w:tab/>
            </w:r>
            <w:r w:rsidR="00953A71">
              <w:rPr>
                <w:webHidden/>
              </w:rPr>
              <w:fldChar w:fldCharType="begin"/>
            </w:r>
            <w:r w:rsidR="00953A71">
              <w:rPr>
                <w:webHidden/>
              </w:rPr>
              <w:instrText xml:space="preserve"> PAGEREF _Toc411524672 \h </w:instrText>
            </w:r>
            <w:r w:rsidR="00953A71">
              <w:rPr>
                <w:webHidden/>
              </w:rPr>
            </w:r>
            <w:r w:rsidR="00953A71">
              <w:rPr>
                <w:webHidden/>
              </w:rPr>
              <w:fldChar w:fldCharType="separate"/>
            </w:r>
            <w:r w:rsidR="00DB56E8">
              <w:rPr>
                <w:webHidden/>
              </w:rPr>
              <w:t>53</w:t>
            </w:r>
            <w:r w:rsidR="00953A71">
              <w:rPr>
                <w:webHidden/>
              </w:rPr>
              <w:fldChar w:fldCharType="end"/>
            </w:r>
          </w:hyperlink>
        </w:p>
        <w:p w:rsidR="00953A71" w:rsidRDefault="00066E0E">
          <w:pPr>
            <w:pStyle w:val="TOC2"/>
            <w:rPr>
              <w:i w:val="0"/>
              <w:sz w:val="22"/>
            </w:rPr>
          </w:pPr>
          <w:hyperlink w:anchor="_Toc411524673" w:history="1">
            <w:r w:rsidR="00953A71" w:rsidRPr="00F07961">
              <w:rPr>
                <w:rStyle w:val="Hyperlink"/>
              </w:rPr>
              <w:t>Rooms</w:t>
            </w:r>
            <w:r w:rsidR="00953A71">
              <w:rPr>
                <w:webHidden/>
              </w:rPr>
              <w:tab/>
            </w:r>
            <w:r w:rsidR="00953A71">
              <w:rPr>
                <w:webHidden/>
              </w:rPr>
              <w:fldChar w:fldCharType="begin"/>
            </w:r>
            <w:r w:rsidR="00953A71">
              <w:rPr>
                <w:webHidden/>
              </w:rPr>
              <w:instrText xml:space="preserve"> PAGEREF _Toc411524673 \h </w:instrText>
            </w:r>
            <w:r w:rsidR="00953A71">
              <w:rPr>
                <w:webHidden/>
              </w:rPr>
            </w:r>
            <w:r w:rsidR="00953A71">
              <w:rPr>
                <w:webHidden/>
              </w:rPr>
              <w:fldChar w:fldCharType="separate"/>
            </w:r>
            <w:r w:rsidR="00DB56E8">
              <w:rPr>
                <w:webHidden/>
              </w:rPr>
              <w:t>53</w:t>
            </w:r>
            <w:r w:rsidR="00953A71">
              <w:rPr>
                <w:webHidden/>
              </w:rPr>
              <w:fldChar w:fldCharType="end"/>
            </w:r>
          </w:hyperlink>
        </w:p>
        <w:p w:rsidR="00953A71" w:rsidRDefault="00066E0E">
          <w:pPr>
            <w:pStyle w:val="TOC3"/>
            <w:tabs>
              <w:tab w:val="right" w:leader="dot" w:pos="4310"/>
            </w:tabs>
            <w:rPr>
              <w:noProof/>
              <w:sz w:val="22"/>
            </w:rPr>
          </w:pPr>
          <w:hyperlink w:anchor="_Toc411524674" w:history="1">
            <w:r w:rsidR="00953A71" w:rsidRPr="00F07961">
              <w:rPr>
                <w:rStyle w:val="Hyperlink"/>
                <w:noProof/>
              </w:rPr>
              <w:t>Primary Convention Room</w:t>
            </w:r>
            <w:r w:rsidR="00953A71">
              <w:rPr>
                <w:noProof/>
                <w:webHidden/>
              </w:rPr>
              <w:tab/>
            </w:r>
            <w:r w:rsidR="00953A71">
              <w:rPr>
                <w:noProof/>
                <w:webHidden/>
              </w:rPr>
              <w:fldChar w:fldCharType="begin"/>
            </w:r>
            <w:r w:rsidR="00953A71">
              <w:rPr>
                <w:noProof/>
                <w:webHidden/>
              </w:rPr>
              <w:instrText xml:space="preserve"> PAGEREF _Toc411524674 \h </w:instrText>
            </w:r>
            <w:r w:rsidR="00953A71">
              <w:rPr>
                <w:noProof/>
                <w:webHidden/>
              </w:rPr>
            </w:r>
            <w:r w:rsidR="00953A71">
              <w:rPr>
                <w:noProof/>
                <w:webHidden/>
              </w:rPr>
              <w:fldChar w:fldCharType="separate"/>
            </w:r>
            <w:r w:rsidR="00DB56E8">
              <w:rPr>
                <w:noProof/>
                <w:webHidden/>
              </w:rPr>
              <w:t>53</w:t>
            </w:r>
            <w:r w:rsidR="00953A71">
              <w:rPr>
                <w:noProof/>
                <w:webHidden/>
              </w:rPr>
              <w:fldChar w:fldCharType="end"/>
            </w:r>
          </w:hyperlink>
        </w:p>
        <w:p w:rsidR="00953A71" w:rsidRDefault="00066E0E">
          <w:pPr>
            <w:pStyle w:val="TOC3"/>
            <w:tabs>
              <w:tab w:val="right" w:leader="dot" w:pos="4310"/>
            </w:tabs>
            <w:rPr>
              <w:noProof/>
              <w:sz w:val="22"/>
            </w:rPr>
          </w:pPr>
          <w:hyperlink w:anchor="_Toc411524675" w:history="1">
            <w:r w:rsidR="00953A71" w:rsidRPr="00F07961">
              <w:rPr>
                <w:rStyle w:val="Hyperlink"/>
                <w:noProof/>
              </w:rPr>
              <w:t>Main Hall</w:t>
            </w:r>
            <w:r w:rsidR="00953A71">
              <w:rPr>
                <w:noProof/>
                <w:webHidden/>
              </w:rPr>
              <w:tab/>
            </w:r>
            <w:r w:rsidR="00953A71">
              <w:rPr>
                <w:noProof/>
                <w:webHidden/>
              </w:rPr>
              <w:fldChar w:fldCharType="begin"/>
            </w:r>
            <w:r w:rsidR="00953A71">
              <w:rPr>
                <w:noProof/>
                <w:webHidden/>
              </w:rPr>
              <w:instrText xml:space="preserve"> PAGEREF _Toc411524675 \h </w:instrText>
            </w:r>
            <w:r w:rsidR="00953A71">
              <w:rPr>
                <w:noProof/>
                <w:webHidden/>
              </w:rPr>
            </w:r>
            <w:r w:rsidR="00953A71">
              <w:rPr>
                <w:noProof/>
                <w:webHidden/>
              </w:rPr>
              <w:fldChar w:fldCharType="separate"/>
            </w:r>
            <w:r w:rsidR="00DB56E8">
              <w:rPr>
                <w:noProof/>
                <w:webHidden/>
              </w:rPr>
              <w:t>53</w:t>
            </w:r>
            <w:r w:rsidR="00953A71">
              <w:rPr>
                <w:noProof/>
                <w:webHidden/>
              </w:rPr>
              <w:fldChar w:fldCharType="end"/>
            </w:r>
          </w:hyperlink>
        </w:p>
        <w:p w:rsidR="00953A71" w:rsidRDefault="00066E0E">
          <w:pPr>
            <w:pStyle w:val="TOC3"/>
            <w:tabs>
              <w:tab w:val="right" w:leader="dot" w:pos="4310"/>
            </w:tabs>
            <w:rPr>
              <w:noProof/>
              <w:sz w:val="22"/>
            </w:rPr>
          </w:pPr>
          <w:hyperlink w:anchor="_Toc411524676" w:history="1">
            <w:r w:rsidR="00953A71" w:rsidRPr="00F07961">
              <w:rPr>
                <w:rStyle w:val="Hyperlink"/>
                <w:noProof/>
              </w:rPr>
              <w:t>Theatre</w:t>
            </w:r>
            <w:r w:rsidR="00953A71">
              <w:rPr>
                <w:noProof/>
                <w:webHidden/>
              </w:rPr>
              <w:tab/>
            </w:r>
            <w:r w:rsidR="00953A71">
              <w:rPr>
                <w:noProof/>
                <w:webHidden/>
              </w:rPr>
              <w:fldChar w:fldCharType="begin"/>
            </w:r>
            <w:r w:rsidR="00953A71">
              <w:rPr>
                <w:noProof/>
                <w:webHidden/>
              </w:rPr>
              <w:instrText xml:space="preserve"> PAGEREF _Toc411524676 \h </w:instrText>
            </w:r>
            <w:r w:rsidR="00953A71">
              <w:rPr>
                <w:noProof/>
                <w:webHidden/>
              </w:rPr>
            </w:r>
            <w:r w:rsidR="00953A71">
              <w:rPr>
                <w:noProof/>
                <w:webHidden/>
              </w:rPr>
              <w:fldChar w:fldCharType="separate"/>
            </w:r>
            <w:r w:rsidR="00DB56E8">
              <w:rPr>
                <w:noProof/>
                <w:webHidden/>
              </w:rPr>
              <w:t>53</w:t>
            </w:r>
            <w:r w:rsidR="00953A71">
              <w:rPr>
                <w:noProof/>
                <w:webHidden/>
              </w:rPr>
              <w:fldChar w:fldCharType="end"/>
            </w:r>
          </w:hyperlink>
        </w:p>
        <w:p w:rsidR="00953A71" w:rsidRDefault="00066E0E">
          <w:pPr>
            <w:pStyle w:val="TOC3"/>
            <w:tabs>
              <w:tab w:val="right" w:leader="dot" w:pos="4310"/>
            </w:tabs>
            <w:rPr>
              <w:noProof/>
              <w:sz w:val="22"/>
            </w:rPr>
          </w:pPr>
          <w:hyperlink w:anchor="_Toc411524677" w:history="1">
            <w:r w:rsidR="00953A71" w:rsidRPr="00F07961">
              <w:rPr>
                <w:rStyle w:val="Hyperlink"/>
                <w:noProof/>
              </w:rPr>
              <w:t>Concessions</w:t>
            </w:r>
            <w:r w:rsidR="00953A71">
              <w:rPr>
                <w:noProof/>
                <w:webHidden/>
              </w:rPr>
              <w:tab/>
            </w:r>
            <w:r w:rsidR="00953A71">
              <w:rPr>
                <w:noProof/>
                <w:webHidden/>
              </w:rPr>
              <w:fldChar w:fldCharType="begin"/>
            </w:r>
            <w:r w:rsidR="00953A71">
              <w:rPr>
                <w:noProof/>
                <w:webHidden/>
              </w:rPr>
              <w:instrText xml:space="preserve"> PAGEREF _Toc411524677 \h </w:instrText>
            </w:r>
            <w:r w:rsidR="00953A71">
              <w:rPr>
                <w:noProof/>
                <w:webHidden/>
              </w:rPr>
            </w:r>
            <w:r w:rsidR="00953A71">
              <w:rPr>
                <w:noProof/>
                <w:webHidden/>
              </w:rPr>
              <w:fldChar w:fldCharType="separate"/>
            </w:r>
            <w:r w:rsidR="00DB56E8">
              <w:rPr>
                <w:noProof/>
                <w:webHidden/>
              </w:rPr>
              <w:t>53</w:t>
            </w:r>
            <w:r w:rsidR="00953A71">
              <w:rPr>
                <w:noProof/>
                <w:webHidden/>
              </w:rPr>
              <w:fldChar w:fldCharType="end"/>
            </w:r>
          </w:hyperlink>
        </w:p>
        <w:p w:rsidR="00953A71" w:rsidRDefault="00066E0E">
          <w:pPr>
            <w:pStyle w:val="TOC2"/>
            <w:rPr>
              <w:i w:val="0"/>
              <w:sz w:val="22"/>
            </w:rPr>
          </w:pPr>
          <w:hyperlink w:anchor="_Toc411524678" w:history="1">
            <w:r w:rsidR="00953A71" w:rsidRPr="00F07961">
              <w:rPr>
                <w:rStyle w:val="Hyperlink"/>
              </w:rPr>
              <w:t>Updating the Layout</w:t>
            </w:r>
            <w:r w:rsidR="00953A71">
              <w:rPr>
                <w:webHidden/>
              </w:rPr>
              <w:tab/>
            </w:r>
            <w:r w:rsidR="00953A71">
              <w:rPr>
                <w:webHidden/>
              </w:rPr>
              <w:fldChar w:fldCharType="begin"/>
            </w:r>
            <w:r w:rsidR="00953A71">
              <w:rPr>
                <w:webHidden/>
              </w:rPr>
              <w:instrText xml:space="preserve"> PAGEREF _Toc411524678 \h </w:instrText>
            </w:r>
            <w:r w:rsidR="00953A71">
              <w:rPr>
                <w:webHidden/>
              </w:rPr>
            </w:r>
            <w:r w:rsidR="00953A71">
              <w:rPr>
                <w:webHidden/>
              </w:rPr>
              <w:fldChar w:fldCharType="separate"/>
            </w:r>
            <w:r w:rsidR="00DB56E8">
              <w:rPr>
                <w:webHidden/>
              </w:rPr>
              <w:t>53</w:t>
            </w:r>
            <w:r w:rsidR="00953A71">
              <w:rPr>
                <w:webHidden/>
              </w:rPr>
              <w:fldChar w:fldCharType="end"/>
            </w:r>
          </w:hyperlink>
        </w:p>
        <w:p w:rsidR="00953A71" w:rsidRDefault="00066E0E">
          <w:pPr>
            <w:pStyle w:val="TOC1"/>
            <w:rPr>
              <w:b w:val="0"/>
              <w:sz w:val="22"/>
            </w:rPr>
          </w:pPr>
          <w:hyperlink w:anchor="_Toc411524679" w:history="1">
            <w:r w:rsidR="00953A71" w:rsidRPr="00F07961">
              <w:rPr>
                <w:rStyle w:val="Hyperlink"/>
              </w:rPr>
              <w:t>Maps</w:t>
            </w:r>
            <w:r w:rsidR="00953A71">
              <w:rPr>
                <w:webHidden/>
              </w:rPr>
              <w:tab/>
            </w:r>
            <w:r w:rsidR="00953A71">
              <w:rPr>
                <w:webHidden/>
              </w:rPr>
              <w:fldChar w:fldCharType="begin"/>
            </w:r>
            <w:r w:rsidR="00953A71">
              <w:rPr>
                <w:webHidden/>
              </w:rPr>
              <w:instrText xml:space="preserve"> PAGEREF _Toc411524679 \h </w:instrText>
            </w:r>
            <w:r w:rsidR="00953A71">
              <w:rPr>
                <w:webHidden/>
              </w:rPr>
            </w:r>
            <w:r w:rsidR="00953A71">
              <w:rPr>
                <w:webHidden/>
              </w:rPr>
              <w:fldChar w:fldCharType="separate"/>
            </w:r>
            <w:r w:rsidR="00DB56E8">
              <w:rPr>
                <w:webHidden/>
              </w:rPr>
              <w:t>54</w:t>
            </w:r>
            <w:r w:rsidR="00953A71">
              <w:rPr>
                <w:webHidden/>
              </w:rPr>
              <w:fldChar w:fldCharType="end"/>
            </w:r>
          </w:hyperlink>
        </w:p>
        <w:p w:rsidR="00953A71" w:rsidRDefault="00066E0E">
          <w:pPr>
            <w:pStyle w:val="TOC2"/>
            <w:rPr>
              <w:i w:val="0"/>
              <w:sz w:val="22"/>
            </w:rPr>
          </w:pPr>
          <w:hyperlink w:anchor="_Toc411524680" w:history="1">
            <w:r w:rsidR="00953A71" w:rsidRPr="00F07961">
              <w:rPr>
                <w:rStyle w:val="Hyperlink"/>
              </w:rPr>
              <w:t>Main Lobby</w:t>
            </w:r>
            <w:r w:rsidR="00953A71">
              <w:rPr>
                <w:webHidden/>
              </w:rPr>
              <w:tab/>
            </w:r>
            <w:r w:rsidR="00953A71">
              <w:rPr>
                <w:webHidden/>
              </w:rPr>
              <w:fldChar w:fldCharType="begin"/>
            </w:r>
            <w:r w:rsidR="00953A71">
              <w:rPr>
                <w:webHidden/>
              </w:rPr>
              <w:instrText xml:space="preserve"> PAGEREF _Toc411524680 \h </w:instrText>
            </w:r>
            <w:r w:rsidR="00953A71">
              <w:rPr>
                <w:webHidden/>
              </w:rPr>
            </w:r>
            <w:r w:rsidR="00953A71">
              <w:rPr>
                <w:webHidden/>
              </w:rPr>
              <w:fldChar w:fldCharType="separate"/>
            </w:r>
            <w:r w:rsidR="00DB56E8">
              <w:rPr>
                <w:webHidden/>
              </w:rPr>
              <w:t>54</w:t>
            </w:r>
            <w:r w:rsidR="00953A71">
              <w:rPr>
                <w:webHidden/>
              </w:rPr>
              <w:fldChar w:fldCharType="end"/>
            </w:r>
          </w:hyperlink>
        </w:p>
        <w:p w:rsidR="00953A71" w:rsidRDefault="00066E0E">
          <w:pPr>
            <w:pStyle w:val="TOC2"/>
            <w:rPr>
              <w:i w:val="0"/>
              <w:sz w:val="22"/>
            </w:rPr>
          </w:pPr>
          <w:hyperlink w:anchor="_Toc411524681" w:history="1">
            <w:r w:rsidR="00953A71" w:rsidRPr="00F07961">
              <w:rPr>
                <w:rStyle w:val="Hyperlink"/>
              </w:rPr>
              <w:t>Main Hall &amp; Theatre</w:t>
            </w:r>
            <w:r w:rsidR="00953A71">
              <w:rPr>
                <w:webHidden/>
              </w:rPr>
              <w:tab/>
            </w:r>
            <w:r w:rsidR="00953A71">
              <w:rPr>
                <w:webHidden/>
              </w:rPr>
              <w:fldChar w:fldCharType="begin"/>
            </w:r>
            <w:r w:rsidR="00953A71">
              <w:rPr>
                <w:webHidden/>
              </w:rPr>
              <w:instrText xml:space="preserve"> PAGEREF _Toc411524681 \h </w:instrText>
            </w:r>
            <w:r w:rsidR="00953A71">
              <w:rPr>
                <w:webHidden/>
              </w:rPr>
            </w:r>
            <w:r w:rsidR="00953A71">
              <w:rPr>
                <w:webHidden/>
              </w:rPr>
              <w:fldChar w:fldCharType="separate"/>
            </w:r>
            <w:r w:rsidR="00DB56E8">
              <w:rPr>
                <w:webHidden/>
              </w:rPr>
              <w:t>55</w:t>
            </w:r>
            <w:r w:rsidR="00953A71">
              <w:rPr>
                <w:webHidden/>
              </w:rPr>
              <w:fldChar w:fldCharType="end"/>
            </w:r>
          </w:hyperlink>
        </w:p>
        <w:p w:rsidR="00953A71" w:rsidRDefault="00066E0E">
          <w:pPr>
            <w:pStyle w:val="TOC1"/>
            <w:rPr>
              <w:b w:val="0"/>
              <w:sz w:val="22"/>
            </w:rPr>
          </w:pPr>
          <w:hyperlink w:anchor="_Toc411524682" w:history="1">
            <w:r w:rsidR="00953A71" w:rsidRPr="00F07961">
              <w:rPr>
                <w:rStyle w:val="Hyperlink"/>
              </w:rPr>
              <w:t>Areas</w:t>
            </w:r>
            <w:r w:rsidR="00953A71">
              <w:rPr>
                <w:webHidden/>
              </w:rPr>
              <w:tab/>
            </w:r>
            <w:r w:rsidR="00953A71">
              <w:rPr>
                <w:webHidden/>
              </w:rPr>
              <w:fldChar w:fldCharType="begin"/>
            </w:r>
            <w:r w:rsidR="00953A71">
              <w:rPr>
                <w:webHidden/>
              </w:rPr>
              <w:instrText xml:space="preserve"> PAGEREF _Toc411524682 \h </w:instrText>
            </w:r>
            <w:r w:rsidR="00953A71">
              <w:rPr>
                <w:webHidden/>
              </w:rPr>
            </w:r>
            <w:r w:rsidR="00953A71">
              <w:rPr>
                <w:webHidden/>
              </w:rPr>
              <w:fldChar w:fldCharType="separate"/>
            </w:r>
            <w:r w:rsidR="00DB56E8">
              <w:rPr>
                <w:webHidden/>
              </w:rPr>
              <w:t>56</w:t>
            </w:r>
            <w:r w:rsidR="00953A71">
              <w:rPr>
                <w:webHidden/>
              </w:rPr>
              <w:fldChar w:fldCharType="end"/>
            </w:r>
          </w:hyperlink>
        </w:p>
        <w:p w:rsidR="00953A71" w:rsidRDefault="00066E0E">
          <w:pPr>
            <w:pStyle w:val="TOC2"/>
            <w:rPr>
              <w:i w:val="0"/>
              <w:sz w:val="22"/>
            </w:rPr>
          </w:pPr>
          <w:hyperlink w:anchor="_Toc411524683" w:history="1">
            <w:r w:rsidR="00953A71" w:rsidRPr="00F07961">
              <w:rPr>
                <w:rStyle w:val="Hyperlink"/>
              </w:rPr>
              <w:t>Front Table Area</w:t>
            </w:r>
            <w:r w:rsidR="00953A71">
              <w:rPr>
                <w:webHidden/>
              </w:rPr>
              <w:tab/>
            </w:r>
            <w:r w:rsidR="00953A71">
              <w:rPr>
                <w:webHidden/>
              </w:rPr>
              <w:fldChar w:fldCharType="begin"/>
            </w:r>
            <w:r w:rsidR="00953A71">
              <w:rPr>
                <w:webHidden/>
              </w:rPr>
              <w:instrText xml:space="preserve"> PAGEREF _Toc411524683 \h </w:instrText>
            </w:r>
            <w:r w:rsidR="00953A71">
              <w:rPr>
                <w:webHidden/>
              </w:rPr>
            </w:r>
            <w:r w:rsidR="00953A71">
              <w:rPr>
                <w:webHidden/>
              </w:rPr>
              <w:fldChar w:fldCharType="separate"/>
            </w:r>
            <w:r w:rsidR="00DB56E8">
              <w:rPr>
                <w:webHidden/>
              </w:rPr>
              <w:t>56</w:t>
            </w:r>
            <w:r w:rsidR="00953A71">
              <w:rPr>
                <w:webHidden/>
              </w:rPr>
              <w:fldChar w:fldCharType="end"/>
            </w:r>
          </w:hyperlink>
        </w:p>
        <w:p w:rsidR="00953A71" w:rsidRDefault="00066E0E">
          <w:pPr>
            <w:pStyle w:val="TOC2"/>
            <w:rPr>
              <w:i w:val="0"/>
              <w:sz w:val="22"/>
            </w:rPr>
          </w:pPr>
          <w:hyperlink w:anchor="_Toc411524684" w:history="1">
            <w:r w:rsidR="00953A71" w:rsidRPr="00F07961">
              <w:rPr>
                <w:rStyle w:val="Hyperlink"/>
              </w:rPr>
              <w:t>Game Consoles</w:t>
            </w:r>
            <w:r w:rsidR="00953A71">
              <w:rPr>
                <w:webHidden/>
              </w:rPr>
              <w:tab/>
            </w:r>
            <w:r w:rsidR="00953A71">
              <w:rPr>
                <w:webHidden/>
              </w:rPr>
              <w:fldChar w:fldCharType="begin"/>
            </w:r>
            <w:r w:rsidR="00953A71">
              <w:rPr>
                <w:webHidden/>
              </w:rPr>
              <w:instrText xml:space="preserve"> PAGEREF _Toc411524684 \h </w:instrText>
            </w:r>
            <w:r w:rsidR="00953A71">
              <w:rPr>
                <w:webHidden/>
              </w:rPr>
            </w:r>
            <w:r w:rsidR="00953A71">
              <w:rPr>
                <w:webHidden/>
              </w:rPr>
              <w:fldChar w:fldCharType="separate"/>
            </w:r>
            <w:r w:rsidR="00DB56E8">
              <w:rPr>
                <w:webHidden/>
              </w:rPr>
              <w:t>56</w:t>
            </w:r>
            <w:r w:rsidR="00953A71">
              <w:rPr>
                <w:webHidden/>
              </w:rPr>
              <w:fldChar w:fldCharType="end"/>
            </w:r>
          </w:hyperlink>
        </w:p>
        <w:p w:rsidR="00953A71" w:rsidRDefault="00066E0E">
          <w:pPr>
            <w:pStyle w:val="TOC3"/>
            <w:tabs>
              <w:tab w:val="right" w:leader="dot" w:pos="4310"/>
            </w:tabs>
            <w:rPr>
              <w:noProof/>
              <w:sz w:val="22"/>
            </w:rPr>
          </w:pPr>
          <w:hyperlink w:anchor="_Toc411524685" w:history="1">
            <w:r w:rsidR="00953A71" w:rsidRPr="00F07961">
              <w:rPr>
                <w:rStyle w:val="Hyperlink"/>
                <w:noProof/>
              </w:rPr>
              <w:t>Before Nanocon</w:t>
            </w:r>
            <w:r w:rsidR="00953A71">
              <w:rPr>
                <w:noProof/>
                <w:webHidden/>
              </w:rPr>
              <w:tab/>
            </w:r>
            <w:r w:rsidR="00953A71">
              <w:rPr>
                <w:noProof/>
                <w:webHidden/>
              </w:rPr>
              <w:fldChar w:fldCharType="begin"/>
            </w:r>
            <w:r w:rsidR="00953A71">
              <w:rPr>
                <w:noProof/>
                <w:webHidden/>
              </w:rPr>
              <w:instrText xml:space="preserve"> PAGEREF _Toc411524685 \h </w:instrText>
            </w:r>
            <w:r w:rsidR="00953A71">
              <w:rPr>
                <w:noProof/>
                <w:webHidden/>
              </w:rPr>
            </w:r>
            <w:r w:rsidR="00953A71">
              <w:rPr>
                <w:noProof/>
                <w:webHidden/>
              </w:rPr>
              <w:fldChar w:fldCharType="separate"/>
            </w:r>
            <w:r w:rsidR="00DB56E8">
              <w:rPr>
                <w:noProof/>
                <w:webHidden/>
              </w:rPr>
              <w:t>56</w:t>
            </w:r>
            <w:r w:rsidR="00953A71">
              <w:rPr>
                <w:noProof/>
                <w:webHidden/>
              </w:rPr>
              <w:fldChar w:fldCharType="end"/>
            </w:r>
          </w:hyperlink>
        </w:p>
        <w:p w:rsidR="00953A71" w:rsidRDefault="00066E0E">
          <w:pPr>
            <w:pStyle w:val="TOC3"/>
            <w:tabs>
              <w:tab w:val="right" w:leader="dot" w:pos="4310"/>
            </w:tabs>
            <w:rPr>
              <w:noProof/>
              <w:sz w:val="22"/>
            </w:rPr>
          </w:pPr>
          <w:hyperlink w:anchor="_Toc411524686" w:history="1">
            <w:r w:rsidR="00953A71" w:rsidRPr="00F07961">
              <w:rPr>
                <w:rStyle w:val="Hyperlink"/>
                <w:noProof/>
              </w:rPr>
              <w:t>At Nanocon</w:t>
            </w:r>
            <w:r w:rsidR="00953A71">
              <w:rPr>
                <w:noProof/>
                <w:webHidden/>
              </w:rPr>
              <w:tab/>
            </w:r>
            <w:r w:rsidR="00953A71">
              <w:rPr>
                <w:noProof/>
                <w:webHidden/>
              </w:rPr>
              <w:fldChar w:fldCharType="begin"/>
            </w:r>
            <w:r w:rsidR="00953A71">
              <w:rPr>
                <w:noProof/>
                <w:webHidden/>
              </w:rPr>
              <w:instrText xml:space="preserve"> PAGEREF _Toc411524686 \h </w:instrText>
            </w:r>
            <w:r w:rsidR="00953A71">
              <w:rPr>
                <w:noProof/>
                <w:webHidden/>
              </w:rPr>
            </w:r>
            <w:r w:rsidR="00953A71">
              <w:rPr>
                <w:noProof/>
                <w:webHidden/>
              </w:rPr>
              <w:fldChar w:fldCharType="separate"/>
            </w:r>
            <w:r w:rsidR="00DB56E8">
              <w:rPr>
                <w:noProof/>
                <w:webHidden/>
              </w:rPr>
              <w:t>56</w:t>
            </w:r>
            <w:r w:rsidR="00953A71">
              <w:rPr>
                <w:noProof/>
                <w:webHidden/>
              </w:rPr>
              <w:fldChar w:fldCharType="end"/>
            </w:r>
          </w:hyperlink>
        </w:p>
        <w:p w:rsidR="00953A71" w:rsidRDefault="00066E0E">
          <w:pPr>
            <w:pStyle w:val="TOC3"/>
            <w:tabs>
              <w:tab w:val="right" w:leader="dot" w:pos="4310"/>
            </w:tabs>
            <w:rPr>
              <w:noProof/>
              <w:sz w:val="22"/>
            </w:rPr>
          </w:pPr>
          <w:hyperlink w:anchor="_Toc411524687" w:history="1">
            <w:r w:rsidR="00953A71" w:rsidRPr="00F07961">
              <w:rPr>
                <w:rStyle w:val="Hyperlink"/>
                <w:noProof/>
              </w:rPr>
              <w:t>After Nanocon</w:t>
            </w:r>
            <w:r w:rsidR="00953A71">
              <w:rPr>
                <w:noProof/>
                <w:webHidden/>
              </w:rPr>
              <w:tab/>
            </w:r>
            <w:r w:rsidR="00953A71">
              <w:rPr>
                <w:noProof/>
                <w:webHidden/>
              </w:rPr>
              <w:fldChar w:fldCharType="begin"/>
            </w:r>
            <w:r w:rsidR="00953A71">
              <w:rPr>
                <w:noProof/>
                <w:webHidden/>
              </w:rPr>
              <w:instrText xml:space="preserve"> PAGEREF _Toc411524687 \h </w:instrText>
            </w:r>
            <w:r w:rsidR="00953A71">
              <w:rPr>
                <w:noProof/>
                <w:webHidden/>
              </w:rPr>
            </w:r>
            <w:r w:rsidR="00953A71">
              <w:rPr>
                <w:noProof/>
                <w:webHidden/>
              </w:rPr>
              <w:fldChar w:fldCharType="separate"/>
            </w:r>
            <w:r w:rsidR="00DB56E8">
              <w:rPr>
                <w:noProof/>
                <w:webHidden/>
              </w:rPr>
              <w:t>56</w:t>
            </w:r>
            <w:r w:rsidR="00953A71">
              <w:rPr>
                <w:noProof/>
                <w:webHidden/>
              </w:rPr>
              <w:fldChar w:fldCharType="end"/>
            </w:r>
          </w:hyperlink>
        </w:p>
        <w:p w:rsidR="00953A71" w:rsidRDefault="00066E0E">
          <w:pPr>
            <w:pStyle w:val="TOC2"/>
            <w:rPr>
              <w:i w:val="0"/>
              <w:sz w:val="22"/>
            </w:rPr>
          </w:pPr>
          <w:hyperlink w:anchor="_Toc411524688" w:history="1">
            <w:r w:rsidR="00953A71" w:rsidRPr="00F07961">
              <w:rPr>
                <w:rStyle w:val="Hyperlink"/>
              </w:rPr>
              <w:t>SIS</w:t>
            </w:r>
            <w:r w:rsidR="00953A71">
              <w:rPr>
                <w:webHidden/>
              </w:rPr>
              <w:tab/>
            </w:r>
            <w:r w:rsidR="00953A71">
              <w:rPr>
                <w:webHidden/>
              </w:rPr>
              <w:fldChar w:fldCharType="begin"/>
            </w:r>
            <w:r w:rsidR="00953A71">
              <w:rPr>
                <w:webHidden/>
              </w:rPr>
              <w:instrText xml:space="preserve"> PAGEREF _Toc411524688 \h </w:instrText>
            </w:r>
            <w:r w:rsidR="00953A71">
              <w:rPr>
                <w:webHidden/>
              </w:rPr>
            </w:r>
            <w:r w:rsidR="00953A71">
              <w:rPr>
                <w:webHidden/>
              </w:rPr>
              <w:fldChar w:fldCharType="separate"/>
            </w:r>
            <w:r w:rsidR="00DB56E8">
              <w:rPr>
                <w:webHidden/>
              </w:rPr>
              <w:t>56</w:t>
            </w:r>
            <w:r w:rsidR="00953A71">
              <w:rPr>
                <w:webHidden/>
              </w:rPr>
              <w:fldChar w:fldCharType="end"/>
            </w:r>
          </w:hyperlink>
        </w:p>
        <w:p w:rsidR="00953A71" w:rsidRDefault="00066E0E">
          <w:pPr>
            <w:pStyle w:val="TOC2"/>
            <w:rPr>
              <w:i w:val="0"/>
              <w:sz w:val="22"/>
            </w:rPr>
          </w:pPr>
          <w:hyperlink w:anchor="_Toc411524689" w:history="1">
            <w:r w:rsidR="00953A71" w:rsidRPr="00F07961">
              <w:rPr>
                <w:rStyle w:val="Hyperlink"/>
              </w:rPr>
              <w:t>Role Playing Gaming Area</w:t>
            </w:r>
            <w:r w:rsidR="00953A71">
              <w:rPr>
                <w:webHidden/>
              </w:rPr>
              <w:tab/>
            </w:r>
            <w:r w:rsidR="00953A71">
              <w:rPr>
                <w:webHidden/>
              </w:rPr>
              <w:fldChar w:fldCharType="begin"/>
            </w:r>
            <w:r w:rsidR="00953A71">
              <w:rPr>
                <w:webHidden/>
              </w:rPr>
              <w:instrText xml:space="preserve"> PAGEREF _Toc411524689 \h </w:instrText>
            </w:r>
            <w:r w:rsidR="00953A71">
              <w:rPr>
                <w:webHidden/>
              </w:rPr>
            </w:r>
            <w:r w:rsidR="00953A71">
              <w:rPr>
                <w:webHidden/>
              </w:rPr>
              <w:fldChar w:fldCharType="separate"/>
            </w:r>
            <w:r w:rsidR="00DB56E8">
              <w:rPr>
                <w:webHidden/>
              </w:rPr>
              <w:t>56</w:t>
            </w:r>
            <w:r w:rsidR="00953A71">
              <w:rPr>
                <w:webHidden/>
              </w:rPr>
              <w:fldChar w:fldCharType="end"/>
            </w:r>
          </w:hyperlink>
        </w:p>
        <w:p w:rsidR="00953A71" w:rsidRDefault="00066E0E">
          <w:pPr>
            <w:pStyle w:val="TOC2"/>
            <w:rPr>
              <w:i w:val="0"/>
              <w:sz w:val="22"/>
            </w:rPr>
          </w:pPr>
          <w:hyperlink w:anchor="_Toc411524690" w:history="1">
            <w:r w:rsidR="00953A71" w:rsidRPr="00F07961">
              <w:rPr>
                <w:rStyle w:val="Hyperlink"/>
              </w:rPr>
              <w:t>CCG Tournament</w:t>
            </w:r>
            <w:r w:rsidR="00953A71">
              <w:rPr>
                <w:webHidden/>
              </w:rPr>
              <w:tab/>
            </w:r>
            <w:r w:rsidR="00953A71">
              <w:rPr>
                <w:webHidden/>
              </w:rPr>
              <w:fldChar w:fldCharType="begin"/>
            </w:r>
            <w:r w:rsidR="00953A71">
              <w:rPr>
                <w:webHidden/>
              </w:rPr>
              <w:instrText xml:space="preserve"> PAGEREF _Toc411524690 \h </w:instrText>
            </w:r>
            <w:r w:rsidR="00953A71">
              <w:rPr>
                <w:webHidden/>
              </w:rPr>
            </w:r>
            <w:r w:rsidR="00953A71">
              <w:rPr>
                <w:webHidden/>
              </w:rPr>
              <w:fldChar w:fldCharType="separate"/>
            </w:r>
            <w:r w:rsidR="00DB56E8">
              <w:rPr>
                <w:webHidden/>
              </w:rPr>
              <w:t>57</w:t>
            </w:r>
            <w:r w:rsidR="00953A71">
              <w:rPr>
                <w:webHidden/>
              </w:rPr>
              <w:fldChar w:fldCharType="end"/>
            </w:r>
          </w:hyperlink>
        </w:p>
        <w:p w:rsidR="00953A71" w:rsidRDefault="00066E0E">
          <w:pPr>
            <w:pStyle w:val="TOC2"/>
            <w:rPr>
              <w:i w:val="0"/>
              <w:sz w:val="22"/>
            </w:rPr>
          </w:pPr>
          <w:hyperlink w:anchor="_Toc411524691" w:history="1">
            <w:r w:rsidR="00953A71" w:rsidRPr="00F07961">
              <w:rPr>
                <w:rStyle w:val="Hyperlink"/>
              </w:rPr>
              <w:t>Gaming Area</w:t>
            </w:r>
            <w:r w:rsidR="00953A71">
              <w:rPr>
                <w:webHidden/>
              </w:rPr>
              <w:tab/>
            </w:r>
            <w:r w:rsidR="00953A71">
              <w:rPr>
                <w:webHidden/>
              </w:rPr>
              <w:fldChar w:fldCharType="begin"/>
            </w:r>
            <w:r w:rsidR="00953A71">
              <w:rPr>
                <w:webHidden/>
              </w:rPr>
              <w:instrText xml:space="preserve"> PAGEREF _Toc411524691 \h </w:instrText>
            </w:r>
            <w:r w:rsidR="00953A71">
              <w:rPr>
                <w:webHidden/>
              </w:rPr>
            </w:r>
            <w:r w:rsidR="00953A71">
              <w:rPr>
                <w:webHidden/>
              </w:rPr>
              <w:fldChar w:fldCharType="separate"/>
            </w:r>
            <w:r w:rsidR="00DB56E8">
              <w:rPr>
                <w:webHidden/>
              </w:rPr>
              <w:t>57</w:t>
            </w:r>
            <w:r w:rsidR="00953A71">
              <w:rPr>
                <w:webHidden/>
              </w:rPr>
              <w:fldChar w:fldCharType="end"/>
            </w:r>
          </w:hyperlink>
        </w:p>
        <w:p w:rsidR="00953A71" w:rsidRDefault="00066E0E">
          <w:pPr>
            <w:pStyle w:val="TOC2"/>
            <w:rPr>
              <w:i w:val="0"/>
              <w:sz w:val="22"/>
            </w:rPr>
          </w:pPr>
          <w:hyperlink w:anchor="_Toc411524692" w:history="1">
            <w:r w:rsidR="00953A71" w:rsidRPr="00F07961">
              <w:rPr>
                <w:rStyle w:val="Hyperlink"/>
              </w:rPr>
              <w:t>IDiG</w:t>
            </w:r>
            <w:r w:rsidR="00953A71">
              <w:rPr>
                <w:webHidden/>
              </w:rPr>
              <w:tab/>
            </w:r>
            <w:r w:rsidR="00953A71">
              <w:rPr>
                <w:webHidden/>
              </w:rPr>
              <w:fldChar w:fldCharType="begin"/>
            </w:r>
            <w:r w:rsidR="00953A71">
              <w:rPr>
                <w:webHidden/>
              </w:rPr>
              <w:instrText xml:space="preserve"> PAGEREF _Toc411524692 \h </w:instrText>
            </w:r>
            <w:r w:rsidR="00953A71">
              <w:rPr>
                <w:webHidden/>
              </w:rPr>
            </w:r>
            <w:r w:rsidR="00953A71">
              <w:rPr>
                <w:webHidden/>
              </w:rPr>
              <w:fldChar w:fldCharType="separate"/>
            </w:r>
            <w:r w:rsidR="00DB56E8">
              <w:rPr>
                <w:webHidden/>
              </w:rPr>
              <w:t>58</w:t>
            </w:r>
            <w:r w:rsidR="00953A71">
              <w:rPr>
                <w:webHidden/>
              </w:rPr>
              <w:fldChar w:fldCharType="end"/>
            </w:r>
          </w:hyperlink>
        </w:p>
        <w:p w:rsidR="00953A71" w:rsidRDefault="00066E0E">
          <w:pPr>
            <w:pStyle w:val="TOC3"/>
            <w:tabs>
              <w:tab w:val="right" w:leader="dot" w:pos="4310"/>
            </w:tabs>
            <w:rPr>
              <w:noProof/>
              <w:sz w:val="22"/>
            </w:rPr>
          </w:pPr>
          <w:hyperlink w:anchor="_Toc411524693" w:history="1">
            <w:r w:rsidR="00953A71" w:rsidRPr="00F07961">
              <w:rPr>
                <w:rStyle w:val="Hyperlink"/>
                <w:noProof/>
              </w:rPr>
              <w:t>Speakers</w:t>
            </w:r>
            <w:r w:rsidR="00953A71">
              <w:rPr>
                <w:noProof/>
                <w:webHidden/>
              </w:rPr>
              <w:tab/>
            </w:r>
            <w:r w:rsidR="00953A71">
              <w:rPr>
                <w:noProof/>
                <w:webHidden/>
              </w:rPr>
              <w:fldChar w:fldCharType="begin"/>
            </w:r>
            <w:r w:rsidR="00953A71">
              <w:rPr>
                <w:noProof/>
                <w:webHidden/>
              </w:rPr>
              <w:instrText xml:space="preserve"> PAGEREF _Toc411524693 \h </w:instrText>
            </w:r>
            <w:r w:rsidR="00953A71">
              <w:rPr>
                <w:noProof/>
                <w:webHidden/>
              </w:rPr>
            </w:r>
            <w:r w:rsidR="00953A71">
              <w:rPr>
                <w:noProof/>
                <w:webHidden/>
              </w:rPr>
              <w:fldChar w:fldCharType="separate"/>
            </w:r>
            <w:r w:rsidR="00DB56E8">
              <w:rPr>
                <w:noProof/>
                <w:webHidden/>
              </w:rPr>
              <w:t>58</w:t>
            </w:r>
            <w:r w:rsidR="00953A71">
              <w:rPr>
                <w:noProof/>
                <w:webHidden/>
              </w:rPr>
              <w:fldChar w:fldCharType="end"/>
            </w:r>
          </w:hyperlink>
        </w:p>
        <w:p w:rsidR="00953A71" w:rsidRDefault="00066E0E">
          <w:pPr>
            <w:pStyle w:val="TOC3"/>
            <w:tabs>
              <w:tab w:val="right" w:leader="dot" w:pos="4310"/>
            </w:tabs>
            <w:rPr>
              <w:noProof/>
              <w:sz w:val="22"/>
            </w:rPr>
          </w:pPr>
          <w:hyperlink w:anchor="_Toc411524694" w:history="1">
            <w:r w:rsidR="00953A71" w:rsidRPr="00F07961">
              <w:rPr>
                <w:rStyle w:val="Hyperlink"/>
                <w:noProof/>
              </w:rPr>
              <w:t>Hotel &amp; Board</w:t>
            </w:r>
            <w:r w:rsidR="00953A71">
              <w:rPr>
                <w:noProof/>
                <w:webHidden/>
              </w:rPr>
              <w:tab/>
            </w:r>
            <w:r w:rsidR="00953A71">
              <w:rPr>
                <w:noProof/>
                <w:webHidden/>
              </w:rPr>
              <w:fldChar w:fldCharType="begin"/>
            </w:r>
            <w:r w:rsidR="00953A71">
              <w:rPr>
                <w:noProof/>
                <w:webHidden/>
              </w:rPr>
              <w:instrText xml:space="preserve"> PAGEREF _Toc411524694 \h </w:instrText>
            </w:r>
            <w:r w:rsidR="00953A71">
              <w:rPr>
                <w:noProof/>
                <w:webHidden/>
              </w:rPr>
            </w:r>
            <w:r w:rsidR="00953A71">
              <w:rPr>
                <w:noProof/>
                <w:webHidden/>
              </w:rPr>
              <w:fldChar w:fldCharType="separate"/>
            </w:r>
            <w:r w:rsidR="00DB56E8">
              <w:rPr>
                <w:noProof/>
                <w:webHidden/>
              </w:rPr>
              <w:t>58</w:t>
            </w:r>
            <w:r w:rsidR="00953A71">
              <w:rPr>
                <w:noProof/>
                <w:webHidden/>
              </w:rPr>
              <w:fldChar w:fldCharType="end"/>
            </w:r>
          </w:hyperlink>
        </w:p>
        <w:p w:rsidR="00953A71" w:rsidRDefault="00066E0E">
          <w:pPr>
            <w:pStyle w:val="TOC3"/>
            <w:tabs>
              <w:tab w:val="right" w:leader="dot" w:pos="4310"/>
            </w:tabs>
            <w:rPr>
              <w:noProof/>
              <w:sz w:val="22"/>
            </w:rPr>
          </w:pPr>
          <w:hyperlink w:anchor="_Toc411524695" w:history="1">
            <w:r w:rsidR="00953A71" w:rsidRPr="00F07961">
              <w:rPr>
                <w:rStyle w:val="Hyperlink"/>
                <w:noProof/>
              </w:rPr>
              <w:t>Presentation</w:t>
            </w:r>
            <w:r w:rsidR="00953A71">
              <w:rPr>
                <w:noProof/>
                <w:webHidden/>
              </w:rPr>
              <w:tab/>
            </w:r>
            <w:r w:rsidR="00953A71">
              <w:rPr>
                <w:noProof/>
                <w:webHidden/>
              </w:rPr>
              <w:fldChar w:fldCharType="begin"/>
            </w:r>
            <w:r w:rsidR="00953A71">
              <w:rPr>
                <w:noProof/>
                <w:webHidden/>
              </w:rPr>
              <w:instrText xml:space="preserve"> PAGEREF _Toc411524695 \h </w:instrText>
            </w:r>
            <w:r w:rsidR="00953A71">
              <w:rPr>
                <w:noProof/>
                <w:webHidden/>
              </w:rPr>
            </w:r>
            <w:r w:rsidR="00953A71">
              <w:rPr>
                <w:noProof/>
                <w:webHidden/>
              </w:rPr>
              <w:fldChar w:fldCharType="separate"/>
            </w:r>
            <w:r w:rsidR="00DB56E8">
              <w:rPr>
                <w:noProof/>
                <w:webHidden/>
              </w:rPr>
              <w:t>58</w:t>
            </w:r>
            <w:r w:rsidR="00953A71">
              <w:rPr>
                <w:noProof/>
                <w:webHidden/>
              </w:rPr>
              <w:fldChar w:fldCharType="end"/>
            </w:r>
          </w:hyperlink>
        </w:p>
        <w:p w:rsidR="00953A71" w:rsidRDefault="00066E0E">
          <w:pPr>
            <w:pStyle w:val="TOC3"/>
            <w:tabs>
              <w:tab w:val="right" w:leader="dot" w:pos="4310"/>
            </w:tabs>
            <w:rPr>
              <w:noProof/>
              <w:sz w:val="22"/>
            </w:rPr>
          </w:pPr>
          <w:hyperlink w:anchor="_Toc411524696" w:history="1">
            <w:r w:rsidR="00953A71" w:rsidRPr="00F07961">
              <w:rPr>
                <w:rStyle w:val="Hyperlink"/>
                <w:noProof/>
              </w:rPr>
              <w:t>Bio</w:t>
            </w:r>
            <w:r w:rsidR="00953A71">
              <w:rPr>
                <w:noProof/>
                <w:webHidden/>
              </w:rPr>
              <w:tab/>
            </w:r>
            <w:r w:rsidR="00953A71">
              <w:rPr>
                <w:noProof/>
                <w:webHidden/>
              </w:rPr>
              <w:fldChar w:fldCharType="begin"/>
            </w:r>
            <w:r w:rsidR="00953A71">
              <w:rPr>
                <w:noProof/>
                <w:webHidden/>
              </w:rPr>
              <w:instrText xml:space="preserve"> PAGEREF _Toc411524696 \h </w:instrText>
            </w:r>
            <w:r w:rsidR="00953A71">
              <w:rPr>
                <w:noProof/>
                <w:webHidden/>
              </w:rPr>
            </w:r>
            <w:r w:rsidR="00953A71">
              <w:rPr>
                <w:noProof/>
                <w:webHidden/>
              </w:rPr>
              <w:fldChar w:fldCharType="separate"/>
            </w:r>
            <w:r w:rsidR="00DB56E8">
              <w:rPr>
                <w:noProof/>
                <w:webHidden/>
              </w:rPr>
              <w:t>58</w:t>
            </w:r>
            <w:r w:rsidR="00953A71">
              <w:rPr>
                <w:noProof/>
                <w:webHidden/>
              </w:rPr>
              <w:fldChar w:fldCharType="end"/>
            </w:r>
          </w:hyperlink>
        </w:p>
        <w:p w:rsidR="00953A71" w:rsidRDefault="00066E0E">
          <w:pPr>
            <w:pStyle w:val="TOC3"/>
            <w:tabs>
              <w:tab w:val="right" w:leader="dot" w:pos="4310"/>
            </w:tabs>
            <w:rPr>
              <w:noProof/>
              <w:sz w:val="22"/>
            </w:rPr>
          </w:pPr>
          <w:hyperlink w:anchor="_Toc411524697" w:history="1">
            <w:r w:rsidR="00953A71" w:rsidRPr="00F07961">
              <w:rPr>
                <w:rStyle w:val="Hyperlink"/>
                <w:noProof/>
              </w:rPr>
              <w:t>Contracts</w:t>
            </w:r>
            <w:r w:rsidR="00953A71">
              <w:rPr>
                <w:noProof/>
                <w:webHidden/>
              </w:rPr>
              <w:tab/>
            </w:r>
            <w:r w:rsidR="00953A71">
              <w:rPr>
                <w:noProof/>
                <w:webHidden/>
              </w:rPr>
              <w:fldChar w:fldCharType="begin"/>
            </w:r>
            <w:r w:rsidR="00953A71">
              <w:rPr>
                <w:noProof/>
                <w:webHidden/>
              </w:rPr>
              <w:instrText xml:space="preserve"> PAGEREF _Toc411524697 \h </w:instrText>
            </w:r>
            <w:r w:rsidR="00953A71">
              <w:rPr>
                <w:noProof/>
                <w:webHidden/>
              </w:rPr>
            </w:r>
            <w:r w:rsidR="00953A71">
              <w:rPr>
                <w:noProof/>
                <w:webHidden/>
              </w:rPr>
              <w:fldChar w:fldCharType="separate"/>
            </w:r>
            <w:r w:rsidR="00DB56E8">
              <w:rPr>
                <w:noProof/>
                <w:webHidden/>
              </w:rPr>
              <w:t>58</w:t>
            </w:r>
            <w:r w:rsidR="00953A71">
              <w:rPr>
                <w:noProof/>
                <w:webHidden/>
              </w:rPr>
              <w:fldChar w:fldCharType="end"/>
            </w:r>
          </w:hyperlink>
        </w:p>
        <w:p w:rsidR="00953A71" w:rsidRDefault="00066E0E">
          <w:pPr>
            <w:pStyle w:val="TOC3"/>
            <w:tabs>
              <w:tab w:val="right" w:leader="dot" w:pos="4310"/>
            </w:tabs>
            <w:rPr>
              <w:noProof/>
              <w:sz w:val="22"/>
            </w:rPr>
          </w:pPr>
          <w:hyperlink w:anchor="_Toc411524698" w:history="1">
            <w:r w:rsidR="00953A71" w:rsidRPr="00F07961">
              <w:rPr>
                <w:rStyle w:val="Hyperlink"/>
                <w:noProof/>
              </w:rPr>
              <w:t>Scheduling</w:t>
            </w:r>
            <w:r w:rsidR="00953A71">
              <w:rPr>
                <w:noProof/>
                <w:webHidden/>
              </w:rPr>
              <w:tab/>
            </w:r>
            <w:r w:rsidR="00953A71">
              <w:rPr>
                <w:noProof/>
                <w:webHidden/>
              </w:rPr>
              <w:fldChar w:fldCharType="begin"/>
            </w:r>
            <w:r w:rsidR="00953A71">
              <w:rPr>
                <w:noProof/>
                <w:webHidden/>
              </w:rPr>
              <w:instrText xml:space="preserve"> PAGEREF _Toc411524698 \h </w:instrText>
            </w:r>
            <w:r w:rsidR="00953A71">
              <w:rPr>
                <w:noProof/>
                <w:webHidden/>
              </w:rPr>
            </w:r>
            <w:r w:rsidR="00953A71">
              <w:rPr>
                <w:noProof/>
                <w:webHidden/>
              </w:rPr>
              <w:fldChar w:fldCharType="separate"/>
            </w:r>
            <w:r w:rsidR="00DB56E8">
              <w:rPr>
                <w:noProof/>
                <w:webHidden/>
              </w:rPr>
              <w:t>58</w:t>
            </w:r>
            <w:r w:rsidR="00953A71">
              <w:rPr>
                <w:noProof/>
                <w:webHidden/>
              </w:rPr>
              <w:fldChar w:fldCharType="end"/>
            </w:r>
          </w:hyperlink>
        </w:p>
        <w:p w:rsidR="00953A71" w:rsidRDefault="00066E0E">
          <w:pPr>
            <w:pStyle w:val="TOC3"/>
            <w:tabs>
              <w:tab w:val="right" w:leader="dot" w:pos="4310"/>
            </w:tabs>
            <w:rPr>
              <w:noProof/>
              <w:sz w:val="22"/>
            </w:rPr>
          </w:pPr>
          <w:hyperlink w:anchor="_Toc411524699" w:history="1">
            <w:r w:rsidR="00953A71" w:rsidRPr="00F07961">
              <w:rPr>
                <w:rStyle w:val="Hyperlink"/>
                <w:noProof/>
              </w:rPr>
              <w:t>At the Con</w:t>
            </w:r>
            <w:r w:rsidR="00953A71">
              <w:rPr>
                <w:noProof/>
                <w:webHidden/>
              </w:rPr>
              <w:tab/>
            </w:r>
            <w:r w:rsidR="00953A71">
              <w:rPr>
                <w:noProof/>
                <w:webHidden/>
              </w:rPr>
              <w:fldChar w:fldCharType="begin"/>
            </w:r>
            <w:r w:rsidR="00953A71">
              <w:rPr>
                <w:noProof/>
                <w:webHidden/>
              </w:rPr>
              <w:instrText xml:space="preserve"> PAGEREF _Toc411524699 \h </w:instrText>
            </w:r>
            <w:r w:rsidR="00953A71">
              <w:rPr>
                <w:noProof/>
                <w:webHidden/>
              </w:rPr>
            </w:r>
            <w:r w:rsidR="00953A71">
              <w:rPr>
                <w:noProof/>
                <w:webHidden/>
              </w:rPr>
              <w:fldChar w:fldCharType="separate"/>
            </w:r>
            <w:r w:rsidR="00DB56E8">
              <w:rPr>
                <w:noProof/>
                <w:webHidden/>
              </w:rPr>
              <w:t>58</w:t>
            </w:r>
            <w:r w:rsidR="00953A71">
              <w:rPr>
                <w:noProof/>
                <w:webHidden/>
              </w:rPr>
              <w:fldChar w:fldCharType="end"/>
            </w:r>
          </w:hyperlink>
        </w:p>
        <w:p w:rsidR="00953A71" w:rsidRDefault="00066E0E">
          <w:pPr>
            <w:pStyle w:val="TOC3"/>
            <w:tabs>
              <w:tab w:val="right" w:leader="dot" w:pos="4310"/>
            </w:tabs>
            <w:rPr>
              <w:noProof/>
              <w:sz w:val="22"/>
            </w:rPr>
          </w:pPr>
          <w:hyperlink w:anchor="_Toc411524700" w:history="1">
            <w:r w:rsidR="00953A71" w:rsidRPr="00F07961">
              <w:rPr>
                <w:rStyle w:val="Hyperlink"/>
                <w:noProof/>
              </w:rPr>
              <w:t>Minions</w:t>
            </w:r>
            <w:r w:rsidR="00953A71">
              <w:rPr>
                <w:noProof/>
                <w:webHidden/>
              </w:rPr>
              <w:tab/>
            </w:r>
            <w:r w:rsidR="00953A71">
              <w:rPr>
                <w:noProof/>
                <w:webHidden/>
              </w:rPr>
              <w:fldChar w:fldCharType="begin"/>
            </w:r>
            <w:r w:rsidR="00953A71">
              <w:rPr>
                <w:noProof/>
                <w:webHidden/>
              </w:rPr>
              <w:instrText xml:space="preserve"> PAGEREF _Toc411524700 \h </w:instrText>
            </w:r>
            <w:r w:rsidR="00953A71">
              <w:rPr>
                <w:noProof/>
                <w:webHidden/>
              </w:rPr>
            </w:r>
            <w:r w:rsidR="00953A71">
              <w:rPr>
                <w:noProof/>
                <w:webHidden/>
              </w:rPr>
              <w:fldChar w:fldCharType="separate"/>
            </w:r>
            <w:r w:rsidR="00DB56E8">
              <w:rPr>
                <w:noProof/>
                <w:webHidden/>
              </w:rPr>
              <w:t>58</w:t>
            </w:r>
            <w:r w:rsidR="00953A71">
              <w:rPr>
                <w:noProof/>
                <w:webHidden/>
              </w:rPr>
              <w:fldChar w:fldCharType="end"/>
            </w:r>
          </w:hyperlink>
        </w:p>
        <w:p w:rsidR="00953A71" w:rsidRDefault="00066E0E">
          <w:pPr>
            <w:pStyle w:val="TOC1"/>
            <w:rPr>
              <w:b w:val="0"/>
              <w:sz w:val="22"/>
            </w:rPr>
          </w:pPr>
          <w:hyperlink w:anchor="_Toc411524701" w:history="1">
            <w:r w:rsidR="00953A71" w:rsidRPr="00F07961">
              <w:rPr>
                <w:rStyle w:val="Hyperlink"/>
              </w:rPr>
              <w:t>Bible Writing Conventions</w:t>
            </w:r>
            <w:r w:rsidR="00953A71">
              <w:rPr>
                <w:webHidden/>
              </w:rPr>
              <w:tab/>
            </w:r>
            <w:r w:rsidR="00953A71">
              <w:rPr>
                <w:webHidden/>
              </w:rPr>
              <w:fldChar w:fldCharType="begin"/>
            </w:r>
            <w:r w:rsidR="00953A71">
              <w:rPr>
                <w:webHidden/>
              </w:rPr>
              <w:instrText xml:space="preserve"> PAGEREF _Toc411524701 \h </w:instrText>
            </w:r>
            <w:r w:rsidR="00953A71">
              <w:rPr>
                <w:webHidden/>
              </w:rPr>
            </w:r>
            <w:r w:rsidR="00953A71">
              <w:rPr>
                <w:webHidden/>
              </w:rPr>
              <w:fldChar w:fldCharType="separate"/>
            </w:r>
            <w:r w:rsidR="00DB56E8">
              <w:rPr>
                <w:webHidden/>
              </w:rPr>
              <w:t>60</w:t>
            </w:r>
            <w:r w:rsidR="00953A71">
              <w:rPr>
                <w:webHidden/>
              </w:rPr>
              <w:fldChar w:fldCharType="end"/>
            </w:r>
          </w:hyperlink>
        </w:p>
        <w:p w:rsidR="00953A71" w:rsidRDefault="00066E0E">
          <w:pPr>
            <w:pStyle w:val="TOC2"/>
            <w:rPr>
              <w:i w:val="0"/>
              <w:sz w:val="22"/>
            </w:rPr>
          </w:pPr>
          <w:hyperlink w:anchor="_Toc411524702" w:history="1">
            <w:r w:rsidR="00953A71" w:rsidRPr="00F07961">
              <w:rPr>
                <w:rStyle w:val="Hyperlink"/>
              </w:rPr>
              <w:t>Referring to People</w:t>
            </w:r>
            <w:r w:rsidR="00953A71">
              <w:rPr>
                <w:webHidden/>
              </w:rPr>
              <w:tab/>
            </w:r>
            <w:r w:rsidR="00953A71">
              <w:rPr>
                <w:webHidden/>
              </w:rPr>
              <w:fldChar w:fldCharType="begin"/>
            </w:r>
            <w:r w:rsidR="00953A71">
              <w:rPr>
                <w:webHidden/>
              </w:rPr>
              <w:instrText xml:space="preserve"> PAGEREF _Toc411524702 \h </w:instrText>
            </w:r>
            <w:r w:rsidR="00953A71">
              <w:rPr>
                <w:webHidden/>
              </w:rPr>
            </w:r>
            <w:r w:rsidR="00953A71">
              <w:rPr>
                <w:webHidden/>
              </w:rPr>
              <w:fldChar w:fldCharType="separate"/>
            </w:r>
            <w:r w:rsidR="00DB56E8">
              <w:rPr>
                <w:webHidden/>
              </w:rPr>
              <w:t>60</w:t>
            </w:r>
            <w:r w:rsidR="00953A71">
              <w:rPr>
                <w:webHidden/>
              </w:rPr>
              <w:fldChar w:fldCharType="end"/>
            </w:r>
          </w:hyperlink>
        </w:p>
        <w:p w:rsidR="00953A71" w:rsidRDefault="00066E0E">
          <w:pPr>
            <w:pStyle w:val="TOC2"/>
            <w:rPr>
              <w:i w:val="0"/>
              <w:sz w:val="22"/>
            </w:rPr>
          </w:pPr>
          <w:hyperlink w:anchor="_Toc411524703" w:history="1">
            <w:r w:rsidR="00953A71" w:rsidRPr="00F07961">
              <w:rPr>
                <w:rStyle w:val="Hyperlink"/>
              </w:rPr>
              <w:t>Formatting</w:t>
            </w:r>
            <w:r w:rsidR="00953A71">
              <w:rPr>
                <w:webHidden/>
              </w:rPr>
              <w:tab/>
            </w:r>
            <w:r w:rsidR="00953A71">
              <w:rPr>
                <w:webHidden/>
              </w:rPr>
              <w:fldChar w:fldCharType="begin"/>
            </w:r>
            <w:r w:rsidR="00953A71">
              <w:rPr>
                <w:webHidden/>
              </w:rPr>
              <w:instrText xml:space="preserve"> PAGEREF _Toc411524703 \h </w:instrText>
            </w:r>
            <w:r w:rsidR="00953A71">
              <w:rPr>
                <w:webHidden/>
              </w:rPr>
            </w:r>
            <w:r w:rsidR="00953A71">
              <w:rPr>
                <w:webHidden/>
              </w:rPr>
              <w:fldChar w:fldCharType="separate"/>
            </w:r>
            <w:r w:rsidR="00DB56E8">
              <w:rPr>
                <w:webHidden/>
              </w:rPr>
              <w:t>60</w:t>
            </w:r>
            <w:r w:rsidR="00953A71">
              <w:rPr>
                <w:webHidden/>
              </w:rPr>
              <w:fldChar w:fldCharType="end"/>
            </w:r>
          </w:hyperlink>
        </w:p>
        <w:p w:rsidR="00953A71" w:rsidRDefault="00066E0E">
          <w:pPr>
            <w:pStyle w:val="TOC2"/>
            <w:rPr>
              <w:i w:val="0"/>
              <w:sz w:val="22"/>
            </w:rPr>
          </w:pPr>
          <w:hyperlink w:anchor="_Toc411524704" w:history="1">
            <w:r w:rsidR="00953A71" w:rsidRPr="00F07961">
              <w:rPr>
                <w:rStyle w:val="Hyperlink"/>
              </w:rPr>
              <w:t>Updating</w:t>
            </w:r>
            <w:r w:rsidR="00953A71">
              <w:rPr>
                <w:webHidden/>
              </w:rPr>
              <w:tab/>
            </w:r>
            <w:r w:rsidR="00953A71">
              <w:rPr>
                <w:webHidden/>
              </w:rPr>
              <w:fldChar w:fldCharType="begin"/>
            </w:r>
            <w:r w:rsidR="00953A71">
              <w:rPr>
                <w:webHidden/>
              </w:rPr>
              <w:instrText xml:space="preserve"> PAGEREF _Toc411524704 \h </w:instrText>
            </w:r>
            <w:r w:rsidR="00953A71">
              <w:rPr>
                <w:webHidden/>
              </w:rPr>
            </w:r>
            <w:r w:rsidR="00953A71">
              <w:rPr>
                <w:webHidden/>
              </w:rPr>
              <w:fldChar w:fldCharType="separate"/>
            </w:r>
            <w:r w:rsidR="00DB56E8">
              <w:rPr>
                <w:webHidden/>
              </w:rPr>
              <w:t>60</w:t>
            </w:r>
            <w:r w:rsidR="00953A71">
              <w:rPr>
                <w:webHidden/>
              </w:rPr>
              <w:fldChar w:fldCharType="end"/>
            </w:r>
          </w:hyperlink>
        </w:p>
        <w:p w:rsidR="00953A71" w:rsidRDefault="00066E0E">
          <w:pPr>
            <w:pStyle w:val="TOC1"/>
            <w:rPr>
              <w:b w:val="0"/>
              <w:sz w:val="22"/>
            </w:rPr>
          </w:pPr>
          <w:hyperlink w:anchor="_Toc411524705" w:history="1">
            <w:r w:rsidR="00953A71" w:rsidRPr="00F07961">
              <w:rPr>
                <w:rStyle w:val="Hyperlink"/>
              </w:rPr>
              <w:t>Authors</w:t>
            </w:r>
            <w:r w:rsidR="00953A71">
              <w:rPr>
                <w:webHidden/>
              </w:rPr>
              <w:tab/>
            </w:r>
            <w:r w:rsidR="00953A71">
              <w:rPr>
                <w:webHidden/>
              </w:rPr>
              <w:fldChar w:fldCharType="begin"/>
            </w:r>
            <w:r w:rsidR="00953A71">
              <w:rPr>
                <w:webHidden/>
              </w:rPr>
              <w:instrText xml:space="preserve"> PAGEREF _Toc411524705 \h </w:instrText>
            </w:r>
            <w:r w:rsidR="00953A71">
              <w:rPr>
                <w:webHidden/>
              </w:rPr>
            </w:r>
            <w:r w:rsidR="00953A71">
              <w:rPr>
                <w:webHidden/>
              </w:rPr>
              <w:fldChar w:fldCharType="separate"/>
            </w:r>
            <w:r w:rsidR="00DB56E8">
              <w:rPr>
                <w:webHidden/>
              </w:rPr>
              <w:t>61</w:t>
            </w:r>
            <w:r w:rsidR="00953A71">
              <w:rPr>
                <w:webHidden/>
              </w:rPr>
              <w:fldChar w:fldCharType="end"/>
            </w:r>
          </w:hyperlink>
        </w:p>
        <w:p w:rsidR="00953A71" w:rsidRDefault="00066E0E">
          <w:pPr>
            <w:pStyle w:val="TOC1"/>
            <w:rPr>
              <w:b w:val="0"/>
              <w:sz w:val="22"/>
            </w:rPr>
          </w:pPr>
          <w:hyperlink w:anchor="_Toc411524706" w:history="1">
            <w:r w:rsidR="00953A71" w:rsidRPr="00F07961">
              <w:rPr>
                <w:rStyle w:val="Hyperlink"/>
              </w:rPr>
              <w:t>Title Page</w:t>
            </w:r>
            <w:r w:rsidR="00953A71">
              <w:rPr>
                <w:webHidden/>
              </w:rPr>
              <w:tab/>
            </w:r>
            <w:r w:rsidR="00953A71">
              <w:rPr>
                <w:webHidden/>
              </w:rPr>
              <w:fldChar w:fldCharType="begin"/>
            </w:r>
            <w:r w:rsidR="00953A71">
              <w:rPr>
                <w:webHidden/>
              </w:rPr>
              <w:instrText xml:space="preserve"> PAGEREF _Toc411524706 \h </w:instrText>
            </w:r>
            <w:r w:rsidR="00953A71">
              <w:rPr>
                <w:webHidden/>
              </w:rPr>
            </w:r>
            <w:r w:rsidR="00953A71">
              <w:rPr>
                <w:webHidden/>
              </w:rPr>
              <w:fldChar w:fldCharType="separate"/>
            </w:r>
            <w:r w:rsidR="00DB56E8">
              <w:rPr>
                <w:webHidden/>
              </w:rPr>
              <w:t>63</w:t>
            </w:r>
            <w:r w:rsidR="00953A71">
              <w:rPr>
                <w:webHidden/>
              </w:rPr>
              <w:fldChar w:fldCharType="end"/>
            </w:r>
          </w:hyperlink>
        </w:p>
        <w:p w:rsidR="00BD5D4A" w:rsidRDefault="00BD5D4A">
          <w:r>
            <w:rPr>
              <w:b/>
              <w:bCs/>
              <w:noProof/>
            </w:rPr>
            <w:fldChar w:fldCharType="end"/>
          </w:r>
        </w:p>
      </w:sdtContent>
    </w:sdt>
    <w:p w:rsidR="00DA7F0A" w:rsidRDefault="00D96CA4">
      <w:pPr>
        <w:sectPr w:rsidR="00DA7F0A" w:rsidSect="00BD5D4A">
          <w:footerReference w:type="even" r:id="rId9"/>
          <w:footerReference w:type="default" r:id="rId10"/>
          <w:footerReference w:type="first" r:id="rId11"/>
          <w:type w:val="continuous"/>
          <w:pgSz w:w="12240" w:h="15840"/>
          <w:pgMar w:top="1440" w:right="1440" w:bottom="1440" w:left="1440" w:header="720" w:footer="720" w:gutter="0"/>
          <w:pgNumType w:start="1"/>
          <w:cols w:num="2" w:space="720"/>
          <w:titlePg/>
          <w:docGrid w:linePitch="360"/>
        </w:sectPr>
      </w:pPr>
      <w:r>
        <w:br w:type="page"/>
      </w:r>
    </w:p>
    <w:p w:rsidR="00766CA0" w:rsidRPr="00766CA0" w:rsidRDefault="00766CA0" w:rsidP="00766CA0">
      <w:pPr>
        <w:pStyle w:val="Heading1"/>
        <w:spacing w:line="360" w:lineRule="auto"/>
      </w:pPr>
      <w:bookmarkStart w:id="4" w:name="_Toc404097737"/>
      <w:bookmarkStart w:id="5" w:name="_Toc411524455"/>
      <w:r>
        <w:lastRenderedPageBreak/>
        <w:t>Overview</w:t>
      </w:r>
      <w:bookmarkEnd w:id="4"/>
      <w:bookmarkEnd w:id="5"/>
    </w:p>
    <w:p w:rsidR="00536B35" w:rsidRDefault="00C26F44" w:rsidP="00EF69E5">
      <w:pPr>
        <w:ind w:firstLine="720"/>
      </w:pPr>
      <w:proofErr w:type="spellStart"/>
      <w:r>
        <w:t>Nanoc</w:t>
      </w:r>
      <w:r w:rsidR="0026253F">
        <w:t>on</w:t>
      </w:r>
      <w:proofErr w:type="spellEnd"/>
      <w:r>
        <w:t xml:space="preserve"> is an annual </w:t>
      </w:r>
      <w:r w:rsidR="0026253F">
        <w:t xml:space="preserve">gaming convention run by the Dakota State University Gaming Club. </w:t>
      </w:r>
      <w:r w:rsidR="00536B35">
        <w:t xml:space="preserve">It </w:t>
      </w:r>
      <w:r>
        <w:t>is held on the first full weekend (Friday through Sunday) after the first Thursday of November.</w:t>
      </w:r>
    </w:p>
    <w:p w:rsidR="0026253F" w:rsidRDefault="00536B35" w:rsidP="00EF69E5">
      <w:pPr>
        <w:ind w:firstLine="720"/>
      </w:pPr>
      <w:r>
        <w:t>Our primary goal is to provide a high quality gaming experience for all attendees by hosting several</w:t>
      </w:r>
      <w:r w:rsidR="0015036A">
        <w:t xml:space="preserve"> </w:t>
      </w:r>
      <w:r w:rsidR="00C26F44">
        <w:t>events</w:t>
      </w:r>
      <w:r w:rsidR="0015036A">
        <w:t xml:space="preserve"> of various types. Each event is overseen</w:t>
      </w:r>
      <w:r w:rsidR="00C26F44">
        <w:t xml:space="preserve"> </w:t>
      </w:r>
      <w:r>
        <w:t xml:space="preserve">by </w:t>
      </w:r>
      <w:r w:rsidR="00C26F44">
        <w:t>members of the DSU Gaming Club and/or</w:t>
      </w:r>
      <w:r w:rsidR="0015036A">
        <w:t xml:space="preserve"> their</w:t>
      </w:r>
      <w:r w:rsidR="00C26F44">
        <w:t xml:space="preserve"> designated attendees. </w:t>
      </w:r>
      <w:r>
        <w:t xml:space="preserve">Events </w:t>
      </w:r>
      <w:r w:rsidR="00C26F44">
        <w:t>include, but are not limited to</w:t>
      </w:r>
      <w:r w:rsidR="0015036A">
        <w:t>:</w:t>
      </w:r>
      <w:r w:rsidR="0026253F">
        <w:t xml:space="preserve"> collectible card games, Society in Shadows live action role playing, </w:t>
      </w:r>
      <w:r>
        <w:t>t</w:t>
      </w:r>
      <w:r w:rsidR="0026253F">
        <w:t xml:space="preserve">abletop role playing, </w:t>
      </w:r>
      <w:r>
        <w:t>t</w:t>
      </w:r>
      <w:r w:rsidR="0026253F">
        <w:t xml:space="preserve">abletop </w:t>
      </w:r>
      <w:r>
        <w:t xml:space="preserve">miniature </w:t>
      </w:r>
      <w:r w:rsidR="0026253F">
        <w:t xml:space="preserve">war gaming, </w:t>
      </w:r>
      <w:r>
        <w:t>speaker presentations and panels</w:t>
      </w:r>
      <w:r w:rsidR="0026253F">
        <w:t>, fig</w:t>
      </w:r>
      <w:r>
        <w:t>ure painting, video games</w:t>
      </w:r>
      <w:r w:rsidR="0026253F">
        <w:t>,</w:t>
      </w:r>
      <w:r w:rsidR="0015036A">
        <w:t xml:space="preserve"> and board games.</w:t>
      </w:r>
    </w:p>
    <w:p w:rsidR="00E00007" w:rsidRDefault="0015036A" w:rsidP="00EF69E5">
      <w:pPr>
        <w:ind w:firstLine="720"/>
      </w:pPr>
      <w:r>
        <w:t>Secondary to this is to make the basic operating cost of the convention back through various means. This includes, but is not limited to: concessions, pay-to-play events, the sale of personalized badges, and the sale of convention t-shirts.</w:t>
      </w:r>
    </w:p>
    <w:p w:rsidR="00E00007" w:rsidRDefault="00E00007" w:rsidP="00E00007">
      <w:pPr>
        <w:pStyle w:val="Heading2"/>
      </w:pPr>
      <w:bookmarkStart w:id="6" w:name="_Toc404097738"/>
      <w:bookmarkStart w:id="7" w:name="_Toc411524456"/>
      <w:r>
        <w:t>Bit O’ History</w:t>
      </w:r>
      <w:bookmarkEnd w:id="6"/>
      <w:bookmarkEnd w:id="7"/>
    </w:p>
    <w:p w:rsidR="00E00007" w:rsidRDefault="00E00007" w:rsidP="00E00007">
      <w:pPr>
        <w:pStyle w:val="Heading3"/>
      </w:pPr>
      <w:bookmarkStart w:id="8" w:name="_Toc404097739"/>
      <w:bookmarkStart w:id="9" w:name="_Toc411524457"/>
      <w:r>
        <w:t>Who, What, When, Where, and Why it Started</w:t>
      </w:r>
      <w:bookmarkEnd w:id="8"/>
      <w:bookmarkEnd w:id="9"/>
    </w:p>
    <w:p w:rsidR="0026253F" w:rsidRDefault="0026253F" w:rsidP="00EF69E5">
      <w:pPr>
        <w:ind w:firstLine="720"/>
      </w:pPr>
      <w:r>
        <w:br w:type="page"/>
      </w:r>
    </w:p>
    <w:p w:rsidR="00343EB5" w:rsidRDefault="00E859A4" w:rsidP="00343EB5">
      <w:pPr>
        <w:pStyle w:val="Heading1"/>
      </w:pPr>
      <w:bookmarkStart w:id="10" w:name="_Toc404097740"/>
      <w:bookmarkStart w:id="11" w:name="_Toc411524458"/>
      <w:del w:id="12" w:author="DSU" w:date="2015-11-01T19:08:00Z">
        <w:r w:rsidRPr="00E859A4" w:rsidDel="003D38F4">
          <w:lastRenderedPageBreak/>
          <w:delText>P</w:delText>
        </w:r>
        <w:r w:rsidR="00335C2F" w:rsidDel="003D38F4">
          <w:delText>ersonal</w:delText>
        </w:r>
      </w:del>
      <w:bookmarkEnd w:id="10"/>
      <w:bookmarkEnd w:id="11"/>
      <w:ins w:id="13" w:author="DSU" w:date="2015-11-01T19:08:00Z">
        <w:r w:rsidR="003D38F4" w:rsidRPr="00E859A4">
          <w:t>P</w:t>
        </w:r>
        <w:r w:rsidR="003D38F4">
          <w:t>ersonnel</w:t>
        </w:r>
      </w:ins>
    </w:p>
    <w:p w:rsidR="00343EB5" w:rsidRPr="00343EB5" w:rsidRDefault="00FB7F6F" w:rsidP="00343EB5">
      <w:r>
        <w:t>There are s</w:t>
      </w:r>
      <w:r w:rsidR="00343EB5">
        <w:t xml:space="preserve">everal </w:t>
      </w:r>
      <w:r>
        <w:t xml:space="preserve">essential management </w:t>
      </w:r>
      <w:r w:rsidR="00343EB5">
        <w:t xml:space="preserve">positions </w:t>
      </w:r>
      <w:r>
        <w:t xml:space="preserve">for </w:t>
      </w:r>
      <w:proofErr w:type="spellStart"/>
      <w:r>
        <w:t>Nanocon</w:t>
      </w:r>
      <w:proofErr w:type="spellEnd"/>
      <w:r>
        <w:t xml:space="preserve">. Job descriptions include what to do before, during, and after </w:t>
      </w:r>
      <w:proofErr w:type="spellStart"/>
      <w:r>
        <w:t>Nanocon</w:t>
      </w:r>
      <w:proofErr w:type="spellEnd"/>
      <w:r>
        <w:t>. Not all positions have all three job description areas, but all positions must be filled. All positions may have subordinates chosen by the person filling the position.</w:t>
      </w:r>
    </w:p>
    <w:p w:rsidR="00E00007" w:rsidRDefault="00E00007" w:rsidP="00766CA0">
      <w:pPr>
        <w:pStyle w:val="Heading2"/>
      </w:pPr>
      <w:bookmarkStart w:id="14" w:name="_Nanocon_Manager"/>
      <w:bookmarkStart w:id="15" w:name="_Toc404097741"/>
      <w:bookmarkStart w:id="16" w:name="_Toc411524459"/>
      <w:bookmarkEnd w:id="14"/>
      <w:proofErr w:type="spellStart"/>
      <w:r>
        <w:t>Nanocon</w:t>
      </w:r>
      <w:proofErr w:type="spellEnd"/>
      <w:r>
        <w:t xml:space="preserve"> Manager</w:t>
      </w:r>
      <w:bookmarkEnd w:id="15"/>
      <w:bookmarkEnd w:id="16"/>
    </w:p>
    <w:p w:rsidR="00E00007" w:rsidRPr="00E00007" w:rsidRDefault="00E00007" w:rsidP="005C43FB">
      <w:r>
        <w:t xml:space="preserve">The </w:t>
      </w:r>
      <w:proofErr w:type="spellStart"/>
      <w:r>
        <w:t>nanocon</w:t>
      </w:r>
      <w:proofErr w:type="spellEnd"/>
      <w:r>
        <w:t xml:space="preserve"> manager is responsible for everything.</w:t>
      </w:r>
    </w:p>
    <w:p w:rsidR="00070169" w:rsidRDefault="00070169" w:rsidP="00766CA0">
      <w:pPr>
        <w:pStyle w:val="Heading2"/>
      </w:pPr>
      <w:bookmarkStart w:id="17" w:name="_Advertising_Manager"/>
      <w:bookmarkStart w:id="18" w:name="_Toc404097742"/>
      <w:bookmarkStart w:id="19" w:name="_Toc411524460"/>
      <w:bookmarkEnd w:id="17"/>
      <w:r w:rsidRPr="00AD470D">
        <w:t>Advertising Manager</w:t>
      </w:r>
      <w:bookmarkEnd w:id="18"/>
      <w:bookmarkEnd w:id="19"/>
    </w:p>
    <w:p w:rsidR="00070169" w:rsidRDefault="00FD068F" w:rsidP="00FD068F">
      <w:r>
        <w:t xml:space="preserve">The Advertising Manager is responsible for getting advertising from area businesses, and distribute the </w:t>
      </w:r>
      <w:proofErr w:type="spellStart"/>
      <w:r>
        <w:t>Nanocon</w:t>
      </w:r>
      <w:proofErr w:type="spellEnd"/>
      <w:r>
        <w:t xml:space="preserve"> Pamphlets to said businesses.   This person will have to work with the </w:t>
      </w:r>
      <w:hyperlink w:anchor="_Website_Manager" w:history="1">
        <w:r w:rsidRPr="00FD068F">
          <w:rPr>
            <w:rStyle w:val="Hyperlink"/>
          </w:rPr>
          <w:t>Website Manager</w:t>
        </w:r>
      </w:hyperlink>
      <w:r>
        <w:t xml:space="preserve">, </w:t>
      </w:r>
      <w:hyperlink w:anchor="_Czar_of_Propaganda" w:history="1">
        <w:r w:rsidRPr="00FD068F">
          <w:rPr>
            <w:rStyle w:val="Hyperlink"/>
          </w:rPr>
          <w:t>Czar of Propaganda</w:t>
        </w:r>
      </w:hyperlink>
      <w:r>
        <w:t xml:space="preserve">, </w:t>
      </w:r>
      <w:hyperlink w:anchor="_Vender_Liaison" w:history="1">
        <w:r w:rsidRPr="00FD068F">
          <w:rPr>
            <w:rStyle w:val="Hyperlink"/>
          </w:rPr>
          <w:t>Vendor Liaison</w:t>
        </w:r>
      </w:hyperlink>
      <w:r>
        <w:t xml:space="preserve">, </w:t>
      </w:r>
      <w:r w:rsidR="00BE7432">
        <w:t xml:space="preserve">and the </w:t>
      </w:r>
      <w:hyperlink w:anchor="_Front_Table_Manager" w:history="1">
        <w:r w:rsidR="00BE7432" w:rsidRPr="00BE7432">
          <w:rPr>
            <w:rStyle w:val="Hyperlink"/>
          </w:rPr>
          <w:t>Front Table Manager</w:t>
        </w:r>
      </w:hyperlink>
      <w:r w:rsidR="00BE7432">
        <w:t>.</w:t>
      </w:r>
      <w:r>
        <w:t xml:space="preserve">  The </w:t>
      </w:r>
      <w:r w:rsidR="005C43FB">
        <w:t>r</w:t>
      </w:r>
      <w:r>
        <w:t>elevant section</w:t>
      </w:r>
      <w:r w:rsidR="005C43FB">
        <w:t xml:space="preserve">s are </w:t>
      </w:r>
      <w:hyperlink w:anchor="_Advertising" w:history="1">
        <w:r w:rsidRPr="00FD068F">
          <w:rPr>
            <w:rStyle w:val="Hyperlink"/>
          </w:rPr>
          <w:t>Advertising</w:t>
        </w:r>
      </w:hyperlink>
      <w:r w:rsidR="005C43FB">
        <w:t xml:space="preserve"> and </w:t>
      </w:r>
      <w:hyperlink w:anchor="_Contacts" w:history="1">
        <w:r w:rsidR="005C43FB" w:rsidRPr="005C43FB">
          <w:rPr>
            <w:rStyle w:val="Hyperlink"/>
          </w:rPr>
          <w:t>Contacts</w:t>
        </w:r>
      </w:hyperlink>
      <w:r>
        <w:t>.</w:t>
      </w:r>
    </w:p>
    <w:p w:rsidR="00070169" w:rsidRDefault="00796D33" w:rsidP="00766CA0">
      <w:pPr>
        <w:pStyle w:val="Heading2"/>
      </w:pPr>
      <w:bookmarkStart w:id="20" w:name="_Toc404097743"/>
      <w:bookmarkStart w:id="21" w:name="_Toc411524461"/>
      <w:r>
        <w:t>Gaming</w:t>
      </w:r>
      <w:r w:rsidR="00070169" w:rsidRPr="00FB7F6F">
        <w:t xml:space="preserve"> Quartermaster</w:t>
      </w:r>
      <w:bookmarkEnd w:id="20"/>
      <w:bookmarkEnd w:id="21"/>
    </w:p>
    <w:p w:rsidR="00796D33" w:rsidRPr="00796D33" w:rsidRDefault="00796D33" w:rsidP="00796D33">
      <w:r>
        <w:t xml:space="preserve">The Gaming Quartermaster is responsible for keeping track of the games loaned to us from Gaming Club. This person is also responsible for the general gaming area.  See the </w:t>
      </w:r>
      <w:hyperlink w:anchor="_Gaming_Area" w:history="1">
        <w:r w:rsidRPr="00796D33">
          <w:rPr>
            <w:rStyle w:val="Hyperlink"/>
          </w:rPr>
          <w:t>Gaming Area</w:t>
        </w:r>
      </w:hyperlink>
      <w:r>
        <w:t xml:space="preserve"> section for more information.</w:t>
      </w:r>
    </w:p>
    <w:p w:rsidR="00070169" w:rsidRDefault="00070169" w:rsidP="00766CA0">
      <w:pPr>
        <w:pStyle w:val="Heading2"/>
      </w:pPr>
      <w:bookmarkStart w:id="22" w:name="_Toc404097744"/>
      <w:bookmarkStart w:id="23" w:name="_Toc411524462"/>
      <w:r>
        <w:t>CCG Tournament Coordinator</w:t>
      </w:r>
      <w:bookmarkEnd w:id="22"/>
      <w:bookmarkEnd w:id="23"/>
    </w:p>
    <w:p w:rsidR="00796D33" w:rsidRPr="00796D33" w:rsidRDefault="00796D33" w:rsidP="00796D33">
      <w:r>
        <w:t xml:space="preserve">The CCG Tournament Coordinator, </w:t>
      </w:r>
      <w:r w:rsidR="000141EA">
        <w:t>is also known as the</w:t>
      </w:r>
      <w:r>
        <w:t xml:space="preserve"> </w:t>
      </w:r>
      <w:r w:rsidR="000141EA">
        <w:t>Collectable Card Game Tournament Coordinator</w:t>
      </w:r>
      <w:r>
        <w:t xml:space="preserve">.  This position will be responsible for contacting outside organizations to host CCG events, pass out the event organizer packet to said organizations, and </w:t>
      </w:r>
      <w:r w:rsidR="00AB536A">
        <w:t xml:space="preserve">sending thank you letters to said organizations.  The positions they work with are </w:t>
      </w:r>
      <w:hyperlink w:anchor="_Czar_of_Propaganda" w:history="1">
        <w:r w:rsidR="00AB536A" w:rsidRPr="00AB536A">
          <w:rPr>
            <w:rStyle w:val="Hyperlink"/>
          </w:rPr>
          <w:t>Czar of Propaganda</w:t>
        </w:r>
      </w:hyperlink>
      <w:r w:rsidR="00AB536A">
        <w:t xml:space="preserve">, </w:t>
      </w:r>
      <w:hyperlink w:anchor="_On_Site_Schedule" w:history="1">
        <w:r w:rsidR="00AB536A" w:rsidRPr="00AB536A">
          <w:rPr>
            <w:rStyle w:val="Hyperlink"/>
          </w:rPr>
          <w:t>On Site Schedule Manager</w:t>
        </w:r>
      </w:hyperlink>
      <w:r w:rsidR="00AB536A">
        <w:t xml:space="preserve">, and the </w:t>
      </w:r>
      <w:hyperlink w:anchor="_Nanocon_Manager" w:history="1">
        <w:proofErr w:type="spellStart"/>
        <w:r w:rsidR="00AB536A" w:rsidRPr="00AB536A">
          <w:rPr>
            <w:rStyle w:val="Hyperlink"/>
          </w:rPr>
          <w:t>Nanocon</w:t>
        </w:r>
        <w:proofErr w:type="spellEnd"/>
        <w:r w:rsidR="00AB536A" w:rsidRPr="00AB536A">
          <w:rPr>
            <w:rStyle w:val="Hyperlink"/>
          </w:rPr>
          <w:t xml:space="preserve"> Manager</w:t>
        </w:r>
      </w:hyperlink>
      <w:r w:rsidR="00AB536A">
        <w:t xml:space="preserve">.  </w:t>
      </w:r>
      <w:r w:rsidR="000141EA">
        <w:t>For more information, s</w:t>
      </w:r>
      <w:r w:rsidR="00AB536A">
        <w:t xml:space="preserve">ee </w:t>
      </w:r>
      <w:hyperlink w:anchor="_CCG_Tournament" w:history="1">
        <w:r w:rsidR="00AB536A" w:rsidRPr="00AB536A">
          <w:rPr>
            <w:rStyle w:val="Hyperlink"/>
          </w:rPr>
          <w:t>CCG Tournament</w:t>
        </w:r>
      </w:hyperlink>
      <w:r w:rsidR="00AB536A">
        <w:t xml:space="preserve">, </w:t>
      </w:r>
      <w:hyperlink w:anchor="_Contacts" w:history="1">
        <w:r w:rsidR="00AB536A" w:rsidRPr="005C43FB">
          <w:rPr>
            <w:rStyle w:val="Hyperlink"/>
          </w:rPr>
          <w:t>Contact</w:t>
        </w:r>
        <w:r w:rsidR="008845BE" w:rsidRPr="005C43FB">
          <w:rPr>
            <w:rStyle w:val="Hyperlink"/>
          </w:rPr>
          <w:t>s</w:t>
        </w:r>
      </w:hyperlink>
      <w:r w:rsidR="00AB536A">
        <w:t xml:space="preserve">, and </w:t>
      </w:r>
      <w:hyperlink w:anchor="_Thank_You" w:history="1">
        <w:r w:rsidR="00AB536A" w:rsidRPr="00AB536A">
          <w:rPr>
            <w:rStyle w:val="Hyperlink"/>
          </w:rPr>
          <w:t>Thank You</w:t>
        </w:r>
      </w:hyperlink>
      <w:r w:rsidR="00AB536A">
        <w:t xml:space="preserve"> sections</w:t>
      </w:r>
      <w:r w:rsidR="000141EA">
        <w:t>.</w:t>
      </w:r>
    </w:p>
    <w:p w:rsidR="00070169" w:rsidRDefault="00070169" w:rsidP="00766CA0">
      <w:pPr>
        <w:pStyle w:val="Heading2"/>
      </w:pPr>
      <w:bookmarkStart w:id="24" w:name="_Toc404097745"/>
      <w:bookmarkStart w:id="25" w:name="_Toc411524463"/>
      <w:r w:rsidRPr="00FB7F6F">
        <w:t>Concessions Manager</w:t>
      </w:r>
      <w:bookmarkEnd w:id="24"/>
      <w:bookmarkEnd w:id="25"/>
      <w:r w:rsidRPr="00FB7F6F">
        <w:t xml:space="preserve"> </w:t>
      </w:r>
    </w:p>
    <w:p w:rsidR="00F565A8" w:rsidRPr="00F565A8" w:rsidRDefault="00F565A8" w:rsidP="00F565A8">
      <w:r>
        <w:t xml:space="preserve">The Concessions Manager is responsible for the Concessions Area.  This person will be responsible for scheduling people to work the kitchen, keeping track of tabs, and getting the supplies.  This position will need to work </w:t>
      </w:r>
      <w:proofErr w:type="gramStart"/>
      <w:r>
        <w:t>with ??.</w:t>
      </w:r>
      <w:proofErr w:type="gramEnd"/>
      <w:r>
        <w:t xml:space="preserve">  For more information, see </w:t>
      </w:r>
      <w:hyperlink w:anchor="_Concessions" w:history="1">
        <w:r w:rsidRPr="006B4BB6">
          <w:rPr>
            <w:rStyle w:val="Hyperlink"/>
          </w:rPr>
          <w:t>Concessions</w:t>
        </w:r>
      </w:hyperlink>
      <w:r>
        <w:t xml:space="preserve"> </w:t>
      </w:r>
      <w:r w:rsidR="006B4BB6">
        <w:t>and</w:t>
      </w:r>
      <w:r>
        <w:t xml:space="preserve"> </w:t>
      </w:r>
      <w:hyperlink w:anchor="_Contacts" w:history="1">
        <w:r w:rsidRPr="005C43FB">
          <w:rPr>
            <w:rStyle w:val="Hyperlink"/>
          </w:rPr>
          <w:t>Contacts</w:t>
        </w:r>
      </w:hyperlink>
      <w:r w:rsidR="00941DB4">
        <w:t xml:space="preserve"> sections</w:t>
      </w:r>
      <w:r w:rsidR="006B4BB6">
        <w:t>.</w:t>
      </w:r>
    </w:p>
    <w:p w:rsidR="00070169" w:rsidRDefault="00070169" w:rsidP="00766CA0">
      <w:pPr>
        <w:pStyle w:val="Heading2"/>
      </w:pPr>
      <w:bookmarkStart w:id="26" w:name="_Czar_of_Propaganda"/>
      <w:bookmarkStart w:id="27" w:name="_Toc404097746"/>
      <w:bookmarkStart w:id="28" w:name="_Toc411524464"/>
      <w:bookmarkEnd w:id="26"/>
      <w:r w:rsidRPr="00FB7F6F">
        <w:t>Czar of Propaganda</w:t>
      </w:r>
      <w:bookmarkEnd w:id="27"/>
      <w:bookmarkEnd w:id="28"/>
    </w:p>
    <w:p w:rsidR="00F151AA" w:rsidRPr="00F151AA" w:rsidRDefault="00F151AA" w:rsidP="00F151AA">
      <w:r>
        <w:t xml:space="preserve">This person is in charge of all the propaganda.  They are to create a theme to work around each year.  They are responsible for creating all the posters and propaganda.  This position works with the </w:t>
      </w:r>
      <w:hyperlink w:anchor="_Website_Manager" w:history="1">
        <w:r w:rsidR="00B053FF" w:rsidRPr="00B053FF">
          <w:rPr>
            <w:rStyle w:val="Hyperlink"/>
          </w:rPr>
          <w:t>Website Manager</w:t>
        </w:r>
      </w:hyperlink>
      <w:r w:rsidR="00B053FF">
        <w:t xml:space="preserve"> and </w:t>
      </w:r>
      <w:hyperlink w:anchor="_Advertising_Manager" w:history="1">
        <w:r w:rsidR="00B053FF" w:rsidRPr="00B053FF">
          <w:rPr>
            <w:rStyle w:val="Hyperlink"/>
          </w:rPr>
          <w:t>Advertising Manager</w:t>
        </w:r>
      </w:hyperlink>
      <w:r w:rsidR="00B053FF">
        <w:t xml:space="preserve">.  Look at the following sections: </w:t>
      </w:r>
      <w:hyperlink w:anchor="_Propaganda_1" w:history="1">
        <w:r w:rsidR="00B053FF" w:rsidRPr="00B053FF">
          <w:rPr>
            <w:rStyle w:val="Hyperlink"/>
          </w:rPr>
          <w:t>Propaganda</w:t>
        </w:r>
      </w:hyperlink>
    </w:p>
    <w:p w:rsidR="00070169" w:rsidRDefault="00070169" w:rsidP="00766CA0">
      <w:pPr>
        <w:pStyle w:val="Heading2"/>
      </w:pPr>
      <w:bookmarkStart w:id="29" w:name="_Front_Table_Manager"/>
      <w:bookmarkStart w:id="30" w:name="_Toc404097747"/>
      <w:bookmarkStart w:id="31" w:name="_Toc411524465"/>
      <w:bookmarkEnd w:id="29"/>
      <w:r w:rsidRPr="00FB7F6F">
        <w:lastRenderedPageBreak/>
        <w:t>Front Table Manager</w:t>
      </w:r>
      <w:bookmarkEnd w:id="30"/>
      <w:bookmarkEnd w:id="31"/>
    </w:p>
    <w:p w:rsidR="00941DB4" w:rsidRPr="00941DB4" w:rsidRDefault="00941DB4" w:rsidP="00941DB4">
      <w:r>
        <w:t xml:space="preserve">The </w:t>
      </w:r>
      <w:r w:rsidR="004D44BC">
        <w:t>F</w:t>
      </w:r>
      <w:r>
        <w:t xml:space="preserve">ront </w:t>
      </w:r>
      <w:r w:rsidR="004D44BC">
        <w:t>T</w:t>
      </w:r>
      <w:r>
        <w:t xml:space="preserve">able </w:t>
      </w:r>
      <w:r w:rsidR="004D44BC">
        <w:t>M</w:t>
      </w:r>
      <w:r>
        <w:t xml:space="preserve">anager is responsible for </w:t>
      </w:r>
      <w:r w:rsidR="004D44BC">
        <w:t xml:space="preserve">handing out lanyards, booklets, and pointing people towards the right area.  This position will work with </w:t>
      </w:r>
      <w:r w:rsidR="00421C5D">
        <w:t>Event Services Manager.</w:t>
      </w:r>
      <w:r w:rsidR="004D44BC">
        <w:t xml:space="preserve">  For more information, see Front Table Section</w:t>
      </w:r>
      <w:r w:rsidR="00421C5D">
        <w:t xml:space="preserve"> and the </w:t>
      </w:r>
      <w:hyperlink w:anchor="_Convention_Hall_Layout" w:history="1">
        <w:r w:rsidR="00421C5D">
          <w:rPr>
            <w:rStyle w:val="Hyperlink"/>
          </w:rPr>
          <w:t>Convention Hall</w:t>
        </w:r>
        <w:r w:rsidR="00421C5D" w:rsidRPr="00421C5D">
          <w:rPr>
            <w:rStyle w:val="Hyperlink"/>
          </w:rPr>
          <w:t xml:space="preserve"> Layout</w:t>
        </w:r>
      </w:hyperlink>
      <w:r w:rsidR="00421C5D">
        <w:t xml:space="preserve"> Section</w:t>
      </w:r>
      <w:r w:rsidR="004D44BC">
        <w:t xml:space="preserve"> </w:t>
      </w:r>
      <w:proofErr w:type="gramStart"/>
      <w:r w:rsidR="004D44BC">
        <w:t>and ???.</w:t>
      </w:r>
      <w:proofErr w:type="gramEnd"/>
    </w:p>
    <w:p w:rsidR="00070169" w:rsidRDefault="00070169" w:rsidP="00766CA0">
      <w:pPr>
        <w:pStyle w:val="Heading2"/>
      </w:pPr>
      <w:bookmarkStart w:id="32" w:name="_Toc404097748"/>
      <w:bookmarkStart w:id="33" w:name="_Toc411524466"/>
      <w:r w:rsidRPr="00FB7F6F">
        <w:t>Event Services Manager</w:t>
      </w:r>
      <w:bookmarkEnd w:id="32"/>
      <w:bookmarkEnd w:id="33"/>
    </w:p>
    <w:p w:rsidR="00070169" w:rsidRPr="00FB7F6F" w:rsidRDefault="000141EA" w:rsidP="00421C5D">
      <w:pPr>
        <w:rPr>
          <w:b/>
        </w:rPr>
      </w:pPr>
      <w:r>
        <w:t xml:space="preserve">The Event Services Manager is responsible for making sure that an up to date, accurate and detailed events are available at all times.  </w:t>
      </w:r>
      <w:r w:rsidR="00421C5D">
        <w:t xml:space="preserve">This position is also responsible for updating the schedule during the </w:t>
      </w:r>
      <w:proofErr w:type="spellStart"/>
      <w:r w:rsidR="00421C5D">
        <w:t>nanocon</w:t>
      </w:r>
      <w:proofErr w:type="spellEnd"/>
      <w:r w:rsidR="00421C5D">
        <w:t xml:space="preserve"> event.  </w:t>
      </w:r>
      <w:r>
        <w:t xml:space="preserve">The people they work with are the </w:t>
      </w:r>
      <w:hyperlink w:anchor="_Website_Manager" w:history="1">
        <w:r w:rsidR="00F565A8" w:rsidRPr="00FD068F">
          <w:rPr>
            <w:rStyle w:val="Hyperlink"/>
          </w:rPr>
          <w:t>Website Manager</w:t>
        </w:r>
      </w:hyperlink>
      <w:r w:rsidR="00421C5D">
        <w:t xml:space="preserve">, </w:t>
      </w:r>
      <w:hyperlink w:anchor="_Speaker_/_Workshop" w:history="1">
        <w:proofErr w:type="spellStart"/>
        <w:r w:rsidR="00421C5D" w:rsidRPr="00421C5D">
          <w:rPr>
            <w:rStyle w:val="Hyperlink"/>
          </w:rPr>
          <w:t>IDiG</w:t>
        </w:r>
        <w:proofErr w:type="spellEnd"/>
        <w:r w:rsidR="00421C5D" w:rsidRPr="00421C5D">
          <w:rPr>
            <w:rStyle w:val="Hyperlink"/>
          </w:rPr>
          <w:t xml:space="preserve"> Coordinator</w:t>
        </w:r>
      </w:hyperlink>
      <w:r w:rsidR="00421C5D">
        <w:t xml:space="preserve">, </w:t>
      </w:r>
      <w:hyperlink w:anchor="_SIS_Liaison" w:history="1">
        <w:r w:rsidR="00421C5D" w:rsidRPr="00421C5D">
          <w:rPr>
            <w:rStyle w:val="Hyperlink"/>
          </w:rPr>
          <w:t>SIS Liaison</w:t>
        </w:r>
      </w:hyperlink>
      <w:r w:rsidR="00421C5D">
        <w:t xml:space="preserve">, </w:t>
      </w:r>
      <w:hyperlink w:anchor="_Video_Game_Area" w:history="1">
        <w:r w:rsidR="00421C5D" w:rsidRPr="00421C5D">
          <w:rPr>
            <w:rStyle w:val="Hyperlink"/>
          </w:rPr>
          <w:t>Video Game Area Manager</w:t>
        </w:r>
      </w:hyperlink>
      <w:r w:rsidR="00421C5D">
        <w:t>,</w:t>
      </w:r>
      <w:r w:rsidR="00F565A8">
        <w:t xml:space="preserve"> and </w:t>
      </w:r>
      <w:hyperlink w:anchor="_Czar_of_Propaganda" w:history="1">
        <w:r w:rsidR="00F565A8" w:rsidRPr="00FD068F">
          <w:rPr>
            <w:rStyle w:val="Hyperlink"/>
          </w:rPr>
          <w:t>Czar of Propaganda</w:t>
        </w:r>
      </w:hyperlink>
      <w:r>
        <w:t xml:space="preserve">.  For more information, check out the </w:t>
      </w:r>
      <w:hyperlink w:anchor="_Schedule" w:history="1">
        <w:r w:rsidR="00F565A8" w:rsidRPr="00F565A8">
          <w:rPr>
            <w:rStyle w:val="Hyperlink"/>
          </w:rPr>
          <w:t>Schedule</w:t>
        </w:r>
      </w:hyperlink>
      <w:r w:rsidR="00F565A8">
        <w:t xml:space="preserve">, </w:t>
      </w:r>
      <w:hyperlink w:anchor="_Propaganda_1" w:history="1">
        <w:r w:rsidRPr="00B053FF">
          <w:rPr>
            <w:rStyle w:val="Hyperlink"/>
          </w:rPr>
          <w:t>Propaganda</w:t>
        </w:r>
      </w:hyperlink>
      <w:r>
        <w:t xml:space="preserve">, </w:t>
      </w:r>
      <w:hyperlink w:anchor="_Thank_You" w:history="1">
        <w:r w:rsidRPr="00AB536A">
          <w:rPr>
            <w:rStyle w:val="Hyperlink"/>
          </w:rPr>
          <w:t>Thank You</w:t>
        </w:r>
      </w:hyperlink>
      <w:r>
        <w:t xml:space="preserve">, </w:t>
      </w:r>
      <w:hyperlink w:anchor="_Contacts" w:history="1">
        <w:r w:rsidRPr="005C43FB">
          <w:rPr>
            <w:rStyle w:val="Hyperlink"/>
          </w:rPr>
          <w:t>Contacts</w:t>
        </w:r>
      </w:hyperlink>
      <w:r>
        <w:t xml:space="preserve">, and </w:t>
      </w:r>
      <w:hyperlink w:anchor="_Advertising" w:history="1">
        <w:r w:rsidRPr="00FD068F">
          <w:rPr>
            <w:rStyle w:val="Hyperlink"/>
          </w:rPr>
          <w:t>Advertising</w:t>
        </w:r>
      </w:hyperlink>
      <w:r w:rsidR="00F565A8">
        <w:t xml:space="preserve"> sections</w:t>
      </w:r>
      <w:r>
        <w:t>.</w:t>
      </w:r>
      <w:r w:rsidR="00070169" w:rsidRPr="00FB7F6F">
        <w:t xml:space="preserve"> </w:t>
      </w:r>
    </w:p>
    <w:p w:rsidR="00070169" w:rsidRDefault="00070169" w:rsidP="006B5B60">
      <w:pPr>
        <w:pStyle w:val="Heading2"/>
      </w:pPr>
      <w:bookmarkStart w:id="34" w:name="_Toc404097749"/>
      <w:bookmarkStart w:id="35" w:name="_Toc411524467"/>
      <w:proofErr w:type="spellStart"/>
      <w:r w:rsidRPr="00FB7F6F">
        <w:t>RPGA</w:t>
      </w:r>
      <w:proofErr w:type="spellEnd"/>
      <w:r w:rsidRPr="00FB7F6F">
        <w:t xml:space="preserve"> Coordinator</w:t>
      </w:r>
      <w:bookmarkEnd w:id="34"/>
      <w:bookmarkEnd w:id="35"/>
    </w:p>
    <w:p w:rsidR="00CC48C3" w:rsidRPr="00CC48C3" w:rsidRDefault="00CC48C3" w:rsidP="00CC48C3">
      <w:r>
        <w:t xml:space="preserve">The </w:t>
      </w:r>
      <w:proofErr w:type="spellStart"/>
      <w:r>
        <w:t>RPGA</w:t>
      </w:r>
      <w:proofErr w:type="spellEnd"/>
      <w:r>
        <w:t xml:space="preserve">, or role playing gaming area coordinator, is responsible for the back corner of the convention area.  They get six tables, and are responsible for </w:t>
      </w:r>
      <w:r w:rsidR="00F151AA">
        <w:t xml:space="preserve">making sure that all modules are present and making sure the area is kept clean.  Relevant sections for this position are </w:t>
      </w:r>
      <w:hyperlink w:anchor="_Role_Playing_Gaming" w:history="1">
        <w:r w:rsidR="00F151AA" w:rsidRPr="00421C5D">
          <w:rPr>
            <w:rStyle w:val="Hyperlink"/>
          </w:rPr>
          <w:t>R</w:t>
        </w:r>
        <w:r w:rsidR="00421C5D" w:rsidRPr="00421C5D">
          <w:rPr>
            <w:rStyle w:val="Hyperlink"/>
          </w:rPr>
          <w:t xml:space="preserve">ole </w:t>
        </w:r>
        <w:r w:rsidR="00F151AA" w:rsidRPr="00421C5D">
          <w:rPr>
            <w:rStyle w:val="Hyperlink"/>
          </w:rPr>
          <w:t>P</w:t>
        </w:r>
        <w:r w:rsidR="00421C5D" w:rsidRPr="00421C5D">
          <w:rPr>
            <w:rStyle w:val="Hyperlink"/>
          </w:rPr>
          <w:t xml:space="preserve">laying </w:t>
        </w:r>
        <w:r w:rsidR="00F151AA" w:rsidRPr="00421C5D">
          <w:rPr>
            <w:rStyle w:val="Hyperlink"/>
          </w:rPr>
          <w:t>G</w:t>
        </w:r>
        <w:r w:rsidR="00421C5D" w:rsidRPr="00421C5D">
          <w:rPr>
            <w:rStyle w:val="Hyperlink"/>
          </w:rPr>
          <w:t xml:space="preserve">aming </w:t>
        </w:r>
        <w:r w:rsidR="00F151AA" w:rsidRPr="00421C5D">
          <w:rPr>
            <w:rStyle w:val="Hyperlink"/>
          </w:rPr>
          <w:t>A</w:t>
        </w:r>
        <w:r w:rsidR="00421C5D" w:rsidRPr="00421C5D">
          <w:rPr>
            <w:rStyle w:val="Hyperlink"/>
          </w:rPr>
          <w:t>rea</w:t>
        </w:r>
      </w:hyperlink>
      <w:r w:rsidR="00F151AA">
        <w:t xml:space="preserve"> and </w:t>
      </w:r>
      <w:hyperlink w:anchor="_Convention_Hall_Layout" w:history="1">
        <w:r w:rsidR="00421C5D" w:rsidRPr="00421C5D">
          <w:rPr>
            <w:rStyle w:val="Hyperlink"/>
          </w:rPr>
          <w:t>Convention Hall</w:t>
        </w:r>
        <w:r w:rsidR="00F151AA" w:rsidRPr="00421C5D">
          <w:rPr>
            <w:rStyle w:val="Hyperlink"/>
          </w:rPr>
          <w:t xml:space="preserve"> Layout</w:t>
        </w:r>
      </w:hyperlink>
      <w:r w:rsidR="00F151AA">
        <w:t xml:space="preserve">. </w:t>
      </w:r>
    </w:p>
    <w:p w:rsidR="005222F9" w:rsidRDefault="005222F9" w:rsidP="00642E80">
      <w:pPr>
        <w:pStyle w:val="Heading2"/>
      </w:pPr>
      <w:bookmarkStart w:id="36" w:name="_Speaker_/_Workshop"/>
      <w:bookmarkStart w:id="37" w:name="_Toc404097750"/>
      <w:bookmarkStart w:id="38" w:name="_Toc411524468"/>
      <w:bookmarkEnd w:id="36"/>
      <w:r w:rsidRPr="00343EB5">
        <w:t>S</w:t>
      </w:r>
      <w:r>
        <w:t>peaker / Workshop Coordinator(s) (</w:t>
      </w:r>
      <w:proofErr w:type="spellStart"/>
      <w:r>
        <w:t>IDiG</w:t>
      </w:r>
      <w:proofErr w:type="spellEnd"/>
      <w:r>
        <w:t>)</w:t>
      </w:r>
      <w:bookmarkEnd w:id="37"/>
      <w:bookmarkEnd w:id="38"/>
    </w:p>
    <w:p w:rsidR="00CC48C3" w:rsidRPr="00CC48C3" w:rsidRDefault="00CC48C3" w:rsidP="00CC48C3">
      <w:proofErr w:type="spellStart"/>
      <w:r>
        <w:t>IDiG</w:t>
      </w:r>
      <w:proofErr w:type="spellEnd"/>
      <w:r>
        <w:t xml:space="preserve">, or </w:t>
      </w:r>
      <w:r w:rsidR="00D90783" w:rsidRPr="00D90783">
        <w:t xml:space="preserve">Integrated Design in Games </w:t>
      </w:r>
      <w:r>
        <w:t xml:space="preserve">is responsible for </w:t>
      </w:r>
      <w:r w:rsidR="00421C5D">
        <w:t>acquiring</w:t>
      </w:r>
      <w:r>
        <w:t xml:space="preserve"> and confirming guest appearances.  They are responsible for taking care of the guest speaker.  </w:t>
      </w:r>
      <w:r w:rsidR="00421C5D">
        <w:t>For more information, see the</w:t>
      </w:r>
      <w:r>
        <w:t xml:space="preserve"> </w:t>
      </w:r>
      <w:hyperlink w:anchor="_IDiG" w:history="1">
        <w:proofErr w:type="spellStart"/>
        <w:r w:rsidRPr="00421C5D">
          <w:rPr>
            <w:rStyle w:val="Hyperlink"/>
          </w:rPr>
          <w:t>IDiG</w:t>
        </w:r>
        <w:proofErr w:type="spellEnd"/>
      </w:hyperlink>
      <w:r>
        <w:t xml:space="preserve"> section.</w:t>
      </w:r>
    </w:p>
    <w:p w:rsidR="00070169" w:rsidRDefault="00070169" w:rsidP="00766CA0">
      <w:pPr>
        <w:pStyle w:val="Heading2"/>
      </w:pPr>
      <w:bookmarkStart w:id="39" w:name="_SIS_Liaison"/>
      <w:bookmarkStart w:id="40" w:name="_Toc404097751"/>
      <w:bookmarkStart w:id="41" w:name="_Toc411524469"/>
      <w:bookmarkEnd w:id="39"/>
      <w:r w:rsidRPr="00FB7F6F">
        <w:t>SIS Liaison</w:t>
      </w:r>
      <w:bookmarkEnd w:id="40"/>
      <w:bookmarkEnd w:id="41"/>
    </w:p>
    <w:p w:rsidR="00CC48C3" w:rsidRPr="00CC48C3" w:rsidRDefault="00CC48C3" w:rsidP="00CC48C3">
      <w:r>
        <w:t>The SIS Liaison</w:t>
      </w:r>
      <w:r w:rsidR="00421C5D">
        <w:t>, or the Society in Shadows liaison,</w:t>
      </w:r>
      <w:r>
        <w:t xml:space="preserve"> is responsible for getting in contact with Six Stones, and acting as their liaison.  </w:t>
      </w:r>
    </w:p>
    <w:p w:rsidR="004E0937" w:rsidRDefault="004E0937" w:rsidP="00766CA0">
      <w:pPr>
        <w:pStyle w:val="Heading2"/>
      </w:pPr>
      <w:bookmarkStart w:id="42" w:name="_Vender_Liaison"/>
      <w:bookmarkStart w:id="43" w:name="_Toc404097752"/>
      <w:bookmarkStart w:id="44" w:name="_Toc411524470"/>
      <w:bookmarkEnd w:id="42"/>
      <w:r w:rsidRPr="00FB7F6F">
        <w:t>Vender Liaison</w:t>
      </w:r>
      <w:bookmarkEnd w:id="43"/>
      <w:bookmarkEnd w:id="44"/>
    </w:p>
    <w:p w:rsidR="00CF2CA6" w:rsidRPr="00CF2CA6" w:rsidRDefault="00CF2CA6" w:rsidP="00CC48C3">
      <w:r>
        <w:t xml:space="preserve">The Vendor Liaison is responsible for making sure that the vendors know what they are doing, and how to go about it.  Relevant sections for this position are </w:t>
      </w:r>
      <w:hyperlink w:anchor="_Vendors" w:history="1">
        <w:r w:rsidRPr="00CF2CA6">
          <w:rPr>
            <w:rStyle w:val="Hyperlink"/>
          </w:rPr>
          <w:t>Vendors</w:t>
        </w:r>
      </w:hyperlink>
      <w:r>
        <w:t xml:space="preserve"> and </w:t>
      </w:r>
      <w:hyperlink w:anchor="_Rules" w:history="1">
        <w:r w:rsidRPr="00CF2CA6">
          <w:rPr>
            <w:rStyle w:val="Hyperlink"/>
          </w:rPr>
          <w:t>Convention Rules</w:t>
        </w:r>
      </w:hyperlink>
      <w:r>
        <w:t>.</w:t>
      </w:r>
    </w:p>
    <w:p w:rsidR="00E716AF" w:rsidRDefault="00E859A4" w:rsidP="00766CA0">
      <w:pPr>
        <w:pStyle w:val="Heading2"/>
      </w:pPr>
      <w:bookmarkStart w:id="45" w:name="_Video_Game_Area"/>
      <w:bookmarkStart w:id="46" w:name="_Toc404097753"/>
      <w:bookmarkStart w:id="47" w:name="_Toc411524471"/>
      <w:bookmarkEnd w:id="45"/>
      <w:r w:rsidRPr="00FB7F6F">
        <w:t>Video Game Area Manager</w:t>
      </w:r>
      <w:bookmarkEnd w:id="46"/>
      <w:bookmarkEnd w:id="47"/>
    </w:p>
    <w:p w:rsidR="006B5B60" w:rsidRPr="006B5B60" w:rsidRDefault="006B5B60" w:rsidP="00CC48C3">
      <w:r>
        <w:t>This person is responsible for keeping track of all gaming consoles, projectors, cords, projection screens and providing guidance to players</w:t>
      </w:r>
      <w:r w:rsidR="00421C5D">
        <w:t>.  For more information, see the</w:t>
      </w:r>
      <w:r w:rsidR="00CF2CA6">
        <w:t xml:space="preserve"> </w:t>
      </w:r>
      <w:hyperlink w:anchor="_Game_Consoles" w:history="1">
        <w:r w:rsidR="00CF2CA6" w:rsidRPr="00CF2CA6">
          <w:rPr>
            <w:rStyle w:val="Hyperlink"/>
          </w:rPr>
          <w:t>Game Consoles</w:t>
        </w:r>
      </w:hyperlink>
      <w:r w:rsidR="00421C5D">
        <w:rPr>
          <w:rStyle w:val="Hyperlink"/>
        </w:rPr>
        <w:t xml:space="preserve"> </w:t>
      </w:r>
      <w:r w:rsidR="00421C5D" w:rsidRPr="00421C5D">
        <w:t>section</w:t>
      </w:r>
      <w:r w:rsidR="00CF2CA6">
        <w:t>.</w:t>
      </w:r>
    </w:p>
    <w:p w:rsidR="00070169" w:rsidRDefault="00070169" w:rsidP="00766CA0">
      <w:pPr>
        <w:pStyle w:val="Heading2"/>
      </w:pPr>
      <w:bookmarkStart w:id="48" w:name="_Website_Manager"/>
      <w:bookmarkStart w:id="49" w:name="_Toc404097754"/>
      <w:bookmarkStart w:id="50" w:name="_Toc411524472"/>
      <w:bookmarkEnd w:id="48"/>
      <w:r w:rsidRPr="00FB7F6F">
        <w:t>Website Manager</w:t>
      </w:r>
      <w:bookmarkEnd w:id="49"/>
      <w:bookmarkEnd w:id="50"/>
    </w:p>
    <w:p w:rsidR="00BF5B08" w:rsidRPr="00BF5B08" w:rsidRDefault="00BF5B08" w:rsidP="00F565A8">
      <w:r>
        <w:t xml:space="preserve">The </w:t>
      </w:r>
      <w:r w:rsidR="006B5B60">
        <w:t>W</w:t>
      </w:r>
      <w:r>
        <w:t xml:space="preserve">ebsite Manager’s sole duty is to make sure that the website stays up to date and </w:t>
      </w:r>
      <w:r w:rsidR="006B5B60">
        <w:t xml:space="preserve">to </w:t>
      </w:r>
      <w:r>
        <w:t xml:space="preserve">adjust it as needed.  </w:t>
      </w:r>
      <w:r w:rsidR="006B5B60">
        <w:t xml:space="preserve">The Website Manager will have to collaborate with the Czar of Propaganda and the Schedule Manager.  </w:t>
      </w:r>
      <w:r w:rsidR="00421C5D">
        <w:t>For more information, see the</w:t>
      </w:r>
      <w:r w:rsidR="00CF2CA6">
        <w:t xml:space="preserve"> </w:t>
      </w:r>
      <w:hyperlink w:anchor="_Website" w:history="1">
        <w:r w:rsidR="00CF2CA6" w:rsidRPr="00CF2CA6">
          <w:rPr>
            <w:rStyle w:val="Hyperlink"/>
          </w:rPr>
          <w:t>Website</w:t>
        </w:r>
      </w:hyperlink>
      <w:r w:rsidR="00421C5D" w:rsidRPr="00421C5D">
        <w:t xml:space="preserve"> section</w:t>
      </w:r>
      <w:r w:rsidR="00CF2CA6">
        <w:t>.</w:t>
      </w:r>
    </w:p>
    <w:p w:rsidR="00D34492" w:rsidRDefault="0043162F" w:rsidP="0043162F">
      <w:pPr>
        <w:pStyle w:val="Heading2"/>
      </w:pPr>
      <w:bookmarkStart w:id="51" w:name="_Toc404097755"/>
      <w:bookmarkStart w:id="52" w:name="_Toc411524473"/>
      <w:r>
        <w:lastRenderedPageBreak/>
        <w:t>Minions</w:t>
      </w:r>
      <w:bookmarkEnd w:id="51"/>
      <w:bookmarkEnd w:id="52"/>
    </w:p>
    <w:p w:rsidR="00B053FF" w:rsidRDefault="00D34492" w:rsidP="00F565A8">
      <w:r>
        <w:t>Minions are people who are assigned to speakers and VIP’s.  Their primary job is to become their shadow and provide the speaker or VIP with whatever they need.</w:t>
      </w:r>
      <w:r w:rsidR="00CF2CA6">
        <w:t xml:space="preserve"> There are no relevant sections for this position.</w:t>
      </w:r>
      <w:r w:rsidR="00420BB4">
        <w:br w:type="page"/>
      </w:r>
      <w:bookmarkStart w:id="53" w:name="_Website"/>
      <w:bookmarkStart w:id="54" w:name="_Website_1"/>
      <w:bookmarkEnd w:id="53"/>
      <w:bookmarkEnd w:id="54"/>
    </w:p>
    <w:p w:rsidR="000E4B17" w:rsidRDefault="000E4B17" w:rsidP="00FA38A6">
      <w:pPr>
        <w:pStyle w:val="Heading1"/>
      </w:pPr>
      <w:bookmarkStart w:id="55" w:name="_Propaganda"/>
      <w:bookmarkStart w:id="56" w:name="_Gaming_Area"/>
      <w:bookmarkStart w:id="57" w:name="_Thank_You"/>
      <w:bookmarkStart w:id="58" w:name="_Toc404097756"/>
      <w:bookmarkStart w:id="59" w:name="_Toc411524474"/>
      <w:bookmarkEnd w:id="55"/>
      <w:bookmarkEnd w:id="56"/>
      <w:bookmarkEnd w:id="57"/>
      <w:r>
        <w:lastRenderedPageBreak/>
        <w:t>How Its Run</w:t>
      </w:r>
      <w:bookmarkEnd w:id="58"/>
      <w:bookmarkEnd w:id="59"/>
    </w:p>
    <w:p w:rsidR="00696DA8" w:rsidRPr="00696DA8" w:rsidRDefault="00696DA8">
      <w:r>
        <w:t>This is a general overview of how the convention is run.  This only the broad overview of how events happen, and what to expect.</w:t>
      </w:r>
    </w:p>
    <w:p w:rsidR="000E4B17" w:rsidRDefault="000E4B17" w:rsidP="00FA38A6">
      <w:pPr>
        <w:pStyle w:val="Heading2"/>
      </w:pPr>
      <w:bookmarkStart w:id="60" w:name="_Toc404097757"/>
      <w:bookmarkStart w:id="61" w:name="_Toc411524475"/>
      <w:r>
        <w:t>Meetings</w:t>
      </w:r>
      <w:bookmarkEnd w:id="60"/>
      <w:bookmarkEnd w:id="61"/>
    </w:p>
    <w:p w:rsidR="000E4B17" w:rsidRDefault="000E4B17" w:rsidP="00FA38A6">
      <w:pPr>
        <w:pStyle w:val="Heading3"/>
        <w:ind w:left="720"/>
      </w:pPr>
      <w:bookmarkStart w:id="62" w:name="_Toc404097758"/>
      <w:bookmarkStart w:id="63" w:name="_Toc411524476"/>
      <w:r>
        <w:t>Structure</w:t>
      </w:r>
      <w:bookmarkEnd w:id="62"/>
      <w:bookmarkEnd w:id="63"/>
    </w:p>
    <w:p w:rsidR="000E4B17" w:rsidRDefault="000E4B17" w:rsidP="00FA38A6">
      <w:pPr>
        <w:pStyle w:val="Heading3"/>
        <w:ind w:left="720"/>
      </w:pPr>
      <w:bookmarkStart w:id="64" w:name="_Toc404097759"/>
      <w:bookmarkStart w:id="65" w:name="_Toc411524477"/>
      <w:proofErr w:type="spellStart"/>
      <w:r>
        <w:t>Spacetime</w:t>
      </w:r>
      <w:bookmarkEnd w:id="64"/>
      <w:bookmarkEnd w:id="65"/>
      <w:proofErr w:type="spellEnd"/>
    </w:p>
    <w:p w:rsidR="000E4B17" w:rsidRDefault="000E4B17" w:rsidP="00FA38A6">
      <w:pPr>
        <w:pStyle w:val="Heading2"/>
      </w:pPr>
      <w:bookmarkStart w:id="66" w:name="_Toc404097760"/>
      <w:bookmarkStart w:id="67" w:name="_Toc411524478"/>
      <w:r>
        <w:t>Before the Convention</w:t>
      </w:r>
      <w:bookmarkEnd w:id="66"/>
      <w:bookmarkEnd w:id="67"/>
    </w:p>
    <w:p w:rsidR="000E4B17" w:rsidRDefault="000E4B17" w:rsidP="00FA38A6">
      <w:pPr>
        <w:pStyle w:val="Heading3"/>
        <w:ind w:left="720"/>
      </w:pPr>
      <w:bookmarkStart w:id="68" w:name="_Toc404097761"/>
      <w:bookmarkStart w:id="69" w:name="_Toc411524479"/>
      <w:r>
        <w:t>Setup</w:t>
      </w:r>
      <w:bookmarkEnd w:id="68"/>
      <w:bookmarkEnd w:id="69"/>
    </w:p>
    <w:p w:rsidR="000E4B17" w:rsidRDefault="000E4B17" w:rsidP="00FA38A6">
      <w:pPr>
        <w:pStyle w:val="Heading2"/>
      </w:pPr>
      <w:bookmarkStart w:id="70" w:name="_Toc404097762"/>
      <w:bookmarkStart w:id="71" w:name="_Toc411524480"/>
      <w:r>
        <w:t>During the Convention</w:t>
      </w:r>
      <w:bookmarkEnd w:id="70"/>
      <w:bookmarkEnd w:id="71"/>
    </w:p>
    <w:p w:rsidR="000E4B17" w:rsidRDefault="000E4B17" w:rsidP="00FA38A6">
      <w:pPr>
        <w:pStyle w:val="Heading3"/>
        <w:ind w:left="720"/>
      </w:pPr>
      <w:bookmarkStart w:id="72" w:name="_Toc404097763"/>
      <w:bookmarkStart w:id="73" w:name="_Toc411524481"/>
      <w:r>
        <w:t>Night Guard</w:t>
      </w:r>
      <w:bookmarkEnd w:id="72"/>
      <w:bookmarkEnd w:id="73"/>
    </w:p>
    <w:p w:rsidR="00E56398" w:rsidRDefault="00E56398" w:rsidP="00FA38A6">
      <w:pPr>
        <w:pStyle w:val="Heading3"/>
        <w:ind w:left="720"/>
      </w:pPr>
      <w:bookmarkStart w:id="74" w:name="_Toc404097764"/>
      <w:bookmarkStart w:id="75" w:name="_Toc411524482"/>
      <w:r>
        <w:t>Canceled Events</w:t>
      </w:r>
      <w:bookmarkEnd w:id="74"/>
      <w:bookmarkEnd w:id="75"/>
    </w:p>
    <w:p w:rsidR="00E56398" w:rsidRDefault="00E56398" w:rsidP="00FA38A6">
      <w:pPr>
        <w:pStyle w:val="Heading3"/>
        <w:ind w:left="720"/>
      </w:pPr>
      <w:bookmarkStart w:id="76" w:name="_Toc404097765"/>
      <w:bookmarkStart w:id="77" w:name="_Toc411524483"/>
      <w:r>
        <w:t>Resolving Disputes</w:t>
      </w:r>
      <w:bookmarkEnd w:id="76"/>
      <w:bookmarkEnd w:id="77"/>
    </w:p>
    <w:p w:rsidR="006E2751" w:rsidRDefault="006E2751" w:rsidP="00FA38A6">
      <w:pPr>
        <w:pStyle w:val="Heading3"/>
        <w:ind w:left="720"/>
      </w:pPr>
      <w:bookmarkStart w:id="78" w:name="_Toc404097766"/>
      <w:bookmarkStart w:id="79" w:name="_Toc411524484"/>
      <w:r>
        <w:t>Chain of Command</w:t>
      </w:r>
      <w:bookmarkEnd w:id="78"/>
      <w:bookmarkEnd w:id="79"/>
    </w:p>
    <w:p w:rsidR="006E2751" w:rsidRPr="006E2751" w:rsidRDefault="006E2751" w:rsidP="00FA38A6">
      <w:pPr>
        <w:ind w:left="720" w:firstLine="180"/>
      </w:pPr>
      <w:r>
        <w:t>What if the Manager doesn’t’ show up?  Who’s in charge? What if the event coordinator doesn’t show?</w:t>
      </w:r>
    </w:p>
    <w:p w:rsidR="000E4B17" w:rsidRDefault="000E4B17" w:rsidP="00FA38A6">
      <w:pPr>
        <w:pStyle w:val="Heading2"/>
      </w:pPr>
      <w:bookmarkStart w:id="80" w:name="_Toc404097767"/>
      <w:bookmarkStart w:id="81" w:name="_Toc411524485"/>
      <w:r>
        <w:t>After the Convention</w:t>
      </w:r>
      <w:bookmarkEnd w:id="80"/>
      <w:bookmarkEnd w:id="81"/>
    </w:p>
    <w:p w:rsidR="000E4B17" w:rsidRDefault="000E4B17" w:rsidP="00FA38A6">
      <w:pPr>
        <w:pStyle w:val="Heading3"/>
        <w:ind w:left="720"/>
      </w:pPr>
      <w:bookmarkStart w:id="82" w:name="_Toc404097768"/>
      <w:bookmarkStart w:id="83" w:name="_Toc411524486"/>
      <w:r>
        <w:t xml:space="preserve">Mass Thank </w:t>
      </w:r>
      <w:proofErr w:type="spellStart"/>
      <w:r>
        <w:t>you’s</w:t>
      </w:r>
      <w:bookmarkEnd w:id="82"/>
      <w:bookmarkEnd w:id="83"/>
      <w:proofErr w:type="spellEnd"/>
    </w:p>
    <w:p w:rsidR="000E4B17" w:rsidRDefault="00696DA8" w:rsidP="00FA38A6">
      <w:pPr>
        <w:pStyle w:val="Heading3"/>
        <w:ind w:left="720"/>
      </w:pPr>
      <w:bookmarkStart w:id="84" w:name="_Toc404097769"/>
      <w:bookmarkStart w:id="85" w:name="_Toc411524487"/>
      <w:r>
        <w:t>Cleanup</w:t>
      </w:r>
      <w:bookmarkEnd w:id="84"/>
      <w:bookmarkEnd w:id="85"/>
    </w:p>
    <w:p w:rsidR="00696DA8" w:rsidRDefault="00696DA8" w:rsidP="00FA38A6">
      <w:pPr>
        <w:pStyle w:val="Heading2"/>
      </w:pPr>
      <w:bookmarkStart w:id="86" w:name="_Toc404097770"/>
      <w:bookmarkStart w:id="87" w:name="_Toc411524488"/>
      <w:proofErr w:type="spellStart"/>
      <w:r>
        <w:t>Wrapup</w:t>
      </w:r>
      <w:proofErr w:type="spellEnd"/>
      <w:r>
        <w:t xml:space="preserve"> Meeting</w:t>
      </w:r>
      <w:bookmarkEnd w:id="86"/>
      <w:bookmarkEnd w:id="87"/>
    </w:p>
    <w:p w:rsidR="00696DA8" w:rsidRPr="00FA38A6" w:rsidRDefault="00696DA8" w:rsidP="00FA38A6">
      <w:pPr>
        <w:pStyle w:val="Heading3"/>
        <w:ind w:left="720"/>
      </w:pPr>
      <w:bookmarkStart w:id="88" w:name="_Toc404097771"/>
      <w:bookmarkStart w:id="89" w:name="_Toc411524489"/>
      <w:r>
        <w:t>The Good, the Bad, the Ugly</w:t>
      </w:r>
      <w:bookmarkEnd w:id="88"/>
      <w:bookmarkEnd w:id="89"/>
    </w:p>
    <w:p w:rsidR="000E4B17" w:rsidRDefault="000E4B17" w:rsidP="00FA38A6">
      <w:pPr>
        <w:pStyle w:val="Heading3"/>
      </w:pPr>
      <w:r>
        <w:br w:type="page"/>
      </w:r>
    </w:p>
    <w:p w:rsidR="00AB536A" w:rsidRDefault="00AB536A" w:rsidP="00AB536A">
      <w:pPr>
        <w:pStyle w:val="Heading1"/>
      </w:pPr>
      <w:bookmarkStart w:id="90" w:name="_Toc404097772"/>
      <w:bookmarkStart w:id="91" w:name="_Toc411524490"/>
      <w:r>
        <w:lastRenderedPageBreak/>
        <w:t>Thank You</w:t>
      </w:r>
      <w:bookmarkEnd w:id="90"/>
      <w:bookmarkEnd w:id="91"/>
    </w:p>
    <w:p w:rsidR="009A59CD" w:rsidRDefault="00AB536A" w:rsidP="00AB536A">
      <w:r>
        <w:t>This section will discuss how to format thank you letters, who they should be sent to and when they should be done.</w:t>
      </w:r>
    </w:p>
    <w:p w:rsidR="009A59CD" w:rsidRDefault="009A59CD" w:rsidP="009A59CD">
      <w:pPr>
        <w:pStyle w:val="Heading2"/>
      </w:pPr>
      <w:bookmarkStart w:id="92" w:name="_Toc404097773"/>
      <w:bookmarkStart w:id="93" w:name="_Toc411524491"/>
      <w:r>
        <w:t>Mass Thank You</w:t>
      </w:r>
      <w:bookmarkEnd w:id="92"/>
      <w:bookmarkEnd w:id="93"/>
    </w:p>
    <w:p w:rsidR="00EA3009" w:rsidRDefault="009A59CD" w:rsidP="009A59CD">
      <w:r>
        <w:t xml:space="preserve">This a generic thank you that will be posted on the website on the main page.  </w:t>
      </w:r>
      <w:r w:rsidR="00EA3009">
        <w:t xml:space="preserve">A sample is below from </w:t>
      </w:r>
      <w:proofErr w:type="spellStart"/>
      <w:r w:rsidR="00EA3009">
        <w:t>Nanocon</w:t>
      </w:r>
      <w:proofErr w:type="spellEnd"/>
      <w:r w:rsidR="00EA3009">
        <w:t xml:space="preserve"> 8:</w:t>
      </w:r>
    </w:p>
    <w:p w:rsidR="00EA3009" w:rsidRDefault="00EA3009">
      <w:pPr>
        <w:rPr>
          <w:rFonts w:asciiTheme="majorHAnsi" w:eastAsiaTheme="majorEastAsia" w:hAnsiTheme="majorHAnsi" w:cstheme="majorBidi"/>
          <w:color w:val="365F91" w:themeColor="accent1" w:themeShade="BF"/>
          <w:sz w:val="32"/>
          <w:szCs w:val="32"/>
        </w:rPr>
      </w:pPr>
      <w:r>
        <w:br w:type="page"/>
      </w:r>
    </w:p>
    <w:p w:rsidR="00EA3009" w:rsidRDefault="00EA3009" w:rsidP="00FA38A6">
      <w:pPr>
        <w:pStyle w:val="Heading2"/>
      </w:pPr>
      <w:bookmarkStart w:id="94" w:name="_Toc404097774"/>
      <w:bookmarkStart w:id="95" w:name="_Toc411524492"/>
      <w:r>
        <w:lastRenderedPageBreak/>
        <w:t>Example Letter</w:t>
      </w:r>
      <w:bookmarkEnd w:id="94"/>
      <w:bookmarkEnd w:id="95"/>
    </w:p>
    <w:p w:rsidR="00EA3009" w:rsidRDefault="00EA3009" w:rsidP="00EA3009">
      <w:proofErr w:type="spellStart"/>
      <w:r>
        <w:t>Nanoman</w:t>
      </w:r>
      <w:proofErr w:type="spellEnd"/>
      <w:r>
        <w:t xml:space="preserve"> says thank you.</w:t>
      </w:r>
    </w:p>
    <w:p w:rsidR="00EA3009" w:rsidRDefault="00EA3009" w:rsidP="00EA3009"/>
    <w:p w:rsidR="00EA3009" w:rsidRDefault="00EA3009" w:rsidP="00EA3009">
      <w:proofErr w:type="spellStart"/>
      <w:r>
        <w:t>Nanocon</w:t>
      </w:r>
      <w:proofErr w:type="spellEnd"/>
      <w:r>
        <w:t xml:space="preserve"> has once again come and gone, and before I begin my extended hibernation to await </w:t>
      </w:r>
      <w:proofErr w:type="spellStart"/>
      <w:r>
        <w:t>Nanocon</w:t>
      </w:r>
      <w:proofErr w:type="spellEnd"/>
      <w:r>
        <w:t xml:space="preserve"> 2011 I must say thank you to the many, many people who made this year amazing.  </w:t>
      </w:r>
    </w:p>
    <w:p w:rsidR="00EA3009" w:rsidRDefault="00EA3009" w:rsidP="00EA3009">
      <w:r>
        <w:t>Thank you to Allen for organizing.  Thank you to Czar of Propaganda Travis, That Guy John and Laci for posters, programs, badges and advertising.  Thank you to Adam for organizing the concessions.  Thank you to Galen and Casey for helping vendors and guests.  Thank you to Adam and Adam, Gene, Sean, Shaun, Dana, Alex, Jenkins, Steven and all the NPC for months of effort.</w:t>
      </w:r>
    </w:p>
    <w:p w:rsidR="00EA3009" w:rsidRDefault="00EA3009" w:rsidP="00EA3009">
      <w:r>
        <w:t>Thank you to Kat and Jill for support and patience.</w:t>
      </w:r>
    </w:p>
    <w:p w:rsidR="00EA3009" w:rsidRDefault="00EA3009" w:rsidP="00EA3009">
      <w:r>
        <w:t xml:space="preserve">Thank you to </w:t>
      </w:r>
      <w:proofErr w:type="spellStart"/>
      <w:r>
        <w:t>Nanocon’s</w:t>
      </w:r>
      <w:proofErr w:type="spellEnd"/>
      <w:r>
        <w:t xml:space="preserve"> featured guests: </w:t>
      </w:r>
      <w:proofErr w:type="spellStart"/>
      <w:r>
        <w:t>Fredd</w:t>
      </w:r>
      <w:proofErr w:type="spellEnd"/>
      <w:r>
        <w:t xml:space="preserve">, Thane, Jeff, Jeff and Jeff, Chris, Matthew, Clara and Kevin for sharing their knowledge, ideas and experiences (and class activities).  Thank you to Josh, Sean, Steven, and Brian for sharing their vacation slideshow.  </w:t>
      </w:r>
    </w:p>
    <w:p w:rsidR="00EA3009" w:rsidRDefault="00EA3009" w:rsidP="00EA3009">
      <w:r>
        <w:t>Thank you to the College of Arts and Sciences and Dean Forbes-</w:t>
      </w:r>
      <w:proofErr w:type="spellStart"/>
      <w:r>
        <w:t>Boyte</w:t>
      </w:r>
      <w:proofErr w:type="spellEnd"/>
      <w:r>
        <w:t xml:space="preserve">, the college of Business and Information Systems and Dean Halverson and President Knowlton’s office for their continued support to bring these great guests to play with us at </w:t>
      </w:r>
      <w:proofErr w:type="spellStart"/>
      <w:r>
        <w:t>Nanocon</w:t>
      </w:r>
      <w:proofErr w:type="spellEnd"/>
      <w:r>
        <w:t>.</w:t>
      </w:r>
    </w:p>
    <w:p w:rsidR="00EA3009" w:rsidRDefault="00EA3009" w:rsidP="00EA3009">
      <w:r>
        <w:t>Thank you to Jeff and Steve for hosting speakers and helping them enjoy the weekend.</w:t>
      </w:r>
    </w:p>
    <w:p w:rsidR="00EA3009" w:rsidRDefault="00EA3009" w:rsidP="00EA3009">
      <w:r>
        <w:t xml:space="preserve">Thank you to Silver Gryphon games, Dark Matter Anime, Weapons of the Wood, Ruby, </w:t>
      </w:r>
      <w:proofErr w:type="spellStart"/>
      <w:r>
        <w:t>Flashbax</w:t>
      </w:r>
      <w:proofErr w:type="spellEnd"/>
      <w:r>
        <w:t>, Acme Comics and Collectibles, and Hobby Town for joining in.</w:t>
      </w:r>
    </w:p>
    <w:p w:rsidR="00EA3009" w:rsidRDefault="00EA3009" w:rsidP="00EA3009">
      <w:r>
        <w:t>Thank you to Society in Shadows for playing.  Here’s looking forward to seeing all of you next year.</w:t>
      </w:r>
    </w:p>
    <w:p w:rsidR="00EA3009" w:rsidRDefault="00EA3009" w:rsidP="00EA3009">
      <w:r>
        <w:t>Thank you to Paul for setting up sound for our speakers.</w:t>
      </w:r>
    </w:p>
    <w:p w:rsidR="00EA3009" w:rsidRDefault="00EA3009" w:rsidP="00EA3009">
      <w:r>
        <w:t xml:space="preserve">Thank you Alexis and Kat for the first appearance of the velvet room at </w:t>
      </w:r>
      <w:proofErr w:type="spellStart"/>
      <w:r>
        <w:t>Nanocon</w:t>
      </w:r>
      <w:proofErr w:type="spellEnd"/>
      <w:r>
        <w:t>.</w:t>
      </w:r>
    </w:p>
    <w:p w:rsidR="00EA3009" w:rsidRDefault="00EA3009" w:rsidP="00EA3009">
      <w:r>
        <w:t xml:space="preserve">Thank you to everyone who pushed, carried, set up, broke down, swept, scrubbed, stacked and otherwise did the before and after work of setting up </w:t>
      </w:r>
      <w:proofErr w:type="spellStart"/>
      <w:r>
        <w:t>Nanocon</w:t>
      </w:r>
      <w:proofErr w:type="spellEnd"/>
      <w:r>
        <w:t>.</w:t>
      </w:r>
    </w:p>
    <w:p w:rsidR="00EA3009" w:rsidRDefault="00EA3009" w:rsidP="00EA3009">
      <w:r>
        <w:t>Thank you to the DSU Student Senate for your help with concessions.</w:t>
      </w:r>
    </w:p>
    <w:p w:rsidR="00EA3009" w:rsidRDefault="00EA3009" w:rsidP="00EA3009">
      <w:r>
        <w:t xml:space="preserve">Thank you to </w:t>
      </w:r>
      <w:proofErr w:type="spellStart"/>
      <w:r>
        <w:t>Misho</w:t>
      </w:r>
      <w:proofErr w:type="spellEnd"/>
      <w:r>
        <w:t xml:space="preserve">, </w:t>
      </w:r>
      <w:proofErr w:type="spellStart"/>
      <w:r>
        <w:t>Jonno</w:t>
      </w:r>
      <w:proofErr w:type="spellEnd"/>
      <w:r>
        <w:t>, Gary, Bob, Tyson, Ben, and all the other lifetime members who came back to play more games.</w:t>
      </w:r>
    </w:p>
    <w:p w:rsidR="00EA3009" w:rsidRDefault="00EA3009" w:rsidP="00EA3009">
      <w:r>
        <w:t xml:space="preserve">Thank you to Kelly and Sandy for letting </w:t>
      </w:r>
      <w:proofErr w:type="spellStart"/>
      <w:r>
        <w:t>Nanocon</w:t>
      </w:r>
      <w:proofErr w:type="spellEnd"/>
      <w:r>
        <w:t xml:space="preserve"> use the stage area.</w:t>
      </w:r>
    </w:p>
    <w:p w:rsidR="00EA3009" w:rsidRDefault="00EA3009" w:rsidP="00EA3009">
      <w:r>
        <w:t xml:space="preserve">Thank you to Donna for working with </w:t>
      </w:r>
      <w:proofErr w:type="spellStart"/>
      <w:r>
        <w:t>Nanocon</w:t>
      </w:r>
      <w:proofErr w:type="spellEnd"/>
      <w:r>
        <w:t xml:space="preserve"> to make the </w:t>
      </w:r>
      <w:proofErr w:type="spellStart"/>
      <w:r>
        <w:t>DPP</w:t>
      </w:r>
      <w:proofErr w:type="spellEnd"/>
      <w:r>
        <w:t xml:space="preserve"> an amazing place for a con.</w:t>
      </w:r>
    </w:p>
    <w:p w:rsidR="00EA3009" w:rsidRDefault="00EA3009" w:rsidP="00EA3009">
      <w:r>
        <w:lastRenderedPageBreak/>
        <w:t xml:space="preserve">Thank you to Lakes Lodge and </w:t>
      </w:r>
      <w:proofErr w:type="spellStart"/>
      <w:r>
        <w:t>AmericInn</w:t>
      </w:r>
      <w:proofErr w:type="spellEnd"/>
      <w:r>
        <w:t xml:space="preserve"> for setting aside rooms and giving deals to people coming to </w:t>
      </w:r>
      <w:proofErr w:type="spellStart"/>
      <w:r>
        <w:t>Nanocon</w:t>
      </w:r>
      <w:proofErr w:type="spellEnd"/>
      <w:r>
        <w:t>.</w:t>
      </w:r>
    </w:p>
    <w:p w:rsidR="00EA3009" w:rsidRDefault="00EA3009" w:rsidP="00EA3009">
      <w:r>
        <w:t>Thank you to everyone who ran a game.</w:t>
      </w:r>
    </w:p>
    <w:p w:rsidR="00EA3009" w:rsidRDefault="00EA3009" w:rsidP="00EA3009">
      <w:r>
        <w:t xml:space="preserve">Finally, thank you to everyone who came through the door, painted a figure, played a game, listened to a speaker, or just wanted to look around.  You are </w:t>
      </w:r>
      <w:proofErr w:type="spellStart"/>
      <w:r>
        <w:t>Nanocon</w:t>
      </w:r>
      <w:proofErr w:type="spellEnd"/>
      <w:r>
        <w:t>, thank you thank you thank you!</w:t>
      </w:r>
    </w:p>
    <w:p w:rsidR="00EA3009" w:rsidRDefault="00EA3009" w:rsidP="00EA3009"/>
    <w:p w:rsidR="00EA3009" w:rsidRDefault="00EA3009" w:rsidP="00EA3009">
      <w:r>
        <w:t>Until we meet again on November 4</w:t>
      </w:r>
      <w:r w:rsidRPr="00615E8F">
        <w:rPr>
          <w:vertAlign w:val="superscript"/>
        </w:rPr>
        <w:t>th</w:t>
      </w:r>
      <w:r>
        <w:t>, 2011 remember PLAY MORE GAMES AND HAVE MORE FUN,</w:t>
      </w:r>
    </w:p>
    <w:p w:rsidR="00EA3009" w:rsidRDefault="00EA3009" w:rsidP="00EA3009">
      <w:proofErr w:type="spellStart"/>
      <w:r>
        <w:t>NANOMAN</w:t>
      </w:r>
      <w:proofErr w:type="spellEnd"/>
    </w:p>
    <w:p w:rsidR="00AB536A" w:rsidRDefault="00AB536A" w:rsidP="009A59CD">
      <w:pPr>
        <w:rPr>
          <w:rFonts w:eastAsiaTheme="majorEastAsia"/>
        </w:rPr>
      </w:pPr>
    </w:p>
    <w:p w:rsidR="006E2751" w:rsidRDefault="006E2751">
      <w:pPr>
        <w:rPr>
          <w:rFonts w:asciiTheme="majorHAnsi" w:eastAsiaTheme="majorEastAsia" w:hAnsiTheme="majorHAnsi" w:cstheme="majorBidi"/>
          <w:color w:val="244061" w:themeColor="accent1" w:themeShade="80"/>
          <w:sz w:val="36"/>
          <w:szCs w:val="36"/>
        </w:rPr>
      </w:pPr>
      <w:bookmarkStart w:id="96" w:name="_CCG_Tournament"/>
      <w:bookmarkEnd w:id="96"/>
      <w:r>
        <w:br w:type="page"/>
      </w:r>
    </w:p>
    <w:p w:rsidR="00557B99" w:rsidRDefault="00FF78CC" w:rsidP="00557B99">
      <w:pPr>
        <w:pStyle w:val="Heading1"/>
      </w:pPr>
      <w:bookmarkStart w:id="97" w:name="_Toc404097775"/>
      <w:bookmarkStart w:id="98" w:name="_Toc411524493"/>
      <w:r>
        <w:lastRenderedPageBreak/>
        <w:t>Other Info</w:t>
      </w:r>
      <w:bookmarkEnd w:id="97"/>
      <w:bookmarkEnd w:id="98"/>
    </w:p>
    <w:p w:rsidR="00FF78CC" w:rsidRDefault="00FF78CC">
      <w:r>
        <w:t xml:space="preserve">This is info about </w:t>
      </w:r>
      <w:proofErr w:type="spellStart"/>
      <w:r>
        <w:t>nanocon</w:t>
      </w:r>
      <w:proofErr w:type="spellEnd"/>
      <w:r>
        <w:t xml:space="preserve"> that needs to be incorporated into this bible, but currently doesn’t have a home.</w:t>
      </w:r>
    </w:p>
    <w:p w:rsidR="00FF78CC" w:rsidRDefault="00FF78CC" w:rsidP="00FF78CC">
      <w:pPr>
        <w:pStyle w:val="Heading2"/>
      </w:pPr>
      <w:bookmarkStart w:id="99" w:name="_Toc404097776"/>
      <w:bookmarkStart w:id="100" w:name="_Toc411524494"/>
      <w:proofErr w:type="spellStart"/>
      <w:r>
        <w:t>Nanocon</w:t>
      </w:r>
      <w:proofErr w:type="spellEnd"/>
      <w:r>
        <w:t xml:space="preserve"> 7 Notes</w:t>
      </w:r>
      <w:bookmarkEnd w:id="99"/>
      <w:bookmarkEnd w:id="100"/>
    </w:p>
    <w:p w:rsidR="00FF78CC" w:rsidRDefault="00FF78CC" w:rsidP="00FF78CC">
      <w:r>
        <w:t xml:space="preserve">On campus </w:t>
      </w:r>
      <w:proofErr w:type="gramStart"/>
      <w:r>
        <w:t>adds</w:t>
      </w:r>
      <w:proofErr w:type="gramEnd"/>
      <w:r>
        <w:t>: Need more info on what they want.</w:t>
      </w:r>
    </w:p>
    <w:p w:rsidR="00FF78CC" w:rsidRDefault="00FF78CC" w:rsidP="00FF78CC">
      <w:r>
        <w:tab/>
        <w:t>Print cost?</w:t>
      </w:r>
    </w:p>
    <w:p w:rsidR="00FF78CC" w:rsidRDefault="00FF78CC" w:rsidP="00FF78CC"/>
    <w:p w:rsidR="00FF78CC" w:rsidRDefault="00FF78CC" w:rsidP="00FF78CC">
      <w:r>
        <w:t>Known event:</w:t>
      </w:r>
    </w:p>
    <w:p w:rsidR="00FF78CC" w:rsidRDefault="00FF78CC" w:rsidP="00FF78CC">
      <w:pPr>
        <w:pStyle w:val="ListParagraph"/>
        <w:numPr>
          <w:ilvl w:val="0"/>
          <w:numId w:val="24"/>
        </w:numPr>
      </w:pPr>
      <w:proofErr w:type="spellStart"/>
      <w:r>
        <w:t>SiS</w:t>
      </w:r>
      <w:proofErr w:type="spellEnd"/>
    </w:p>
    <w:p w:rsidR="00FF78CC" w:rsidRDefault="00FF78CC" w:rsidP="00FF78CC">
      <w:pPr>
        <w:pStyle w:val="ListParagraph"/>
        <w:numPr>
          <w:ilvl w:val="0"/>
          <w:numId w:val="24"/>
        </w:numPr>
      </w:pPr>
      <w:proofErr w:type="spellStart"/>
      <w:r>
        <w:t>RPGA</w:t>
      </w:r>
      <w:proofErr w:type="spellEnd"/>
      <w:r>
        <w:t xml:space="preserve"> - </w:t>
      </w:r>
      <w:proofErr w:type="spellStart"/>
      <w:r>
        <w:t>DnD</w:t>
      </w:r>
      <w:proofErr w:type="spellEnd"/>
    </w:p>
    <w:p w:rsidR="00FF78CC" w:rsidRDefault="00FF78CC" w:rsidP="00FF78CC">
      <w:pPr>
        <w:pStyle w:val="ListParagraph"/>
        <w:numPr>
          <w:ilvl w:val="0"/>
          <w:numId w:val="24"/>
        </w:numPr>
      </w:pPr>
      <w:r>
        <w:t>Magic</w:t>
      </w:r>
    </w:p>
    <w:p w:rsidR="00FF78CC" w:rsidRDefault="00FF78CC" w:rsidP="00FF78CC">
      <w:pPr>
        <w:pStyle w:val="ListParagraph"/>
        <w:numPr>
          <w:ilvl w:val="0"/>
          <w:numId w:val="24"/>
        </w:numPr>
      </w:pPr>
      <w:r>
        <w:t xml:space="preserve">Warhammer </w:t>
      </w:r>
      <w:proofErr w:type="spellStart"/>
      <w:r>
        <w:t>40K</w:t>
      </w:r>
      <w:proofErr w:type="spellEnd"/>
    </w:p>
    <w:p w:rsidR="00FF78CC" w:rsidRDefault="00FF78CC" w:rsidP="00FF78CC">
      <w:pPr>
        <w:pStyle w:val="ListParagraph"/>
        <w:numPr>
          <w:ilvl w:val="0"/>
          <w:numId w:val="24"/>
        </w:numPr>
      </w:pPr>
      <w:r>
        <w:t>Warlord/CAV</w:t>
      </w:r>
    </w:p>
    <w:p w:rsidR="00FF78CC" w:rsidRDefault="00FF78CC" w:rsidP="00FF78CC">
      <w:pPr>
        <w:pStyle w:val="ListParagraph"/>
        <w:numPr>
          <w:ilvl w:val="0"/>
          <w:numId w:val="24"/>
        </w:numPr>
      </w:pPr>
      <w:r>
        <w:t>Paint &amp; Take</w:t>
      </w:r>
    </w:p>
    <w:p w:rsidR="00FF78CC" w:rsidRDefault="00FF78CC" w:rsidP="00FF78CC">
      <w:pPr>
        <w:pStyle w:val="ListParagraph"/>
        <w:numPr>
          <w:ilvl w:val="0"/>
          <w:numId w:val="24"/>
        </w:numPr>
      </w:pPr>
      <w:r>
        <w:t>Fig Paint contest</w:t>
      </w:r>
    </w:p>
    <w:p w:rsidR="00FF78CC" w:rsidRDefault="00FF78CC" w:rsidP="00FF78CC">
      <w:pPr>
        <w:pStyle w:val="ListParagraph"/>
        <w:numPr>
          <w:ilvl w:val="0"/>
          <w:numId w:val="24"/>
        </w:numPr>
      </w:pPr>
      <w:r>
        <w:t>Fantasy Flight Guy</w:t>
      </w:r>
    </w:p>
    <w:p w:rsidR="00FF78CC" w:rsidRDefault="00FF78CC" w:rsidP="00FF78CC">
      <w:pPr>
        <w:pStyle w:val="ListParagraph"/>
        <w:numPr>
          <w:ilvl w:val="0"/>
          <w:numId w:val="24"/>
        </w:numPr>
      </w:pPr>
      <w:proofErr w:type="spellStart"/>
      <w:r>
        <w:t>Showdowrun</w:t>
      </w:r>
      <w:proofErr w:type="spellEnd"/>
    </w:p>
    <w:p w:rsidR="00FF78CC" w:rsidRDefault="00FF78CC" w:rsidP="00FF78CC">
      <w:pPr>
        <w:pStyle w:val="ListParagraph"/>
        <w:numPr>
          <w:ilvl w:val="0"/>
          <w:numId w:val="24"/>
        </w:numPr>
      </w:pPr>
      <w:r>
        <w:t>Vamp</w:t>
      </w:r>
    </w:p>
    <w:p w:rsidR="00FF78CC" w:rsidRDefault="00FF78CC" w:rsidP="00FF78CC">
      <w:pPr>
        <w:pStyle w:val="ListParagraph"/>
        <w:numPr>
          <w:ilvl w:val="0"/>
          <w:numId w:val="24"/>
        </w:numPr>
      </w:pPr>
      <w:r>
        <w:t>Apples to Apples</w:t>
      </w:r>
      <w:r>
        <w:tab/>
        <w:t>- Kat</w:t>
      </w:r>
    </w:p>
    <w:p w:rsidR="00FF78CC" w:rsidRDefault="00FF78CC" w:rsidP="00FF78CC">
      <w:pPr>
        <w:pStyle w:val="ListParagraph"/>
        <w:numPr>
          <w:ilvl w:val="0"/>
          <w:numId w:val="24"/>
        </w:numPr>
      </w:pPr>
      <w:r>
        <w:t>Game Design Contest</w:t>
      </w:r>
    </w:p>
    <w:p w:rsidR="00FF78CC" w:rsidRDefault="00FF78CC" w:rsidP="00FF78CC">
      <w:pPr>
        <w:pStyle w:val="ListParagraph"/>
        <w:numPr>
          <w:ilvl w:val="0"/>
          <w:numId w:val="24"/>
        </w:numPr>
      </w:pPr>
      <w:r>
        <w:t>Diplomacy</w:t>
      </w:r>
      <w:r>
        <w:tab/>
        <w:t>- Lewis</w:t>
      </w:r>
    </w:p>
    <w:p w:rsidR="00FF78CC" w:rsidRDefault="00FF78CC" w:rsidP="00FF78CC">
      <w:pPr>
        <w:pStyle w:val="ListParagraph"/>
        <w:numPr>
          <w:ilvl w:val="0"/>
          <w:numId w:val="24"/>
        </w:numPr>
      </w:pPr>
      <w:r>
        <w:t>Munchkin</w:t>
      </w:r>
      <w:r>
        <w:tab/>
        <w:t>- Kat</w:t>
      </w:r>
    </w:p>
    <w:p w:rsidR="00FF78CC" w:rsidRDefault="00FF78CC" w:rsidP="00FF78CC"/>
    <w:p w:rsidR="00FF78CC" w:rsidRDefault="00FF78CC" w:rsidP="00FF78CC">
      <w:r>
        <w:t>Vendors: - All confirmed</w:t>
      </w:r>
    </w:p>
    <w:p w:rsidR="00FF78CC" w:rsidRDefault="00FF78CC" w:rsidP="00FF78CC">
      <w:pPr>
        <w:pStyle w:val="ListParagraph"/>
        <w:numPr>
          <w:ilvl w:val="0"/>
          <w:numId w:val="23"/>
        </w:numPr>
      </w:pPr>
      <w:r>
        <w:t>Hobby Town</w:t>
      </w:r>
    </w:p>
    <w:p w:rsidR="00FF78CC" w:rsidRDefault="00FF78CC" w:rsidP="00FF78CC">
      <w:pPr>
        <w:pStyle w:val="ListParagraph"/>
        <w:numPr>
          <w:ilvl w:val="0"/>
          <w:numId w:val="23"/>
        </w:numPr>
      </w:pPr>
      <w:r>
        <w:t>Weapons in the Wood</w:t>
      </w:r>
    </w:p>
    <w:p w:rsidR="00FF78CC" w:rsidRDefault="00FF78CC" w:rsidP="00FF78CC">
      <w:pPr>
        <w:pStyle w:val="ListParagraph"/>
        <w:numPr>
          <w:ilvl w:val="0"/>
          <w:numId w:val="23"/>
        </w:numPr>
      </w:pPr>
      <w:r>
        <w:t>Acme</w:t>
      </w:r>
    </w:p>
    <w:p w:rsidR="00FF78CC" w:rsidRDefault="00FF78CC" w:rsidP="00FF78CC">
      <w:r>
        <w:tab/>
      </w:r>
    </w:p>
    <w:p w:rsidR="00FF78CC" w:rsidRDefault="00FF78CC" w:rsidP="00FF78CC">
      <w:r>
        <w:t>Speakers:</w:t>
      </w:r>
    </w:p>
    <w:p w:rsidR="00FF78CC" w:rsidRDefault="00FF78CC" w:rsidP="00FF78CC">
      <w:pPr>
        <w:pStyle w:val="ListParagraph"/>
        <w:numPr>
          <w:ilvl w:val="0"/>
          <w:numId w:val="22"/>
        </w:numPr>
      </w:pPr>
      <w:r>
        <w:t xml:space="preserve">Jeff </w:t>
      </w:r>
      <w:proofErr w:type="spellStart"/>
      <w:r>
        <w:t>Tidball</w:t>
      </w:r>
      <w:proofErr w:type="spellEnd"/>
    </w:p>
    <w:p w:rsidR="00FF78CC" w:rsidRDefault="00FF78CC" w:rsidP="00FF78CC">
      <w:pPr>
        <w:pStyle w:val="ListParagraph"/>
        <w:numPr>
          <w:ilvl w:val="0"/>
          <w:numId w:val="22"/>
        </w:numPr>
      </w:pPr>
      <w:r>
        <w:t xml:space="preserve">Richard </w:t>
      </w:r>
      <w:proofErr w:type="spellStart"/>
      <w:r>
        <w:t>Dansky</w:t>
      </w:r>
      <w:proofErr w:type="spellEnd"/>
    </w:p>
    <w:p w:rsidR="00FF78CC" w:rsidRDefault="00FF78CC" w:rsidP="00FF78CC"/>
    <w:p w:rsidR="00FF78CC" w:rsidRDefault="00FF78CC" w:rsidP="00FF78CC">
      <w:r>
        <w:lastRenderedPageBreak/>
        <w:t>Other:</w:t>
      </w:r>
    </w:p>
    <w:p w:rsidR="00FF78CC" w:rsidRDefault="00FF78CC" w:rsidP="00FF78CC">
      <w:pPr>
        <w:pStyle w:val="ListParagraph"/>
        <w:numPr>
          <w:ilvl w:val="1"/>
          <w:numId w:val="21"/>
        </w:numPr>
        <w:ind w:left="360"/>
      </w:pPr>
      <w:r>
        <w:t>Fred</w:t>
      </w:r>
    </w:p>
    <w:p w:rsidR="00FF78CC" w:rsidRDefault="00FF78CC" w:rsidP="00FF78CC">
      <w:pPr>
        <w:pStyle w:val="ListParagraph"/>
        <w:numPr>
          <w:ilvl w:val="1"/>
          <w:numId w:val="21"/>
        </w:numPr>
        <w:ind w:left="360"/>
      </w:pPr>
      <w:r>
        <w:t>Movies (Rocky Horror Picture Show)</w:t>
      </w:r>
    </w:p>
    <w:p w:rsidR="00FF78CC" w:rsidRDefault="00FF78CC" w:rsidP="00FF78CC">
      <w:pPr>
        <w:pStyle w:val="ListParagraph"/>
        <w:numPr>
          <w:ilvl w:val="1"/>
          <w:numId w:val="21"/>
        </w:numPr>
        <w:ind w:left="360"/>
      </w:pPr>
      <w:r>
        <w:t xml:space="preserve">Video Games - Possibly </w:t>
      </w:r>
      <w:proofErr w:type="spellStart"/>
      <w:r>
        <w:t>SooFoo</w:t>
      </w:r>
      <w:proofErr w:type="spellEnd"/>
      <w:r>
        <w:t xml:space="preserve"> Gamers?</w:t>
      </w:r>
    </w:p>
    <w:p w:rsidR="00FF78CC" w:rsidRDefault="00FF78CC" w:rsidP="00FF78CC"/>
    <w:p w:rsidR="00FF78CC" w:rsidRDefault="00FF78CC" w:rsidP="00FF78CC">
      <w:r>
        <w:t>Suggested events:</w:t>
      </w:r>
    </w:p>
    <w:p w:rsidR="00FF78CC" w:rsidRDefault="00FF78CC" w:rsidP="00FF78CC">
      <w:pPr>
        <w:pStyle w:val="ListParagraph"/>
        <w:numPr>
          <w:ilvl w:val="0"/>
          <w:numId w:val="20"/>
        </w:numPr>
      </w:pPr>
      <w:r>
        <w:t>Poker</w:t>
      </w:r>
    </w:p>
    <w:p w:rsidR="00FF78CC" w:rsidRDefault="00FF78CC" w:rsidP="00FF78CC">
      <w:pPr>
        <w:pStyle w:val="ListParagraph"/>
        <w:numPr>
          <w:ilvl w:val="0"/>
          <w:numId w:val="20"/>
        </w:numPr>
      </w:pPr>
      <w:r>
        <w:t>Magic Deck Tech w/ Casey</w:t>
      </w:r>
    </w:p>
    <w:p w:rsidR="00FF78CC" w:rsidRDefault="00FF78CC" w:rsidP="00FF78CC">
      <w:pPr>
        <w:pStyle w:val="ListParagraph"/>
        <w:numPr>
          <w:ilvl w:val="0"/>
          <w:numId w:val="20"/>
        </w:numPr>
      </w:pPr>
      <w:r>
        <w:t>Risk</w:t>
      </w:r>
    </w:p>
    <w:p w:rsidR="00FF78CC" w:rsidRDefault="00FF78CC" w:rsidP="00FF78CC">
      <w:pPr>
        <w:pStyle w:val="ListParagraph"/>
        <w:numPr>
          <w:ilvl w:val="0"/>
          <w:numId w:val="20"/>
        </w:numPr>
      </w:pPr>
      <w:r>
        <w:t>Munchkin</w:t>
      </w:r>
    </w:p>
    <w:p w:rsidR="00FF78CC" w:rsidRDefault="00FF78CC" w:rsidP="00FF78CC">
      <w:pPr>
        <w:pStyle w:val="ListParagraph"/>
        <w:numPr>
          <w:ilvl w:val="0"/>
          <w:numId w:val="20"/>
        </w:numPr>
      </w:pPr>
      <w:r>
        <w:t>Dissent</w:t>
      </w:r>
    </w:p>
    <w:p w:rsidR="00FF78CC" w:rsidRDefault="00FF78CC" w:rsidP="00FF78CC">
      <w:pPr>
        <w:pStyle w:val="ListParagraph"/>
        <w:numPr>
          <w:ilvl w:val="0"/>
          <w:numId w:val="20"/>
        </w:numPr>
      </w:pPr>
      <w:proofErr w:type="spellStart"/>
      <w:r>
        <w:t>Arkum</w:t>
      </w:r>
      <w:proofErr w:type="spellEnd"/>
      <w:r>
        <w:t xml:space="preserve"> Horror</w:t>
      </w:r>
    </w:p>
    <w:p w:rsidR="00FF78CC" w:rsidRDefault="00FF78CC" w:rsidP="00FF78CC">
      <w:pPr>
        <w:pStyle w:val="ListParagraph"/>
        <w:numPr>
          <w:ilvl w:val="0"/>
          <w:numId w:val="20"/>
        </w:numPr>
      </w:pPr>
      <w:r>
        <w:t>Betrayal</w:t>
      </w:r>
    </w:p>
    <w:p w:rsidR="00FF78CC" w:rsidRDefault="00FF78CC" w:rsidP="00FF78CC">
      <w:pPr>
        <w:pStyle w:val="ListParagraph"/>
        <w:numPr>
          <w:ilvl w:val="0"/>
          <w:numId w:val="20"/>
        </w:numPr>
      </w:pPr>
      <w:r>
        <w:t>Sorry</w:t>
      </w:r>
    </w:p>
    <w:p w:rsidR="00FF78CC" w:rsidRDefault="00FF78CC" w:rsidP="00FF78CC">
      <w:pPr>
        <w:pStyle w:val="ListParagraph"/>
        <w:numPr>
          <w:ilvl w:val="0"/>
          <w:numId w:val="20"/>
        </w:numPr>
      </w:pPr>
      <w:r>
        <w:t>Monopoly</w:t>
      </w:r>
    </w:p>
    <w:p w:rsidR="00FF78CC" w:rsidRDefault="00FF78CC" w:rsidP="00FF78CC">
      <w:pPr>
        <w:pStyle w:val="ListParagraph"/>
        <w:numPr>
          <w:ilvl w:val="0"/>
          <w:numId w:val="20"/>
        </w:numPr>
      </w:pPr>
      <w:proofErr w:type="spellStart"/>
      <w:r>
        <w:t>Yatzee</w:t>
      </w:r>
      <w:proofErr w:type="spellEnd"/>
    </w:p>
    <w:p w:rsidR="00FF78CC" w:rsidRDefault="00FF78CC" w:rsidP="00FF78CC">
      <w:pPr>
        <w:pStyle w:val="ListParagraph"/>
        <w:numPr>
          <w:ilvl w:val="0"/>
          <w:numId w:val="20"/>
        </w:numPr>
      </w:pPr>
      <w:r>
        <w:t>Uno</w:t>
      </w:r>
    </w:p>
    <w:p w:rsidR="00FF78CC" w:rsidRDefault="00FF78CC" w:rsidP="00FF78CC">
      <w:pPr>
        <w:pStyle w:val="ListParagraph"/>
        <w:numPr>
          <w:ilvl w:val="0"/>
          <w:numId w:val="20"/>
        </w:numPr>
      </w:pPr>
      <w:r>
        <w:t>Phase 10</w:t>
      </w:r>
    </w:p>
    <w:p w:rsidR="00FF78CC" w:rsidRDefault="00FF78CC" w:rsidP="00FF78CC">
      <w:pPr>
        <w:pStyle w:val="ListParagraph"/>
        <w:numPr>
          <w:ilvl w:val="0"/>
          <w:numId w:val="20"/>
        </w:numPr>
      </w:pPr>
      <w:r>
        <w:t xml:space="preserve">Brian </w:t>
      </w:r>
      <w:proofErr w:type="spellStart"/>
      <w:r>
        <w:t>Hegdall</w:t>
      </w:r>
      <w:proofErr w:type="spellEnd"/>
      <w:r>
        <w:t xml:space="preserve"> - </w:t>
      </w:r>
      <w:proofErr w:type="spellStart"/>
      <w:r>
        <w:t>ASL</w:t>
      </w:r>
      <w:proofErr w:type="spellEnd"/>
    </w:p>
    <w:p w:rsidR="00FF78CC" w:rsidRDefault="00FF78CC" w:rsidP="00FF78CC">
      <w:pPr>
        <w:pStyle w:val="ListParagraph"/>
        <w:numPr>
          <w:ilvl w:val="0"/>
          <w:numId w:val="20"/>
        </w:numPr>
      </w:pPr>
      <w:proofErr w:type="spellStart"/>
      <w:r>
        <w:t>SCA</w:t>
      </w:r>
      <w:proofErr w:type="spellEnd"/>
    </w:p>
    <w:p w:rsidR="00FF78CC" w:rsidRDefault="00FF78CC" w:rsidP="00FF78CC">
      <w:pPr>
        <w:pStyle w:val="ListParagraph"/>
        <w:numPr>
          <w:ilvl w:val="0"/>
          <w:numId w:val="20"/>
        </w:numPr>
      </w:pPr>
      <w:r>
        <w:t>Five Stones</w:t>
      </w:r>
    </w:p>
    <w:p w:rsidR="00FF78CC" w:rsidRDefault="00FF78CC" w:rsidP="00FF78CC"/>
    <w:p w:rsidR="00FF78CC" w:rsidRDefault="00FF78CC" w:rsidP="00FF78CC">
      <w:proofErr w:type="spellStart"/>
      <w:r>
        <w:t>TODO</w:t>
      </w:r>
      <w:proofErr w:type="spellEnd"/>
      <w:r>
        <w:t>:</w:t>
      </w:r>
    </w:p>
    <w:p w:rsidR="00FF78CC" w:rsidRDefault="00FF78CC" w:rsidP="00FF78CC">
      <w:pPr>
        <w:pStyle w:val="ListParagraph"/>
        <w:numPr>
          <w:ilvl w:val="0"/>
          <w:numId w:val="19"/>
        </w:numPr>
      </w:pPr>
      <w:proofErr w:type="spellStart"/>
      <w:r>
        <w:t>Sign ups</w:t>
      </w:r>
      <w:proofErr w:type="spellEnd"/>
      <w:r>
        <w:t xml:space="preserve"> for work</w:t>
      </w:r>
    </w:p>
    <w:p w:rsidR="00FF78CC" w:rsidRDefault="00FF78CC" w:rsidP="00FF78CC">
      <w:pPr>
        <w:pStyle w:val="ListParagraph"/>
        <w:numPr>
          <w:ilvl w:val="0"/>
          <w:numId w:val="19"/>
        </w:numPr>
      </w:pPr>
      <w:proofErr w:type="spellStart"/>
      <w:r>
        <w:t>Schuduling</w:t>
      </w:r>
      <w:proofErr w:type="spellEnd"/>
      <w:r>
        <w:t xml:space="preserve"> for work</w:t>
      </w:r>
    </w:p>
    <w:p w:rsidR="00FF78CC" w:rsidRDefault="00FF78CC" w:rsidP="00FF78CC">
      <w:pPr>
        <w:pStyle w:val="ListParagraph"/>
        <w:numPr>
          <w:ilvl w:val="0"/>
          <w:numId w:val="19"/>
        </w:numPr>
      </w:pPr>
      <w:r>
        <w:t xml:space="preserve">Line up </w:t>
      </w:r>
      <w:proofErr w:type="spellStart"/>
      <w:r>
        <w:t>consession</w:t>
      </w:r>
      <w:proofErr w:type="spellEnd"/>
      <w:r>
        <w:t xml:space="preserve"> equipment</w:t>
      </w:r>
    </w:p>
    <w:p w:rsidR="00FF78CC" w:rsidRDefault="00FF78CC" w:rsidP="00FF78CC">
      <w:pPr>
        <w:pStyle w:val="ListParagraph"/>
        <w:numPr>
          <w:ilvl w:val="0"/>
          <w:numId w:val="19"/>
        </w:numPr>
      </w:pPr>
      <w:r>
        <w:t xml:space="preserve">Talk to </w:t>
      </w:r>
      <w:proofErr w:type="spellStart"/>
      <w:r>
        <w:t>SCA</w:t>
      </w:r>
      <w:proofErr w:type="spellEnd"/>
    </w:p>
    <w:p w:rsidR="00FF78CC" w:rsidRDefault="00FF78CC" w:rsidP="00FF78CC">
      <w:pPr>
        <w:pStyle w:val="ListParagraph"/>
        <w:numPr>
          <w:ilvl w:val="0"/>
          <w:numId w:val="19"/>
        </w:numPr>
      </w:pPr>
      <w:r>
        <w:t>List of where the big posters go</w:t>
      </w:r>
    </w:p>
    <w:p w:rsidR="00FF78CC" w:rsidRDefault="00FF78CC" w:rsidP="00FF78CC">
      <w:pPr>
        <w:pStyle w:val="ListParagraph"/>
        <w:numPr>
          <w:ilvl w:val="0"/>
          <w:numId w:val="19"/>
        </w:numPr>
      </w:pPr>
      <w:r>
        <w:t>Put together menu and prices</w:t>
      </w:r>
    </w:p>
    <w:p w:rsidR="00FF78CC" w:rsidRDefault="00FF78CC" w:rsidP="00FF78CC">
      <w:pPr>
        <w:pStyle w:val="ListParagraph"/>
        <w:numPr>
          <w:ilvl w:val="0"/>
          <w:numId w:val="19"/>
        </w:numPr>
      </w:pPr>
      <w:r>
        <w:t xml:space="preserve">States </w:t>
      </w:r>
      <w:proofErr w:type="spellStart"/>
      <w:r>
        <w:t>attourney</w:t>
      </w:r>
      <w:proofErr w:type="spellEnd"/>
    </w:p>
    <w:p w:rsidR="00FF78CC" w:rsidRDefault="00FF78CC" w:rsidP="00FF78CC">
      <w:pPr>
        <w:pStyle w:val="ListParagraph"/>
        <w:numPr>
          <w:ilvl w:val="0"/>
          <w:numId w:val="19"/>
        </w:numPr>
      </w:pPr>
      <w:r>
        <w:t xml:space="preserve">Talk to </w:t>
      </w:r>
      <w:proofErr w:type="spellStart"/>
      <w:r>
        <w:t>AmericInn</w:t>
      </w:r>
      <w:proofErr w:type="spellEnd"/>
      <w:r>
        <w:t xml:space="preserve"> and Super 8</w:t>
      </w:r>
    </w:p>
    <w:p w:rsidR="00FF78CC" w:rsidRDefault="00FF78CC" w:rsidP="00FF78CC">
      <w:pPr>
        <w:pStyle w:val="ListParagraph"/>
        <w:numPr>
          <w:ilvl w:val="0"/>
          <w:numId w:val="19"/>
        </w:numPr>
      </w:pPr>
      <w:r>
        <w:t>Reserve rooms for people</w:t>
      </w:r>
    </w:p>
    <w:p w:rsidR="00FF78CC" w:rsidRDefault="00FF78CC" w:rsidP="00FF78CC">
      <w:pPr>
        <w:pStyle w:val="ListParagraph"/>
        <w:numPr>
          <w:ilvl w:val="0"/>
          <w:numId w:val="19"/>
        </w:numPr>
      </w:pPr>
      <w:r>
        <w:t>Layout</w:t>
      </w:r>
    </w:p>
    <w:p w:rsidR="00FF78CC" w:rsidRDefault="00FF78CC" w:rsidP="00FF78CC">
      <w:pPr>
        <w:pStyle w:val="ListParagraph"/>
        <w:numPr>
          <w:ilvl w:val="0"/>
          <w:numId w:val="19"/>
        </w:numPr>
      </w:pPr>
      <w:r>
        <w:t>Talk to Gary's about baked goods</w:t>
      </w:r>
    </w:p>
    <w:p w:rsidR="00FF78CC" w:rsidRDefault="00FF78CC" w:rsidP="00FF78CC">
      <w:pPr>
        <w:pStyle w:val="ListParagraph"/>
        <w:numPr>
          <w:ilvl w:val="0"/>
          <w:numId w:val="19"/>
        </w:numPr>
      </w:pPr>
      <w:r>
        <w:t>Scott - Sunshine</w:t>
      </w:r>
    </w:p>
    <w:p w:rsidR="00FF78CC" w:rsidRDefault="00FF78CC" w:rsidP="00FF78CC">
      <w:pPr>
        <w:pStyle w:val="ListParagraph"/>
        <w:numPr>
          <w:ilvl w:val="0"/>
          <w:numId w:val="19"/>
        </w:numPr>
      </w:pPr>
      <w:r>
        <w:t>High schoolers and baked goods</w:t>
      </w:r>
    </w:p>
    <w:p w:rsidR="00FF78CC" w:rsidRDefault="00FF78CC" w:rsidP="00FF78CC">
      <w:pPr>
        <w:pStyle w:val="ListParagraph"/>
        <w:numPr>
          <w:ilvl w:val="0"/>
          <w:numId w:val="19"/>
        </w:numPr>
      </w:pPr>
      <w:r>
        <w:lastRenderedPageBreak/>
        <w:t>reserve equipment and list</w:t>
      </w:r>
    </w:p>
    <w:p w:rsidR="00FF78CC" w:rsidRDefault="00FF78CC" w:rsidP="00FF78CC">
      <w:pPr>
        <w:pStyle w:val="ListParagraph"/>
        <w:numPr>
          <w:ilvl w:val="0"/>
          <w:numId w:val="19"/>
        </w:numPr>
      </w:pPr>
      <w:r>
        <w:t>Large poster</w:t>
      </w:r>
    </w:p>
    <w:p w:rsidR="00FF78CC" w:rsidRDefault="00FF78CC" w:rsidP="00FF78CC">
      <w:pPr>
        <w:pStyle w:val="ListParagraph"/>
        <w:numPr>
          <w:ilvl w:val="0"/>
          <w:numId w:val="19"/>
        </w:numPr>
      </w:pPr>
      <w:r>
        <w:t>Next year's dates and ad</w:t>
      </w:r>
    </w:p>
    <w:p w:rsidR="00FF78CC" w:rsidRDefault="00FF78CC" w:rsidP="00FF78CC">
      <w:pPr>
        <w:pStyle w:val="ListParagraph"/>
        <w:numPr>
          <w:ilvl w:val="0"/>
          <w:numId w:val="19"/>
        </w:numPr>
      </w:pPr>
      <w:r>
        <w:t>Nail down schedule for booklets</w:t>
      </w:r>
    </w:p>
    <w:p w:rsidR="00FF78CC" w:rsidRDefault="00FF78CC" w:rsidP="00FF78CC">
      <w:pPr>
        <w:pStyle w:val="ListParagraph"/>
        <w:numPr>
          <w:ilvl w:val="0"/>
          <w:numId w:val="19"/>
        </w:numPr>
      </w:pPr>
      <w:r>
        <w:t>School paper add</w:t>
      </w:r>
    </w:p>
    <w:p w:rsidR="00FF78CC" w:rsidRDefault="00FF78CC" w:rsidP="00FF78CC">
      <w:pPr>
        <w:pStyle w:val="ListParagraph"/>
        <w:numPr>
          <w:ilvl w:val="0"/>
          <w:numId w:val="19"/>
        </w:numPr>
      </w:pPr>
      <w:proofErr w:type="spellStart"/>
      <w:r>
        <w:t>KDSU</w:t>
      </w:r>
      <w:proofErr w:type="spellEnd"/>
    </w:p>
    <w:p w:rsidR="00FF78CC" w:rsidRDefault="00FF78CC" w:rsidP="00FF78CC">
      <w:pPr>
        <w:pStyle w:val="ListParagraph"/>
        <w:numPr>
          <w:ilvl w:val="0"/>
          <w:numId w:val="19"/>
        </w:numPr>
      </w:pPr>
      <w:r>
        <w:t>Talk to Steve about recycling</w:t>
      </w:r>
    </w:p>
    <w:p w:rsidR="00FF78CC" w:rsidRDefault="00FF78CC" w:rsidP="00FF78CC">
      <w:pPr>
        <w:pStyle w:val="ListParagraph"/>
        <w:numPr>
          <w:ilvl w:val="0"/>
          <w:numId w:val="19"/>
        </w:numPr>
      </w:pPr>
      <w:r>
        <w:t>Get more trash cans</w:t>
      </w:r>
    </w:p>
    <w:p w:rsidR="00FF78CC" w:rsidRDefault="00FF78CC" w:rsidP="00FF78CC">
      <w:pPr>
        <w:pStyle w:val="ListParagraph"/>
        <w:numPr>
          <w:ilvl w:val="0"/>
          <w:numId w:val="19"/>
        </w:numPr>
      </w:pPr>
      <w:r>
        <w:t>Website</w:t>
      </w:r>
    </w:p>
    <w:p w:rsidR="00FF78CC" w:rsidRDefault="00FF78CC" w:rsidP="00FF78CC">
      <w:pPr>
        <w:pStyle w:val="ListParagraph"/>
        <w:numPr>
          <w:ilvl w:val="0"/>
          <w:numId w:val="19"/>
        </w:numPr>
      </w:pPr>
      <w:r>
        <w:t>Photographer</w:t>
      </w:r>
    </w:p>
    <w:p w:rsidR="00FF78CC" w:rsidRDefault="00FF78CC" w:rsidP="00FF78CC">
      <w:pPr>
        <w:pStyle w:val="ListParagraph"/>
        <w:numPr>
          <w:ilvl w:val="0"/>
          <w:numId w:val="19"/>
        </w:numPr>
      </w:pPr>
      <w:r>
        <w:t>Community boards - Adam, Glenn</w:t>
      </w:r>
    </w:p>
    <w:p w:rsidR="00FF78CC" w:rsidRDefault="00FF78CC" w:rsidP="00FF78CC">
      <w:pPr>
        <w:pStyle w:val="ListParagraph"/>
        <w:numPr>
          <w:ilvl w:val="0"/>
          <w:numId w:val="19"/>
        </w:numPr>
      </w:pPr>
      <w:r>
        <w:t>Entry sign</w:t>
      </w:r>
    </w:p>
    <w:p w:rsidR="00FF78CC" w:rsidRDefault="00FF78CC" w:rsidP="00FF78CC">
      <w:pPr>
        <w:pStyle w:val="ListParagraph"/>
        <w:numPr>
          <w:ilvl w:val="0"/>
          <w:numId w:val="19"/>
        </w:numPr>
      </w:pPr>
      <w:r>
        <w:t>Sign in table</w:t>
      </w:r>
    </w:p>
    <w:p w:rsidR="00FF78CC" w:rsidRDefault="00FF78CC" w:rsidP="00FF78CC">
      <w:pPr>
        <w:pStyle w:val="ListParagraph"/>
        <w:numPr>
          <w:ilvl w:val="0"/>
          <w:numId w:val="19"/>
        </w:numPr>
      </w:pPr>
      <w:r>
        <w:t>Signage</w:t>
      </w:r>
    </w:p>
    <w:p w:rsidR="00FF78CC" w:rsidRDefault="00FF78CC" w:rsidP="00FF78CC">
      <w:pPr>
        <w:pStyle w:val="ListParagraph"/>
        <w:numPr>
          <w:ilvl w:val="0"/>
          <w:numId w:val="19"/>
        </w:numPr>
      </w:pPr>
      <w:r>
        <w:t>Nametags</w:t>
      </w:r>
    </w:p>
    <w:p w:rsidR="00FF78CC" w:rsidRDefault="00FF78CC" w:rsidP="00FF78CC">
      <w:pPr>
        <w:pStyle w:val="Heading2"/>
      </w:pPr>
      <w:bookmarkStart w:id="101" w:name="_Toc404097777"/>
      <w:bookmarkStart w:id="102" w:name="_Toc411524495"/>
      <w:proofErr w:type="spellStart"/>
      <w:r>
        <w:t>Nanocon</w:t>
      </w:r>
      <w:proofErr w:type="spellEnd"/>
      <w:r>
        <w:t xml:space="preserve"> 8 Wrap Up notes</w:t>
      </w:r>
      <w:bookmarkEnd w:id="101"/>
      <w:bookmarkEnd w:id="102"/>
    </w:p>
    <w:p w:rsidR="00FF78CC" w:rsidRDefault="00FF78CC" w:rsidP="00FF78CC">
      <w:pPr>
        <w:pStyle w:val="ListParagraph"/>
        <w:ind w:left="0"/>
      </w:pPr>
      <w:proofErr w:type="spellStart"/>
      <w:r>
        <w:t>AllStudent</w:t>
      </w:r>
      <w:proofErr w:type="spellEnd"/>
      <w:r>
        <w:t>/</w:t>
      </w:r>
      <w:proofErr w:type="spellStart"/>
      <w:r>
        <w:t>AllStaff</w:t>
      </w:r>
      <w:proofErr w:type="spellEnd"/>
      <w:r>
        <w:t xml:space="preserve"> notification</w:t>
      </w:r>
    </w:p>
    <w:p w:rsidR="00FF78CC" w:rsidRDefault="00FF78CC" w:rsidP="00FF78CC">
      <w:pPr>
        <w:pStyle w:val="ListParagraph"/>
        <w:ind w:left="0"/>
      </w:pPr>
      <w:r>
        <w:t>Prices for paid events (</w:t>
      </w:r>
      <w:proofErr w:type="spellStart"/>
      <w:r>
        <w:t>SiS</w:t>
      </w:r>
      <w:proofErr w:type="spellEnd"/>
      <w:r>
        <w:t>)</w:t>
      </w:r>
    </w:p>
    <w:p w:rsidR="00FF78CC" w:rsidRDefault="00FF78CC" w:rsidP="00FF78CC">
      <w:pPr>
        <w:pStyle w:val="ListParagraph"/>
        <w:ind w:left="0"/>
      </w:pPr>
      <w:r>
        <w:t>Power strips</w:t>
      </w:r>
    </w:p>
    <w:p w:rsidR="00FF78CC" w:rsidRDefault="00FF78CC" w:rsidP="00FF78CC">
      <w:pPr>
        <w:pStyle w:val="ListParagraph"/>
        <w:ind w:left="0"/>
      </w:pPr>
      <w:r>
        <w:t>Paper for counter/Thane tables</w:t>
      </w:r>
    </w:p>
    <w:p w:rsidR="00FF78CC" w:rsidRDefault="00FF78CC" w:rsidP="00FF78CC">
      <w:pPr>
        <w:pStyle w:val="ListParagraph"/>
        <w:ind w:left="0"/>
      </w:pPr>
      <w:r>
        <w:t>Talk to the drama department about theater scheduling</w:t>
      </w:r>
    </w:p>
    <w:p w:rsidR="00FF78CC" w:rsidRDefault="00FF78CC" w:rsidP="00FF78CC">
      <w:pPr>
        <w:pStyle w:val="ListParagraph"/>
        <w:ind w:left="0"/>
      </w:pPr>
      <w:r>
        <w:t>Pens</w:t>
      </w:r>
    </w:p>
    <w:p w:rsidR="00FF78CC" w:rsidRDefault="00FF78CC" w:rsidP="00FF78CC">
      <w:pPr>
        <w:pStyle w:val="ListParagraph"/>
        <w:ind w:left="0"/>
      </w:pPr>
      <w:r>
        <w:t>Move Rock Band to hallway</w:t>
      </w:r>
    </w:p>
    <w:p w:rsidR="00FF78CC" w:rsidRDefault="00FF78CC" w:rsidP="00FF78CC">
      <w:pPr>
        <w:pStyle w:val="ListParagraph"/>
        <w:ind w:left="0"/>
      </w:pPr>
      <w:r>
        <w:t xml:space="preserve">Have one hallway for </w:t>
      </w:r>
      <w:proofErr w:type="spellStart"/>
      <w:r>
        <w:t>SiS</w:t>
      </w:r>
      <w:proofErr w:type="spellEnd"/>
      <w:r>
        <w:t xml:space="preserve"> - weather dependent</w:t>
      </w:r>
    </w:p>
    <w:p w:rsidR="00FF78CC" w:rsidRDefault="00FF78CC" w:rsidP="00FF78CC">
      <w:pPr>
        <w:pStyle w:val="ListParagraph"/>
        <w:ind w:left="0"/>
      </w:pPr>
      <w:r>
        <w:t>Warhammer - couple people interested.  Try to get them back next year.</w:t>
      </w:r>
    </w:p>
    <w:p w:rsidR="00FF78CC" w:rsidRDefault="00FF78CC" w:rsidP="00FF78CC">
      <w:pPr>
        <w:pStyle w:val="ListParagraph"/>
        <w:ind w:left="0"/>
      </w:pPr>
      <w:r>
        <w:t>Computer Club - Wants to come back next year.  Need to keep in contact with them for next year.</w:t>
      </w:r>
    </w:p>
    <w:p w:rsidR="00FF78CC" w:rsidRDefault="00FF78CC" w:rsidP="00FF78CC">
      <w:pPr>
        <w:pStyle w:val="ListParagraph"/>
        <w:ind w:left="0"/>
      </w:pPr>
      <w:r>
        <w:t xml:space="preserve">Around noon Thursday - meet at </w:t>
      </w:r>
      <w:proofErr w:type="spellStart"/>
      <w:r>
        <w:t>enterance</w:t>
      </w:r>
      <w:proofErr w:type="spellEnd"/>
      <w:r>
        <w:t xml:space="preserve"> high school</w:t>
      </w:r>
    </w:p>
    <w:p w:rsidR="00FF78CC" w:rsidRDefault="00FF78CC" w:rsidP="00FF78CC">
      <w:pPr>
        <w:pStyle w:val="ListParagraph"/>
        <w:ind w:left="0"/>
      </w:pPr>
      <w:r>
        <w:t>Need to get paperwork done to get sales tax back for Sam's Club</w:t>
      </w:r>
    </w:p>
    <w:p w:rsidR="00FF78CC" w:rsidRDefault="00FF78CC" w:rsidP="00FF78CC">
      <w:pPr>
        <w:pStyle w:val="ListParagraph"/>
        <w:ind w:left="0"/>
      </w:pPr>
      <w:proofErr w:type="spellStart"/>
      <w:r>
        <w:t>Nanocon</w:t>
      </w:r>
      <w:proofErr w:type="spellEnd"/>
      <w:r>
        <w:t xml:space="preserve"> Shirts for Staffs - pre-ordered and have to </w:t>
      </w:r>
      <w:proofErr w:type="gramStart"/>
      <w:r>
        <w:t>paid</w:t>
      </w:r>
      <w:proofErr w:type="gramEnd"/>
      <w:r>
        <w:t>.  If you get a shirt you are expected to work.</w:t>
      </w:r>
    </w:p>
    <w:p w:rsidR="00FF78CC" w:rsidRDefault="00FF78CC" w:rsidP="00FF78CC">
      <w:pPr>
        <w:pStyle w:val="ListParagraph"/>
        <w:ind w:left="0"/>
      </w:pPr>
      <w:r>
        <w:t>Need to talk vendors - talk to rainbow and invite them, confirm with everybody</w:t>
      </w:r>
    </w:p>
    <w:p w:rsidR="00FF78CC" w:rsidRDefault="00FF78CC" w:rsidP="00FF78CC">
      <w:pPr>
        <w:pStyle w:val="ListParagraph"/>
        <w:ind w:left="0"/>
      </w:pPr>
      <w:r>
        <w:t>Get schedule filled up</w:t>
      </w:r>
    </w:p>
    <w:p w:rsidR="00FF78CC" w:rsidRDefault="00FF78CC" w:rsidP="00FF78CC">
      <w:pPr>
        <w:pStyle w:val="ListParagraph"/>
        <w:ind w:left="0"/>
      </w:pPr>
      <w:r>
        <w:t xml:space="preserve">Need to get fliers, </w:t>
      </w:r>
      <w:proofErr w:type="spellStart"/>
      <w:r>
        <w:t>buisness</w:t>
      </w:r>
      <w:proofErr w:type="spellEnd"/>
      <w:r>
        <w:t xml:space="preserve"> cards and booklets done and send them out </w:t>
      </w:r>
      <w:proofErr w:type="gramStart"/>
      <w:r>
        <w:t>asap</w:t>
      </w:r>
      <w:proofErr w:type="gramEnd"/>
    </w:p>
    <w:p w:rsidR="00FF78CC" w:rsidRDefault="00FF78CC" w:rsidP="00FF78CC">
      <w:pPr>
        <w:pStyle w:val="ListParagraph"/>
        <w:ind w:left="0"/>
      </w:pPr>
      <w:r>
        <w:t>Meetings every 3 weeks or once a month</w:t>
      </w:r>
    </w:p>
    <w:p w:rsidR="00FF78CC" w:rsidRDefault="00FF78CC" w:rsidP="00FF78CC">
      <w:pPr>
        <w:pStyle w:val="ListParagraph"/>
        <w:ind w:left="0"/>
      </w:pPr>
      <w:r>
        <w:t xml:space="preserve">Make up a group for </w:t>
      </w:r>
      <w:proofErr w:type="spellStart"/>
      <w:r>
        <w:t>Nanocon</w:t>
      </w:r>
      <w:proofErr w:type="spellEnd"/>
      <w:r>
        <w:t xml:space="preserve"> on Yahoo</w:t>
      </w:r>
    </w:p>
    <w:p w:rsidR="00FF78CC" w:rsidRDefault="00FF78CC" w:rsidP="00FF78CC">
      <w:pPr>
        <w:pStyle w:val="ListParagraph"/>
        <w:ind w:left="0"/>
      </w:pPr>
      <w:r>
        <w:t>Next meeting - Second Tuesday of December 8th</w:t>
      </w:r>
    </w:p>
    <w:p w:rsidR="00FF78CC" w:rsidRDefault="00FF78CC" w:rsidP="00FF78CC">
      <w:pPr>
        <w:pStyle w:val="ListParagraph"/>
        <w:ind w:left="0"/>
      </w:pPr>
    </w:p>
    <w:p w:rsidR="00FF78CC" w:rsidRDefault="00FF78CC" w:rsidP="00FF78CC">
      <w:pPr>
        <w:pStyle w:val="ListParagraph"/>
        <w:ind w:left="0"/>
      </w:pPr>
    </w:p>
    <w:p w:rsidR="00FF78CC" w:rsidRDefault="00FF78CC" w:rsidP="00FF78CC">
      <w:pPr>
        <w:pStyle w:val="ListParagraph"/>
        <w:ind w:left="0"/>
      </w:pPr>
      <w:r>
        <w:lastRenderedPageBreak/>
        <w:t>The Good:</w:t>
      </w:r>
    </w:p>
    <w:p w:rsidR="00FF78CC" w:rsidRDefault="00FF78CC" w:rsidP="00FF78CC">
      <w:pPr>
        <w:pStyle w:val="ListParagraph"/>
        <w:numPr>
          <w:ilvl w:val="0"/>
          <w:numId w:val="27"/>
        </w:numPr>
        <w:ind w:left="0"/>
      </w:pPr>
      <w:proofErr w:type="spellStart"/>
      <w:r>
        <w:t>SiS</w:t>
      </w:r>
      <w:proofErr w:type="spellEnd"/>
    </w:p>
    <w:p w:rsidR="00FF78CC" w:rsidRDefault="00FF78CC" w:rsidP="00FF78CC">
      <w:pPr>
        <w:pStyle w:val="ListParagraph"/>
        <w:numPr>
          <w:ilvl w:val="0"/>
          <w:numId w:val="27"/>
        </w:numPr>
        <w:ind w:left="0"/>
      </w:pPr>
      <w:r>
        <w:t>Pizza</w:t>
      </w:r>
    </w:p>
    <w:p w:rsidR="00FF78CC" w:rsidRDefault="00FF78CC" w:rsidP="00FF78CC">
      <w:pPr>
        <w:pStyle w:val="ListParagraph"/>
        <w:numPr>
          <w:ilvl w:val="0"/>
          <w:numId w:val="27"/>
        </w:numPr>
        <w:ind w:left="0"/>
      </w:pPr>
      <w:r>
        <w:t>Concessions</w:t>
      </w:r>
    </w:p>
    <w:p w:rsidR="00FF78CC" w:rsidRDefault="00FF78CC" w:rsidP="00FF78CC">
      <w:pPr>
        <w:pStyle w:val="ListParagraph"/>
        <w:numPr>
          <w:ilvl w:val="0"/>
          <w:numId w:val="27"/>
        </w:numPr>
        <w:ind w:left="0"/>
      </w:pPr>
      <w:r>
        <w:t>video Games</w:t>
      </w:r>
    </w:p>
    <w:p w:rsidR="00FF78CC" w:rsidRDefault="00FF78CC" w:rsidP="00FF78CC">
      <w:pPr>
        <w:pStyle w:val="ListParagraph"/>
        <w:numPr>
          <w:ilvl w:val="0"/>
          <w:numId w:val="27"/>
        </w:numPr>
        <w:ind w:left="0"/>
      </w:pPr>
      <w:r>
        <w:t>High School kids helped a lot of concessions - quite a few of them wanted to come back next year.  Going to cut them a check of $250 this year.</w:t>
      </w:r>
    </w:p>
    <w:p w:rsidR="00FF78CC" w:rsidRDefault="00FF78CC" w:rsidP="00FF78CC">
      <w:pPr>
        <w:pStyle w:val="ListParagraph"/>
        <w:numPr>
          <w:ilvl w:val="0"/>
          <w:numId w:val="27"/>
        </w:numPr>
        <w:ind w:left="0"/>
      </w:pPr>
      <w:r>
        <w:t>Dragons Den - running Magic was money well spent</w:t>
      </w:r>
    </w:p>
    <w:p w:rsidR="00FF78CC" w:rsidRDefault="00FF78CC" w:rsidP="00FF78CC">
      <w:pPr>
        <w:pStyle w:val="ListParagraph"/>
        <w:numPr>
          <w:ilvl w:val="0"/>
          <w:numId w:val="27"/>
        </w:numPr>
        <w:ind w:left="0"/>
      </w:pPr>
      <w:r>
        <w:t xml:space="preserve">Sis loves </w:t>
      </w:r>
      <w:proofErr w:type="spellStart"/>
      <w:r>
        <w:t>Nanocon</w:t>
      </w:r>
      <w:proofErr w:type="spellEnd"/>
      <w:r>
        <w:t>, loves being here, especially when the weather is great</w:t>
      </w:r>
    </w:p>
    <w:p w:rsidR="00FF78CC" w:rsidRDefault="00FF78CC" w:rsidP="00FF78CC">
      <w:pPr>
        <w:pStyle w:val="ListParagraph"/>
        <w:ind w:left="0" w:firstLine="360"/>
      </w:pPr>
    </w:p>
    <w:p w:rsidR="00FF78CC" w:rsidRDefault="00FF78CC" w:rsidP="00FF78CC">
      <w:pPr>
        <w:pStyle w:val="ListParagraph"/>
        <w:ind w:left="0"/>
      </w:pPr>
    </w:p>
    <w:p w:rsidR="00FF78CC" w:rsidRDefault="00FF78CC" w:rsidP="00FF78CC">
      <w:pPr>
        <w:pStyle w:val="ListParagraph"/>
        <w:ind w:left="0"/>
      </w:pPr>
      <w:r>
        <w:t>The Bad:</w:t>
      </w:r>
    </w:p>
    <w:p w:rsidR="00FF78CC" w:rsidRDefault="00FF78CC" w:rsidP="00FF78CC">
      <w:pPr>
        <w:pStyle w:val="ListParagraph"/>
        <w:numPr>
          <w:ilvl w:val="0"/>
          <w:numId w:val="26"/>
        </w:numPr>
        <w:ind w:left="0"/>
      </w:pPr>
      <w:r>
        <w:t>Concessions advert</w:t>
      </w:r>
    </w:p>
    <w:p w:rsidR="00FF78CC" w:rsidRDefault="00FF78CC" w:rsidP="00FF78CC">
      <w:pPr>
        <w:pStyle w:val="ListParagraph"/>
        <w:numPr>
          <w:ilvl w:val="0"/>
          <w:numId w:val="26"/>
        </w:numPr>
        <w:ind w:left="0"/>
      </w:pPr>
      <w:r>
        <w:t>Big Menu posted on the wall</w:t>
      </w:r>
    </w:p>
    <w:p w:rsidR="00FF78CC" w:rsidRDefault="00FF78CC" w:rsidP="00FF78CC">
      <w:pPr>
        <w:pStyle w:val="ListParagraph"/>
        <w:numPr>
          <w:ilvl w:val="0"/>
          <w:numId w:val="26"/>
        </w:numPr>
        <w:ind w:left="0"/>
      </w:pPr>
      <w:proofErr w:type="spellStart"/>
      <w:r>
        <w:t>Recyling</w:t>
      </w:r>
      <w:proofErr w:type="spellEnd"/>
      <w:r>
        <w:t xml:space="preserve"> bins - need to get them to </w:t>
      </w:r>
      <w:proofErr w:type="spellStart"/>
      <w:r>
        <w:t>there</w:t>
      </w:r>
      <w:proofErr w:type="spellEnd"/>
      <w:r>
        <w:t xml:space="preserve"> next year</w:t>
      </w:r>
    </w:p>
    <w:p w:rsidR="00FF78CC" w:rsidRDefault="00FF78CC" w:rsidP="00FF78CC">
      <w:pPr>
        <w:pStyle w:val="ListParagraph"/>
        <w:numPr>
          <w:ilvl w:val="0"/>
          <w:numId w:val="26"/>
        </w:numPr>
        <w:ind w:left="0"/>
      </w:pPr>
      <w:r>
        <w:t>Need to put out the word that we're looking for people to fill the schedule - expand the booklet</w:t>
      </w:r>
    </w:p>
    <w:p w:rsidR="00FF78CC" w:rsidRDefault="00FF78CC" w:rsidP="00FF78CC">
      <w:pPr>
        <w:pStyle w:val="ListParagraph"/>
        <w:numPr>
          <w:ilvl w:val="0"/>
          <w:numId w:val="26"/>
        </w:numPr>
        <w:ind w:left="0"/>
      </w:pPr>
      <w:r>
        <w:t xml:space="preserve">Tabs - people should do something for </w:t>
      </w:r>
      <w:proofErr w:type="spellStart"/>
      <w:r>
        <w:t>nanocon</w:t>
      </w:r>
      <w:proofErr w:type="spellEnd"/>
      <w:r>
        <w:t xml:space="preserve"> to hold a tab.  You have to be a Gaming club member before </w:t>
      </w:r>
      <w:proofErr w:type="spellStart"/>
      <w:r>
        <w:t>nanocon</w:t>
      </w:r>
      <w:proofErr w:type="spellEnd"/>
      <w:r>
        <w:t xml:space="preserve"> to get a tab.</w:t>
      </w:r>
    </w:p>
    <w:p w:rsidR="00FF78CC" w:rsidRDefault="00FF78CC" w:rsidP="00FF78CC">
      <w:pPr>
        <w:pStyle w:val="ListParagraph"/>
        <w:numPr>
          <w:ilvl w:val="0"/>
          <w:numId w:val="26"/>
        </w:numPr>
        <w:ind w:left="0"/>
      </w:pPr>
      <w:r>
        <w:t xml:space="preserve">Chili - we do need the hot food item.  </w:t>
      </w:r>
      <w:proofErr w:type="spellStart"/>
      <w:r>
        <w:t>Homecooked</w:t>
      </w:r>
      <w:proofErr w:type="spellEnd"/>
      <w:r>
        <w:t xml:space="preserve"> is too expensive.  Convert to Canned Chili.</w:t>
      </w:r>
    </w:p>
    <w:p w:rsidR="00FF78CC" w:rsidRDefault="00FF78CC" w:rsidP="00FF78CC">
      <w:pPr>
        <w:pStyle w:val="ListParagraph"/>
        <w:numPr>
          <w:ilvl w:val="0"/>
          <w:numId w:val="26"/>
        </w:numPr>
        <w:ind w:left="0"/>
      </w:pPr>
      <w:r>
        <w:t xml:space="preserve">Need someone up at front for guests or a sign saying "talk to </w:t>
      </w:r>
      <w:proofErr w:type="spellStart"/>
      <w:r>
        <w:t>consessions</w:t>
      </w:r>
      <w:proofErr w:type="spellEnd"/>
      <w:r>
        <w:t>" or "talk to 'blank'"</w:t>
      </w:r>
    </w:p>
    <w:p w:rsidR="00FF78CC" w:rsidRDefault="00FF78CC" w:rsidP="00FF78CC">
      <w:pPr>
        <w:pStyle w:val="ListParagraph"/>
        <w:numPr>
          <w:ilvl w:val="0"/>
          <w:numId w:val="26"/>
        </w:numPr>
        <w:ind w:left="0"/>
      </w:pPr>
      <w:r>
        <w:t>Strange smell out back - keep eye out</w:t>
      </w:r>
    </w:p>
    <w:p w:rsidR="00FF78CC" w:rsidRDefault="00FF78CC" w:rsidP="00FF78CC">
      <w:pPr>
        <w:pStyle w:val="ListParagraph"/>
        <w:numPr>
          <w:ilvl w:val="0"/>
          <w:numId w:val="26"/>
        </w:numPr>
        <w:ind w:left="0"/>
      </w:pPr>
      <w:r>
        <w:t xml:space="preserve">Raffle - have </w:t>
      </w:r>
      <w:proofErr w:type="spellStart"/>
      <w:r>
        <w:t>SiS</w:t>
      </w:r>
      <w:proofErr w:type="spellEnd"/>
      <w:r>
        <w:t xml:space="preserve"> run their own raffle. Do we want to expand and add a raffle for us?</w:t>
      </w:r>
    </w:p>
    <w:p w:rsidR="00FF78CC" w:rsidRDefault="00FF78CC" w:rsidP="00FF78CC">
      <w:pPr>
        <w:pStyle w:val="ListParagraph"/>
        <w:ind w:left="0" w:firstLine="420"/>
      </w:pPr>
    </w:p>
    <w:p w:rsidR="00FF78CC" w:rsidRDefault="00FF78CC" w:rsidP="00FF78CC">
      <w:pPr>
        <w:pStyle w:val="ListParagraph"/>
        <w:ind w:left="0"/>
      </w:pPr>
    </w:p>
    <w:p w:rsidR="00FF78CC" w:rsidRDefault="00FF78CC" w:rsidP="00FF78CC">
      <w:pPr>
        <w:pStyle w:val="ListParagraph"/>
        <w:ind w:left="0"/>
      </w:pPr>
      <w:r>
        <w:t>The Ugly:</w:t>
      </w:r>
    </w:p>
    <w:p w:rsidR="00FF78CC" w:rsidRDefault="00FF78CC" w:rsidP="00FF78CC">
      <w:pPr>
        <w:pStyle w:val="ListParagraph"/>
        <w:numPr>
          <w:ilvl w:val="0"/>
          <w:numId w:val="25"/>
        </w:numPr>
        <w:ind w:left="0"/>
      </w:pPr>
      <w:r>
        <w:t xml:space="preserve">Web site up a lot earlier - Goal is to have start of website up before </w:t>
      </w:r>
      <w:proofErr w:type="spellStart"/>
      <w:r>
        <w:t>Vermincon</w:t>
      </w:r>
      <w:proofErr w:type="spellEnd"/>
      <w:r>
        <w:t xml:space="preserve">. Pre-registration online. </w:t>
      </w:r>
      <w:proofErr w:type="gramStart"/>
      <w:r>
        <w:t>need</w:t>
      </w:r>
      <w:proofErr w:type="gramEnd"/>
      <w:r>
        <w:t xml:space="preserve"> to look at domain, hosting, and whatnot. </w:t>
      </w:r>
    </w:p>
    <w:p w:rsidR="00FF78CC" w:rsidRDefault="00FF78CC" w:rsidP="00FF78CC">
      <w:pPr>
        <w:pStyle w:val="ListParagraph"/>
        <w:numPr>
          <w:ilvl w:val="0"/>
          <w:numId w:val="25"/>
        </w:numPr>
        <w:ind w:left="0"/>
      </w:pPr>
      <w:r>
        <w:t>Computer Club - talk to computer club and keep them in contact</w:t>
      </w:r>
    </w:p>
    <w:p w:rsidR="00FF78CC" w:rsidRDefault="00FF78CC" w:rsidP="00FF78CC">
      <w:pPr>
        <w:pStyle w:val="ListParagraph"/>
        <w:numPr>
          <w:ilvl w:val="0"/>
          <w:numId w:val="25"/>
        </w:numPr>
        <w:ind w:left="0"/>
      </w:pPr>
      <w:proofErr w:type="spellStart"/>
      <w:r>
        <w:t>soofoo</w:t>
      </w:r>
      <w:proofErr w:type="spellEnd"/>
      <w:r>
        <w:t xml:space="preserve"> gamers - invite them this , if Brandon is on, then we'll do it for next year</w:t>
      </w:r>
    </w:p>
    <w:p w:rsidR="00FF78CC" w:rsidRDefault="00FF78CC" w:rsidP="00FF78CC">
      <w:pPr>
        <w:pStyle w:val="ListParagraph"/>
        <w:numPr>
          <w:ilvl w:val="0"/>
          <w:numId w:val="25"/>
        </w:numPr>
        <w:ind w:left="0"/>
      </w:pPr>
      <w:r>
        <w:t>Booklet - Needs to be done several months beforehand. Get advertisement earlier. Up the prices for advertisement. Proofreading.</w:t>
      </w:r>
    </w:p>
    <w:p w:rsidR="00FF78CC" w:rsidRDefault="00FF78CC" w:rsidP="00FF78CC">
      <w:pPr>
        <w:pStyle w:val="ListParagraph"/>
        <w:numPr>
          <w:ilvl w:val="0"/>
          <w:numId w:val="25"/>
        </w:numPr>
        <w:ind w:left="0"/>
      </w:pPr>
      <w:proofErr w:type="spellStart"/>
      <w:r>
        <w:t>SRA</w:t>
      </w:r>
      <w:proofErr w:type="spellEnd"/>
      <w:r>
        <w:t>/</w:t>
      </w:r>
      <w:proofErr w:type="spellStart"/>
      <w:r>
        <w:t>SCA</w:t>
      </w:r>
      <w:proofErr w:type="spellEnd"/>
      <w:r>
        <w:t xml:space="preserve"> - cutting them</w:t>
      </w:r>
    </w:p>
    <w:p w:rsidR="00557B99" w:rsidRDefault="00557B99" w:rsidP="00557B99">
      <w:pPr>
        <w:rPr>
          <w:rFonts w:eastAsiaTheme="majorEastAsia"/>
        </w:rPr>
      </w:pPr>
      <w:r>
        <w:br w:type="page"/>
      </w:r>
    </w:p>
    <w:p w:rsidR="000E4B17" w:rsidRDefault="00696DA8">
      <w:pPr>
        <w:pStyle w:val="Heading1"/>
      </w:pPr>
      <w:bookmarkStart w:id="103" w:name="_Schedule"/>
      <w:bookmarkStart w:id="104" w:name="_Toc404097778"/>
      <w:bookmarkStart w:id="105" w:name="_Toc411524496"/>
      <w:bookmarkEnd w:id="103"/>
      <w:r>
        <w:lastRenderedPageBreak/>
        <w:t>Officers</w:t>
      </w:r>
      <w:bookmarkEnd w:id="104"/>
      <w:bookmarkEnd w:id="105"/>
    </w:p>
    <w:p w:rsidR="000E4B17" w:rsidRDefault="00696DA8" w:rsidP="00FA38A6">
      <w:pPr>
        <w:pStyle w:val="Heading2"/>
      </w:pPr>
      <w:bookmarkStart w:id="106" w:name="_Toc404097779"/>
      <w:bookmarkStart w:id="107" w:name="_Toc411524497"/>
      <w:r>
        <w:t>Approval</w:t>
      </w:r>
      <w:bookmarkEnd w:id="106"/>
      <w:bookmarkEnd w:id="107"/>
    </w:p>
    <w:p w:rsidR="000E4B17" w:rsidRDefault="00696DA8" w:rsidP="00FA38A6">
      <w:pPr>
        <w:pStyle w:val="Heading2"/>
      </w:pPr>
      <w:bookmarkStart w:id="108" w:name="_Toc404097780"/>
      <w:bookmarkStart w:id="109" w:name="_Toc411524498"/>
      <w:r>
        <w:t>New Roles</w:t>
      </w:r>
      <w:bookmarkEnd w:id="108"/>
      <w:bookmarkEnd w:id="109"/>
    </w:p>
    <w:p w:rsidR="00696DA8" w:rsidRPr="00FA38A6" w:rsidDel="00953A71" w:rsidRDefault="00696DA8" w:rsidP="00FA38A6">
      <w:pPr>
        <w:rPr>
          <w:del w:id="110" w:author="Hicks, Cameron" w:date="2015-02-12T17:15:00Z"/>
        </w:rPr>
      </w:pPr>
    </w:p>
    <w:p w:rsidR="000375C9" w:rsidDel="00953A71" w:rsidRDefault="000375C9" w:rsidP="00107EFA">
      <w:pPr>
        <w:pStyle w:val="Heading3"/>
        <w:rPr>
          <w:del w:id="111" w:author="Hicks, Cameron" w:date="2015-02-12T17:15:00Z"/>
        </w:rPr>
      </w:pPr>
      <w:bookmarkStart w:id="112" w:name="_Toc411524499"/>
      <w:r>
        <w:t>Artist Alley:</w:t>
      </w:r>
      <w:bookmarkEnd w:id="112"/>
      <w:r>
        <w:t xml:space="preserve"> </w:t>
      </w:r>
    </w:p>
    <w:p w:rsidR="000375C9" w:rsidDel="00953A71" w:rsidRDefault="000375C9">
      <w:pPr>
        <w:pStyle w:val="Heading3"/>
        <w:rPr>
          <w:del w:id="113" w:author="Hicks, Cameron" w:date="2015-02-12T17:15:00Z"/>
        </w:rPr>
        <w:pPrChange w:id="114" w:author="Hicks, Cameron" w:date="2015-02-12T17:15:00Z">
          <w:pPr/>
        </w:pPrChange>
      </w:pPr>
    </w:p>
    <w:p w:rsidR="000375C9" w:rsidRDefault="000375C9" w:rsidP="00107EFA">
      <w:pPr>
        <w:ind w:left="720"/>
      </w:pPr>
      <w:r>
        <w:t xml:space="preserve">Possible Rules (to be discussed/reviewed at </w:t>
      </w:r>
      <w:proofErr w:type="spellStart"/>
      <w:r>
        <w:t>nanocon</w:t>
      </w:r>
      <w:proofErr w:type="spellEnd"/>
      <w:r>
        <w:t xml:space="preserve"> meeting):</w:t>
      </w:r>
    </w:p>
    <w:p w:rsidR="000375C9" w:rsidRDefault="000375C9" w:rsidP="00107EFA">
      <w:pPr>
        <w:ind w:left="720"/>
      </w:pPr>
      <w:r>
        <w:t>First come, first serve in regards to artist spots.</w:t>
      </w:r>
    </w:p>
    <w:p w:rsidR="000375C9" w:rsidRDefault="000375C9" w:rsidP="00107EFA">
      <w:pPr>
        <w:ind w:left="720"/>
      </w:pPr>
      <w:r>
        <w:t xml:space="preserve">Artists that want to participate in artist alley must include some game art (videogames, board games, </w:t>
      </w:r>
      <w:proofErr w:type="spellStart"/>
      <w:r>
        <w:t>DND</w:t>
      </w:r>
      <w:proofErr w:type="spellEnd"/>
      <w:r>
        <w:t xml:space="preserve"> </w:t>
      </w:r>
      <w:proofErr w:type="spellStart"/>
      <w:r>
        <w:t>etc</w:t>
      </w:r>
      <w:proofErr w:type="spellEnd"/>
      <w:r>
        <w:t>) in their stock. (Drawing or craft). Examples of art must be included in request.</w:t>
      </w:r>
    </w:p>
    <w:p w:rsidR="000375C9" w:rsidRDefault="000375C9" w:rsidP="00107EFA">
      <w:pPr>
        <w:ind w:left="720"/>
      </w:pPr>
      <w:r>
        <w:t>Requests will be sent to Artist Alley Head and will be regarded and will be either accepted, denied, or added to a waitlist.</w:t>
      </w:r>
    </w:p>
    <w:p w:rsidR="002F3699" w:rsidRDefault="000375C9" w:rsidP="0087310F">
      <w:pPr>
        <w:ind w:left="720"/>
      </w:pPr>
      <w:r>
        <w:t>Artists have 2 weeks prior to the con to confirm their spot. If they are unable to make the con, the next person in the waitlist will be contacted to take their place. If you fail to contact 2 weeks prior, the next person on the waitlist will be contacted.</w:t>
      </w:r>
      <w:r w:rsidR="002F3699">
        <w:br w:type="page"/>
      </w:r>
    </w:p>
    <w:p w:rsidR="00F565A8" w:rsidRDefault="00F565A8" w:rsidP="00F565A8">
      <w:pPr>
        <w:pStyle w:val="Heading1"/>
      </w:pPr>
      <w:bookmarkStart w:id="115" w:name="_Toc404097781"/>
      <w:bookmarkStart w:id="116" w:name="_Toc411524500"/>
      <w:r>
        <w:lastRenderedPageBreak/>
        <w:t>Schedule</w:t>
      </w:r>
      <w:bookmarkEnd w:id="115"/>
      <w:bookmarkEnd w:id="116"/>
    </w:p>
    <w:p w:rsidR="00F47F0E" w:rsidRDefault="00F47F0E" w:rsidP="00343CF8">
      <w:r>
        <w:t xml:space="preserve">As of </w:t>
      </w:r>
      <w:proofErr w:type="spellStart"/>
      <w:r>
        <w:t>Nanocon</w:t>
      </w:r>
      <w:proofErr w:type="spellEnd"/>
      <w:r>
        <w:t xml:space="preserve"> 12 (2014), we will be using </w:t>
      </w:r>
      <w:proofErr w:type="spellStart"/>
      <w:r>
        <w:t>Sched.org</w:t>
      </w:r>
      <w:proofErr w:type="spellEnd"/>
      <w:r>
        <w:t xml:space="preserve"> to keep track of our events.  </w:t>
      </w:r>
    </w:p>
    <w:p w:rsidR="00F47F0E" w:rsidRPr="004751B2" w:rsidRDefault="00F47F0E" w:rsidP="00F47F0E">
      <w:r>
        <w:t>The online event schedule will contain the current and most up to date information regarding the events.</w:t>
      </w:r>
    </w:p>
    <w:p w:rsidR="00BA7C2C" w:rsidRDefault="00BA7C2C" w:rsidP="00BA7C2C">
      <w:pPr>
        <w:rPr>
          <w:ins w:id="117" w:author="DSU" w:date="2015-11-01T19:04:00Z"/>
        </w:rPr>
      </w:pPr>
      <w:ins w:id="118" w:author="DSU" w:date="2015-11-01T19:04:00Z">
        <w:r>
          <w:t xml:space="preserve">Places to find previous </w:t>
        </w:r>
        <w:proofErr w:type="gramStart"/>
        <w:r>
          <w:t>Schedules :</w:t>
        </w:r>
        <w:proofErr w:type="gramEnd"/>
      </w:ins>
    </w:p>
    <w:p w:rsidR="00BA7C2C" w:rsidRDefault="00BA7C2C" w:rsidP="00BA7C2C">
      <w:pPr>
        <w:rPr>
          <w:ins w:id="119" w:author="DSU" w:date="2015-11-01T19:04:00Z"/>
        </w:rPr>
      </w:pPr>
      <w:ins w:id="120" w:author="DSU" w:date="2015-11-01T19:04:00Z">
        <w:r>
          <w:tab/>
          <w:t xml:space="preserve">2014 - </w:t>
        </w:r>
        <w:r>
          <w:fldChar w:fldCharType="begin"/>
        </w:r>
        <w:r>
          <w:instrText xml:space="preserve"> HYPERLINK "https://nanocon122014.sched.org/" </w:instrText>
        </w:r>
        <w:r>
          <w:fldChar w:fldCharType="separate"/>
        </w:r>
        <w:r>
          <w:rPr>
            <w:rStyle w:val="Hyperlink"/>
          </w:rPr>
          <w:t>https://</w:t>
        </w:r>
        <w:proofErr w:type="spellStart"/>
        <w:r>
          <w:rPr>
            <w:rStyle w:val="Hyperlink"/>
          </w:rPr>
          <w:t>nanocon122014.sched.org</w:t>
        </w:r>
        <w:proofErr w:type="spellEnd"/>
        <w:r>
          <w:rPr>
            <w:rStyle w:val="Hyperlink"/>
          </w:rPr>
          <w:t>/</w:t>
        </w:r>
        <w:r>
          <w:fldChar w:fldCharType="end"/>
        </w:r>
      </w:ins>
    </w:p>
    <w:p w:rsidR="00BA7C2C" w:rsidRDefault="00BA7C2C" w:rsidP="00BA7C2C">
      <w:pPr>
        <w:rPr>
          <w:ins w:id="121" w:author="DSU" w:date="2015-11-01T19:04:00Z"/>
        </w:rPr>
      </w:pPr>
      <w:ins w:id="122" w:author="DSU" w:date="2015-11-01T19:04:00Z">
        <w:r>
          <w:tab/>
          <w:t xml:space="preserve">2015 - </w:t>
        </w:r>
        <w:r>
          <w:fldChar w:fldCharType="begin"/>
        </w:r>
        <w:r>
          <w:instrText xml:space="preserve"> HYPERLINK "https://nanocon2015.sched.org/" </w:instrText>
        </w:r>
        <w:r>
          <w:fldChar w:fldCharType="separate"/>
        </w:r>
        <w:r>
          <w:rPr>
            <w:rStyle w:val="Hyperlink"/>
          </w:rPr>
          <w:t>https://</w:t>
        </w:r>
        <w:proofErr w:type="spellStart"/>
        <w:r>
          <w:rPr>
            <w:rStyle w:val="Hyperlink"/>
          </w:rPr>
          <w:t>nanocon2015.sched.org</w:t>
        </w:r>
        <w:proofErr w:type="spellEnd"/>
        <w:r>
          <w:rPr>
            <w:rStyle w:val="Hyperlink"/>
          </w:rPr>
          <w:t>/</w:t>
        </w:r>
        <w:r>
          <w:fldChar w:fldCharType="end"/>
        </w:r>
      </w:ins>
    </w:p>
    <w:p w:rsidR="00BA7C2C" w:rsidRDefault="00BA7C2C" w:rsidP="00BA7C2C">
      <w:pPr>
        <w:rPr>
          <w:ins w:id="123" w:author="DSU" w:date="2015-11-01T19:04:00Z"/>
        </w:rPr>
      </w:pPr>
    </w:p>
    <w:p w:rsidR="00BA7C2C" w:rsidRDefault="00BA7C2C" w:rsidP="00BA7C2C">
      <w:pPr>
        <w:rPr>
          <w:ins w:id="124" w:author="DSU" w:date="2015-11-01T19:04:00Z"/>
        </w:rPr>
      </w:pPr>
      <w:ins w:id="125" w:author="DSU" w:date="2015-11-01T19:04:00Z">
        <w:r>
          <w:t>Critical areas to find events for / People to Cover:</w:t>
        </w:r>
      </w:ins>
    </w:p>
    <w:p w:rsidR="00BA7C2C" w:rsidRDefault="00BA7C2C" w:rsidP="00BA7C2C">
      <w:pPr>
        <w:pStyle w:val="ListParagraph"/>
        <w:numPr>
          <w:ilvl w:val="0"/>
          <w:numId w:val="36"/>
        </w:numPr>
        <w:spacing w:line="256" w:lineRule="auto"/>
        <w:rPr>
          <w:ins w:id="126" w:author="DSU" w:date="2015-11-01T19:04:00Z"/>
        </w:rPr>
      </w:pPr>
      <w:ins w:id="127" w:author="DSU" w:date="2015-11-01T19:04:00Z">
        <w:r>
          <w:t>War Hammer events</w:t>
        </w:r>
      </w:ins>
    </w:p>
    <w:p w:rsidR="00BA7C2C" w:rsidRDefault="00BA7C2C" w:rsidP="00BA7C2C">
      <w:pPr>
        <w:pStyle w:val="ListParagraph"/>
        <w:numPr>
          <w:ilvl w:val="0"/>
          <w:numId w:val="36"/>
        </w:numPr>
        <w:spacing w:line="256" w:lineRule="auto"/>
        <w:rPr>
          <w:ins w:id="128" w:author="DSU" w:date="2015-11-01T19:04:00Z"/>
        </w:rPr>
      </w:pPr>
      <w:ins w:id="129" w:author="DSU" w:date="2015-11-01T19:04:00Z">
        <w:r>
          <w:t>Video Games</w:t>
        </w:r>
      </w:ins>
    </w:p>
    <w:p w:rsidR="00BA7C2C" w:rsidRDefault="00BA7C2C" w:rsidP="00BA7C2C">
      <w:pPr>
        <w:pStyle w:val="ListParagraph"/>
        <w:numPr>
          <w:ilvl w:val="0"/>
          <w:numId w:val="36"/>
        </w:numPr>
        <w:spacing w:line="256" w:lineRule="auto"/>
        <w:rPr>
          <w:ins w:id="130" w:author="DSU" w:date="2015-11-01T19:04:00Z"/>
        </w:rPr>
      </w:pPr>
      <w:proofErr w:type="spellStart"/>
      <w:ins w:id="131" w:author="DSU" w:date="2015-11-01T19:04:00Z">
        <w:r>
          <w:t>RPGA</w:t>
        </w:r>
        <w:proofErr w:type="spellEnd"/>
      </w:ins>
    </w:p>
    <w:p w:rsidR="00BA7C2C" w:rsidRDefault="00BA7C2C" w:rsidP="00BA7C2C">
      <w:pPr>
        <w:pStyle w:val="ListParagraph"/>
        <w:numPr>
          <w:ilvl w:val="0"/>
          <w:numId w:val="36"/>
        </w:numPr>
        <w:spacing w:line="256" w:lineRule="auto"/>
        <w:rPr>
          <w:ins w:id="132" w:author="DSU" w:date="2015-11-01T19:04:00Z"/>
        </w:rPr>
      </w:pPr>
      <w:ins w:id="133" w:author="DSU" w:date="2015-11-01T19:04:00Z">
        <w:r>
          <w:t>Paint and Take</w:t>
        </w:r>
      </w:ins>
    </w:p>
    <w:p w:rsidR="00BA7C2C" w:rsidRDefault="00BA7C2C" w:rsidP="00BA7C2C">
      <w:pPr>
        <w:pStyle w:val="ListParagraph"/>
        <w:numPr>
          <w:ilvl w:val="0"/>
          <w:numId w:val="36"/>
        </w:numPr>
        <w:spacing w:line="256" w:lineRule="auto"/>
        <w:rPr>
          <w:ins w:id="134" w:author="DSU" w:date="2015-11-01T19:05:00Z"/>
        </w:rPr>
      </w:pPr>
      <w:ins w:id="135" w:author="DSU" w:date="2015-11-01T19:05:00Z">
        <w:r>
          <w:t>Game Design Students showing off their games</w:t>
        </w:r>
      </w:ins>
    </w:p>
    <w:p w:rsidR="00BA7C2C" w:rsidRDefault="00BA7C2C" w:rsidP="00BA7C2C">
      <w:pPr>
        <w:pStyle w:val="ListParagraph"/>
        <w:numPr>
          <w:ilvl w:val="1"/>
          <w:numId w:val="36"/>
        </w:numPr>
        <w:spacing w:line="256" w:lineRule="auto"/>
        <w:rPr>
          <w:ins w:id="136" w:author="DSU" w:date="2015-11-01T19:05:00Z"/>
        </w:rPr>
        <w:pPrChange w:id="137" w:author="DSU" w:date="2015-11-01T19:05:00Z">
          <w:pPr>
            <w:pStyle w:val="ListParagraph"/>
            <w:numPr>
              <w:numId w:val="36"/>
            </w:numPr>
            <w:spacing w:line="256" w:lineRule="auto"/>
            <w:ind w:hanging="360"/>
          </w:pPr>
        </w:pPrChange>
      </w:pPr>
      <w:ins w:id="138" w:author="DSU" w:date="2015-11-01T19:05:00Z">
        <w:r>
          <w:t>Typically in theater</w:t>
        </w:r>
      </w:ins>
    </w:p>
    <w:p w:rsidR="00BA7C2C" w:rsidRDefault="00BA7C2C" w:rsidP="00BA7C2C">
      <w:pPr>
        <w:pStyle w:val="ListParagraph"/>
        <w:numPr>
          <w:ilvl w:val="1"/>
          <w:numId w:val="36"/>
        </w:numPr>
        <w:spacing w:line="256" w:lineRule="auto"/>
        <w:rPr>
          <w:ins w:id="139" w:author="DSU" w:date="2015-11-01T19:05:00Z"/>
        </w:rPr>
        <w:pPrChange w:id="140" w:author="DSU" w:date="2015-11-01T19:05:00Z">
          <w:pPr>
            <w:pStyle w:val="ListParagraph"/>
            <w:numPr>
              <w:numId w:val="36"/>
            </w:numPr>
            <w:spacing w:line="256" w:lineRule="auto"/>
            <w:ind w:hanging="360"/>
          </w:pPr>
        </w:pPrChange>
      </w:pPr>
      <w:ins w:id="141" w:author="DSU" w:date="2015-11-01T19:05:00Z">
        <w:r>
          <w:t>Tried to move it to main hall in 2015</w:t>
        </w:r>
      </w:ins>
    </w:p>
    <w:p w:rsidR="00BA7C2C" w:rsidRDefault="00AA4F7B" w:rsidP="00AA4F7B">
      <w:pPr>
        <w:pStyle w:val="ListParagraph"/>
        <w:numPr>
          <w:ilvl w:val="0"/>
          <w:numId w:val="36"/>
        </w:numPr>
        <w:spacing w:line="256" w:lineRule="auto"/>
        <w:rPr>
          <w:ins w:id="142" w:author="DSU" w:date="2015-11-02T16:47:00Z"/>
        </w:rPr>
        <w:pPrChange w:id="143" w:author="DSU" w:date="2015-11-01T23:14:00Z">
          <w:pPr>
            <w:pStyle w:val="ListParagraph"/>
            <w:numPr>
              <w:numId w:val="36"/>
            </w:numPr>
            <w:spacing w:line="256" w:lineRule="auto"/>
            <w:ind w:hanging="360"/>
          </w:pPr>
        </w:pPrChange>
      </w:pPr>
      <w:ins w:id="144" w:author="DSU" w:date="2015-11-01T23:14:00Z">
        <w:r>
          <w:t>Computer games</w:t>
        </w:r>
      </w:ins>
    </w:p>
    <w:p w:rsidR="00066E0E" w:rsidRDefault="00066E0E" w:rsidP="00B508F5">
      <w:pPr>
        <w:spacing w:line="256" w:lineRule="auto"/>
        <w:rPr>
          <w:ins w:id="145" w:author="DSU" w:date="2015-11-03T15:45:00Z"/>
        </w:rPr>
        <w:pPrChange w:id="146" w:author="DSU" w:date="2015-11-03T15:45:00Z">
          <w:pPr>
            <w:pStyle w:val="ListParagraph"/>
            <w:numPr>
              <w:numId w:val="36"/>
            </w:numPr>
            <w:spacing w:line="256" w:lineRule="auto"/>
            <w:ind w:hanging="360"/>
          </w:pPr>
        </w:pPrChange>
      </w:pPr>
    </w:p>
    <w:p w:rsidR="00B508F5" w:rsidRDefault="00B508F5" w:rsidP="00B508F5">
      <w:pPr>
        <w:spacing w:line="256" w:lineRule="auto"/>
        <w:rPr>
          <w:ins w:id="147" w:author="DSU" w:date="2015-11-03T15:45:00Z"/>
        </w:rPr>
        <w:pPrChange w:id="148" w:author="DSU" w:date="2015-11-03T15:45:00Z">
          <w:pPr>
            <w:pStyle w:val="ListParagraph"/>
            <w:numPr>
              <w:numId w:val="36"/>
            </w:numPr>
            <w:spacing w:line="256" w:lineRule="auto"/>
            <w:ind w:hanging="360"/>
          </w:pPr>
        </w:pPrChange>
      </w:pPr>
      <w:ins w:id="149" w:author="DSU" w:date="2015-11-03T15:45:00Z">
        <w:r>
          <w:t>Signup sheet</w:t>
        </w:r>
      </w:ins>
    </w:p>
    <w:p w:rsidR="00B508F5" w:rsidRDefault="00B508F5" w:rsidP="00B508F5">
      <w:pPr>
        <w:spacing w:line="256" w:lineRule="auto"/>
        <w:rPr>
          <w:ins w:id="150" w:author="DSU" w:date="2015-11-03T20:06:00Z"/>
        </w:rPr>
        <w:pPrChange w:id="151" w:author="DSU" w:date="2015-11-03T15:45:00Z">
          <w:pPr>
            <w:pStyle w:val="ListParagraph"/>
            <w:numPr>
              <w:numId w:val="36"/>
            </w:numPr>
            <w:spacing w:line="256" w:lineRule="auto"/>
            <w:ind w:hanging="360"/>
          </w:pPr>
        </w:pPrChange>
      </w:pPr>
      <w:ins w:id="152" w:author="DSU" w:date="2015-11-03T15:45:00Z">
        <w:r>
          <w:tab/>
          <w:t>Be sure to have locations on there!!</w:t>
        </w:r>
      </w:ins>
    </w:p>
    <w:p w:rsidR="00C84F87" w:rsidRDefault="00C84F87" w:rsidP="00B508F5">
      <w:pPr>
        <w:spacing w:line="256" w:lineRule="auto"/>
        <w:rPr>
          <w:ins w:id="153" w:author="DSU" w:date="2015-11-03T20:08:00Z"/>
        </w:rPr>
        <w:pPrChange w:id="154" w:author="DSU" w:date="2015-11-03T15:45:00Z">
          <w:pPr>
            <w:pStyle w:val="ListParagraph"/>
            <w:numPr>
              <w:numId w:val="36"/>
            </w:numPr>
            <w:spacing w:line="256" w:lineRule="auto"/>
            <w:ind w:hanging="360"/>
          </w:pPr>
        </w:pPrChange>
      </w:pPr>
      <w:ins w:id="155" w:author="DSU" w:date="2015-11-03T20:08:00Z">
        <w:r>
          <w:tab/>
          <w:t xml:space="preserve">Say all events should wrap up around </w:t>
        </w:r>
        <w:proofErr w:type="spellStart"/>
        <w:r>
          <w:t>5pm</w:t>
        </w:r>
        <w:proofErr w:type="spellEnd"/>
        <w:r>
          <w:t xml:space="preserve"> the last day</w:t>
        </w:r>
      </w:ins>
    </w:p>
    <w:p w:rsidR="00C84F87" w:rsidRDefault="00C84F87" w:rsidP="00B508F5">
      <w:pPr>
        <w:spacing w:line="256" w:lineRule="auto"/>
        <w:rPr>
          <w:ins w:id="156" w:author="DSU" w:date="2015-11-03T20:08:00Z"/>
        </w:rPr>
        <w:pPrChange w:id="157" w:author="DSU" w:date="2015-11-03T15:45:00Z">
          <w:pPr>
            <w:pStyle w:val="ListParagraph"/>
            <w:numPr>
              <w:numId w:val="36"/>
            </w:numPr>
            <w:spacing w:line="256" w:lineRule="auto"/>
            <w:ind w:hanging="360"/>
          </w:pPr>
        </w:pPrChange>
      </w:pPr>
      <w:ins w:id="158" w:author="DSU" w:date="2015-11-03T20:08:00Z">
        <w:r>
          <w:tab/>
          <w:t xml:space="preserve">Say all events start up around </w:t>
        </w:r>
        <w:proofErr w:type="spellStart"/>
        <w:r>
          <w:t>5pm</w:t>
        </w:r>
        <w:proofErr w:type="spellEnd"/>
        <w:r>
          <w:t xml:space="preserve"> the first day</w:t>
        </w:r>
      </w:ins>
    </w:p>
    <w:p w:rsidR="00C84F87" w:rsidRDefault="002C7953" w:rsidP="00B508F5">
      <w:pPr>
        <w:spacing w:line="256" w:lineRule="auto"/>
        <w:rPr>
          <w:ins w:id="159" w:author="DSU" w:date="2015-11-04T00:18:00Z"/>
        </w:rPr>
        <w:pPrChange w:id="160" w:author="DSU" w:date="2015-11-03T15:45:00Z">
          <w:pPr>
            <w:pStyle w:val="ListParagraph"/>
            <w:numPr>
              <w:numId w:val="36"/>
            </w:numPr>
            <w:spacing w:line="256" w:lineRule="auto"/>
            <w:ind w:hanging="360"/>
          </w:pPr>
        </w:pPrChange>
      </w:pPr>
      <w:ins w:id="161" w:author="DSU" w:date="2015-11-03T22:55:00Z">
        <w:r>
          <w:t xml:space="preserve">Converting from </w:t>
        </w:r>
        <w:proofErr w:type="spellStart"/>
        <w:r>
          <w:t>sched</w:t>
        </w:r>
        <w:proofErr w:type="spellEnd"/>
        <w:r>
          <w:t xml:space="preserve"> to booklet</w:t>
        </w:r>
      </w:ins>
    </w:p>
    <w:p w:rsidR="00995A94" w:rsidRDefault="00995A94" w:rsidP="00995A94">
      <w:pPr>
        <w:pStyle w:val="ListParagraph"/>
        <w:numPr>
          <w:ilvl w:val="0"/>
          <w:numId w:val="37"/>
        </w:numPr>
        <w:spacing w:line="256" w:lineRule="auto"/>
        <w:rPr>
          <w:ins w:id="162" w:author="DSU" w:date="2015-11-04T00:18:00Z"/>
        </w:rPr>
        <w:pPrChange w:id="163" w:author="DSU" w:date="2015-11-04T00:22:00Z">
          <w:pPr>
            <w:pStyle w:val="ListParagraph"/>
            <w:numPr>
              <w:numId w:val="36"/>
            </w:numPr>
            <w:spacing w:line="256" w:lineRule="auto"/>
            <w:ind w:hanging="360"/>
          </w:pPr>
        </w:pPrChange>
      </w:pPr>
      <w:ins w:id="164" w:author="DSU" w:date="2015-11-04T00:18:00Z">
        <w:r>
          <w:t xml:space="preserve">Download the latest </w:t>
        </w:r>
        <w:proofErr w:type="spellStart"/>
        <w:r>
          <w:t>sched</w:t>
        </w:r>
        <w:proofErr w:type="spellEnd"/>
        <w:r>
          <w:t xml:space="preserve"> schedule from the </w:t>
        </w:r>
        <w:proofErr w:type="spellStart"/>
        <w:r>
          <w:t>sched</w:t>
        </w:r>
        <w:proofErr w:type="spellEnd"/>
        <w:r>
          <w:t xml:space="preserve"> site.</w:t>
        </w:r>
      </w:ins>
    </w:p>
    <w:p w:rsidR="00995A94" w:rsidRDefault="00995A94" w:rsidP="00995A94">
      <w:pPr>
        <w:pStyle w:val="ListParagraph"/>
        <w:numPr>
          <w:ilvl w:val="0"/>
          <w:numId w:val="37"/>
        </w:numPr>
        <w:spacing w:line="256" w:lineRule="auto"/>
        <w:rPr>
          <w:ins w:id="165" w:author="DSU" w:date="2015-11-04T00:19:00Z"/>
        </w:rPr>
        <w:pPrChange w:id="166" w:author="DSU" w:date="2015-11-04T00:22:00Z">
          <w:pPr>
            <w:pStyle w:val="ListParagraph"/>
            <w:numPr>
              <w:numId w:val="36"/>
            </w:numPr>
            <w:spacing w:line="256" w:lineRule="auto"/>
            <w:ind w:hanging="360"/>
          </w:pPr>
        </w:pPrChange>
      </w:pPr>
      <w:ins w:id="167" w:author="DSU" w:date="2015-11-04T00:18:00Z">
        <w:r>
          <w:t xml:space="preserve">Open up the file, remove the </w:t>
        </w:r>
      </w:ins>
      <w:ins w:id="168" w:author="DSU" w:date="2015-11-04T00:19:00Z">
        <w:r>
          <w:t>first 5 rows</w:t>
        </w:r>
      </w:ins>
    </w:p>
    <w:p w:rsidR="00995A94" w:rsidRDefault="00995A94" w:rsidP="00995A94">
      <w:pPr>
        <w:pStyle w:val="ListParagraph"/>
        <w:numPr>
          <w:ilvl w:val="0"/>
          <w:numId w:val="37"/>
        </w:numPr>
        <w:spacing w:line="256" w:lineRule="auto"/>
        <w:rPr>
          <w:ins w:id="169" w:author="DSU" w:date="2015-11-04T00:20:00Z"/>
        </w:rPr>
        <w:pPrChange w:id="170" w:author="DSU" w:date="2015-11-04T00:22:00Z">
          <w:pPr>
            <w:pStyle w:val="ListParagraph"/>
            <w:numPr>
              <w:numId w:val="36"/>
            </w:numPr>
            <w:spacing w:line="256" w:lineRule="auto"/>
            <w:ind w:hanging="360"/>
          </w:pPr>
        </w:pPrChange>
      </w:pPr>
      <w:ins w:id="171" w:author="DSU" w:date="2015-11-04T00:19:00Z">
        <w:r>
          <w:t xml:space="preserve">Then remove what now </w:t>
        </w:r>
      </w:ins>
      <w:ins w:id="172" w:author="DSU" w:date="2015-11-04T00:20:00Z">
        <w:r>
          <w:t>should</w:t>
        </w:r>
      </w:ins>
      <w:ins w:id="173" w:author="DSU" w:date="2015-11-04T00:19:00Z">
        <w:r>
          <w:t xml:space="preserve"> </w:t>
        </w:r>
      </w:ins>
      <w:ins w:id="174" w:author="DSU" w:date="2015-11-04T00:20:00Z">
        <w:r>
          <w:t>be the 2</w:t>
        </w:r>
        <w:r w:rsidRPr="00995A94">
          <w:rPr>
            <w:vertAlign w:val="superscript"/>
            <w:rPrChange w:id="175" w:author="DSU" w:date="2015-11-04T00:22:00Z">
              <w:rPr/>
            </w:rPrChange>
          </w:rPr>
          <w:t>nd</w:t>
        </w:r>
        <w:r>
          <w:t xml:space="preserve"> and third row.</w:t>
        </w:r>
      </w:ins>
    </w:p>
    <w:p w:rsidR="00995A94" w:rsidRDefault="00995A94" w:rsidP="00995A94">
      <w:pPr>
        <w:pStyle w:val="ListParagraph"/>
        <w:numPr>
          <w:ilvl w:val="0"/>
          <w:numId w:val="37"/>
        </w:numPr>
        <w:spacing w:line="256" w:lineRule="auto"/>
        <w:rPr>
          <w:ins w:id="176" w:author="DSU" w:date="2015-11-04T00:21:00Z"/>
        </w:rPr>
        <w:pPrChange w:id="177" w:author="DSU" w:date="2015-11-04T00:22:00Z">
          <w:pPr>
            <w:pStyle w:val="ListParagraph"/>
            <w:numPr>
              <w:numId w:val="36"/>
            </w:numPr>
            <w:spacing w:line="256" w:lineRule="auto"/>
            <w:ind w:hanging="360"/>
          </w:pPr>
        </w:pPrChange>
      </w:pPr>
      <w:ins w:id="178" w:author="DSU" w:date="2015-11-04T00:20:00Z">
        <w:r>
          <w:t>Save it as a csv file</w:t>
        </w:r>
      </w:ins>
      <w:ins w:id="179" w:author="DSU" w:date="2015-11-04T00:21:00Z">
        <w:r>
          <w:t xml:space="preserve"> named “</w:t>
        </w:r>
        <w:proofErr w:type="spellStart"/>
        <w:r>
          <w:t>sched</w:t>
        </w:r>
        <w:proofErr w:type="spellEnd"/>
        <w:r>
          <w:t xml:space="preserve"> final”</w:t>
        </w:r>
      </w:ins>
    </w:p>
    <w:p w:rsidR="00995A94" w:rsidRDefault="00995A94" w:rsidP="00995A94">
      <w:pPr>
        <w:pStyle w:val="ListParagraph"/>
        <w:numPr>
          <w:ilvl w:val="0"/>
          <w:numId w:val="37"/>
        </w:numPr>
        <w:spacing w:line="256" w:lineRule="auto"/>
        <w:rPr>
          <w:ins w:id="180" w:author="DSU" w:date="2015-11-04T00:21:00Z"/>
        </w:rPr>
        <w:pPrChange w:id="181" w:author="DSU" w:date="2015-11-04T00:22:00Z">
          <w:pPr>
            <w:pStyle w:val="ListParagraph"/>
            <w:numPr>
              <w:numId w:val="36"/>
            </w:numPr>
            <w:spacing w:line="256" w:lineRule="auto"/>
            <w:ind w:hanging="360"/>
          </w:pPr>
        </w:pPrChange>
      </w:pPr>
      <w:ins w:id="182" w:author="DSU" w:date="2015-11-04T00:21:00Z">
        <w:r>
          <w:t xml:space="preserve">Run the following command </w:t>
        </w:r>
      </w:ins>
      <w:ins w:id="183" w:author="DSU" w:date="2015-11-04T00:22:00Z">
        <w:r>
          <w:t>in command line in the Schedule folder</w:t>
        </w:r>
      </w:ins>
      <w:ins w:id="184" w:author="DSU" w:date="2015-11-04T00:21:00Z">
        <w:r>
          <w:t>:</w:t>
        </w:r>
      </w:ins>
    </w:p>
    <w:p w:rsidR="00995A94" w:rsidRDefault="00995A94" w:rsidP="00995A94">
      <w:pPr>
        <w:pStyle w:val="ListParagraph"/>
        <w:numPr>
          <w:ilvl w:val="1"/>
          <w:numId w:val="37"/>
        </w:numPr>
        <w:spacing w:line="256" w:lineRule="auto"/>
        <w:rPr>
          <w:ins w:id="185" w:author="DSU" w:date="2015-11-03T22:55:00Z"/>
        </w:rPr>
        <w:pPrChange w:id="186" w:author="DSU" w:date="2015-11-04T00:22:00Z">
          <w:pPr>
            <w:pStyle w:val="ListParagraph"/>
            <w:numPr>
              <w:numId w:val="36"/>
            </w:numPr>
            <w:spacing w:line="256" w:lineRule="auto"/>
            <w:ind w:hanging="360"/>
          </w:pPr>
        </w:pPrChange>
      </w:pPr>
      <w:proofErr w:type="spellStart"/>
      <w:ins w:id="187" w:author="DSU" w:date="2015-11-04T00:21:00Z">
        <w:r>
          <w:t>Php</w:t>
        </w:r>
        <w:proofErr w:type="spellEnd"/>
        <w:r>
          <w:t xml:space="preserve"> </w:t>
        </w:r>
        <w:proofErr w:type="spellStart"/>
        <w:r>
          <w:t>schedtoBooklet.php</w:t>
        </w:r>
        <w:proofErr w:type="spellEnd"/>
        <w:r>
          <w:t xml:space="preserve"> &gt; </w:t>
        </w:r>
        <w:proofErr w:type="spellStart"/>
        <w:r>
          <w:t>bookletDescriptions.txt</w:t>
        </w:r>
      </w:ins>
      <w:proofErr w:type="spellEnd"/>
    </w:p>
    <w:p w:rsidR="002C7953" w:rsidRDefault="00995A94" w:rsidP="00995A94">
      <w:pPr>
        <w:pStyle w:val="ListParagraph"/>
        <w:numPr>
          <w:ilvl w:val="0"/>
          <w:numId w:val="37"/>
        </w:numPr>
        <w:spacing w:line="256" w:lineRule="auto"/>
        <w:rPr>
          <w:ins w:id="188" w:author="DSU" w:date="2015-11-03T22:58:00Z"/>
        </w:rPr>
        <w:pPrChange w:id="189" w:author="DSU" w:date="2015-11-04T00:22:00Z">
          <w:pPr>
            <w:pStyle w:val="ListParagraph"/>
            <w:numPr>
              <w:numId w:val="36"/>
            </w:numPr>
            <w:spacing w:line="256" w:lineRule="auto"/>
            <w:ind w:hanging="360"/>
          </w:pPr>
        </w:pPrChange>
      </w:pPr>
      <w:ins w:id="190" w:author="DSU" w:date="2015-11-04T00:22:00Z">
        <w:r>
          <w:t>Take text from file and paste it into a word document</w:t>
        </w:r>
      </w:ins>
    </w:p>
    <w:p w:rsidR="00307CF6" w:rsidRDefault="00307CF6" w:rsidP="00995A94">
      <w:pPr>
        <w:pStyle w:val="ListParagraph"/>
        <w:numPr>
          <w:ilvl w:val="0"/>
          <w:numId w:val="37"/>
        </w:numPr>
        <w:spacing w:line="256" w:lineRule="auto"/>
        <w:rPr>
          <w:ins w:id="191" w:author="DSU" w:date="2015-11-03T22:56:00Z"/>
        </w:rPr>
        <w:pPrChange w:id="192" w:author="DSU" w:date="2015-11-04T00:22:00Z">
          <w:pPr>
            <w:pStyle w:val="ListParagraph"/>
            <w:numPr>
              <w:numId w:val="36"/>
            </w:numPr>
            <w:spacing w:line="256" w:lineRule="auto"/>
            <w:ind w:hanging="360"/>
          </w:pPr>
        </w:pPrChange>
      </w:pPr>
      <w:ins w:id="193" w:author="DSU" w:date="2015-11-03T22:59:00Z">
        <w:r>
          <w:t>Use the no spacing formatting</w:t>
        </w:r>
      </w:ins>
    </w:p>
    <w:p w:rsidR="002C7953" w:rsidRDefault="002C7953" w:rsidP="00995A94">
      <w:pPr>
        <w:pStyle w:val="ListParagraph"/>
        <w:numPr>
          <w:ilvl w:val="0"/>
          <w:numId w:val="37"/>
        </w:numPr>
        <w:spacing w:line="256" w:lineRule="auto"/>
        <w:rPr>
          <w:ins w:id="194" w:author="DSU" w:date="2015-11-03T22:56:00Z"/>
        </w:rPr>
        <w:pPrChange w:id="195" w:author="DSU" w:date="2015-11-04T00:22:00Z">
          <w:pPr>
            <w:pStyle w:val="ListParagraph"/>
            <w:numPr>
              <w:numId w:val="36"/>
            </w:numPr>
            <w:spacing w:line="256" w:lineRule="auto"/>
            <w:ind w:hanging="360"/>
          </w:pPr>
        </w:pPrChange>
      </w:pPr>
      <w:ins w:id="196" w:author="DSU" w:date="2015-11-03T22:56:00Z">
        <w:r>
          <w:t xml:space="preserve">Search for this, with wildcards on : </w:t>
        </w:r>
        <w:r w:rsidRPr="002C7953">
          <w:t>\&lt;</w:t>
        </w:r>
        <w:r>
          <w:t>b</w:t>
        </w:r>
        <w:r w:rsidRPr="002C7953">
          <w:t>\&gt;(*)\&lt;/</w:t>
        </w:r>
        <w:r>
          <w:t>b</w:t>
        </w:r>
        <w:r w:rsidRPr="002C7953">
          <w:t>\&gt;</w:t>
        </w:r>
      </w:ins>
    </w:p>
    <w:p w:rsidR="002C7953" w:rsidRDefault="002C7953" w:rsidP="00995A94">
      <w:pPr>
        <w:pStyle w:val="ListParagraph"/>
        <w:numPr>
          <w:ilvl w:val="0"/>
          <w:numId w:val="37"/>
        </w:numPr>
        <w:spacing w:line="256" w:lineRule="auto"/>
        <w:rPr>
          <w:ins w:id="197" w:author="DSU" w:date="2015-11-03T22:56:00Z"/>
        </w:rPr>
        <w:pPrChange w:id="198" w:author="DSU" w:date="2015-11-04T00:22:00Z">
          <w:pPr>
            <w:pStyle w:val="ListParagraph"/>
            <w:numPr>
              <w:numId w:val="36"/>
            </w:numPr>
            <w:spacing w:line="256" w:lineRule="auto"/>
            <w:ind w:hanging="360"/>
          </w:pPr>
        </w:pPrChange>
      </w:pPr>
      <w:ins w:id="199" w:author="DSU" w:date="2015-11-03T22:56:00Z">
        <w:r>
          <w:t xml:space="preserve">Replace with this </w:t>
        </w:r>
        <w:bookmarkStart w:id="200" w:name="_GoBack"/>
        <w:bookmarkEnd w:id="200"/>
        <w:r>
          <w:t>: \1</w:t>
        </w:r>
      </w:ins>
    </w:p>
    <w:p w:rsidR="002C7953" w:rsidRDefault="002C7953" w:rsidP="00995A94">
      <w:pPr>
        <w:pStyle w:val="ListParagraph"/>
        <w:numPr>
          <w:ilvl w:val="1"/>
          <w:numId w:val="37"/>
        </w:numPr>
        <w:spacing w:line="256" w:lineRule="auto"/>
        <w:rPr>
          <w:ins w:id="201" w:author="DSU" w:date="2015-11-03T22:57:00Z"/>
        </w:rPr>
        <w:pPrChange w:id="202" w:author="DSU" w:date="2015-11-04T00:22:00Z">
          <w:pPr>
            <w:pStyle w:val="ListParagraph"/>
            <w:numPr>
              <w:numId w:val="36"/>
            </w:numPr>
            <w:spacing w:line="256" w:lineRule="auto"/>
            <w:ind w:hanging="360"/>
          </w:pPr>
        </w:pPrChange>
      </w:pPr>
      <w:ins w:id="203" w:author="DSU" w:date="2015-11-03T22:56:00Z">
        <w:r>
          <w:lastRenderedPageBreak/>
          <w:t xml:space="preserve">With formatting of 13 </w:t>
        </w:r>
        <w:proofErr w:type="spellStart"/>
        <w:r>
          <w:t>px</w:t>
        </w:r>
        <w:proofErr w:type="spellEnd"/>
        <w:r>
          <w:t xml:space="preserve"> and </w:t>
        </w:r>
      </w:ins>
      <w:ins w:id="204" w:author="DSU" w:date="2015-11-03T22:57:00Z">
        <w:r>
          <w:t>bold font</w:t>
        </w:r>
      </w:ins>
    </w:p>
    <w:p w:rsidR="002C7953" w:rsidRDefault="002C7953" w:rsidP="00995A94">
      <w:pPr>
        <w:pStyle w:val="ListParagraph"/>
        <w:numPr>
          <w:ilvl w:val="0"/>
          <w:numId w:val="37"/>
        </w:numPr>
        <w:spacing w:line="256" w:lineRule="auto"/>
        <w:rPr>
          <w:ins w:id="205" w:author="DSU" w:date="2015-11-03T22:57:00Z"/>
        </w:rPr>
        <w:pPrChange w:id="206" w:author="DSU" w:date="2015-11-04T00:22:00Z">
          <w:pPr>
            <w:pStyle w:val="ListParagraph"/>
            <w:numPr>
              <w:numId w:val="36"/>
            </w:numPr>
            <w:spacing w:line="256" w:lineRule="auto"/>
            <w:ind w:hanging="360"/>
          </w:pPr>
        </w:pPrChange>
      </w:pPr>
      <w:ins w:id="207" w:author="DSU" w:date="2015-11-03T22:57:00Z">
        <w:r>
          <w:t xml:space="preserve">Next search for this, with wildcards on : </w:t>
        </w:r>
        <w:r w:rsidRPr="002C7953">
          <w:t>\&lt;</w:t>
        </w:r>
        <w:proofErr w:type="spellStart"/>
        <w:r w:rsidRPr="002C7953">
          <w:t>i</w:t>
        </w:r>
        <w:proofErr w:type="spellEnd"/>
        <w:r w:rsidRPr="002C7953">
          <w:t>\&gt;(*)\&lt;/</w:t>
        </w:r>
        <w:proofErr w:type="spellStart"/>
        <w:r w:rsidRPr="002C7953">
          <w:t>i</w:t>
        </w:r>
        <w:proofErr w:type="spellEnd"/>
        <w:r w:rsidRPr="002C7953">
          <w:t>\&gt;</w:t>
        </w:r>
      </w:ins>
    </w:p>
    <w:p w:rsidR="002C7953" w:rsidRDefault="002C7953" w:rsidP="00995A94">
      <w:pPr>
        <w:pStyle w:val="ListParagraph"/>
        <w:numPr>
          <w:ilvl w:val="0"/>
          <w:numId w:val="37"/>
        </w:numPr>
        <w:spacing w:line="256" w:lineRule="auto"/>
        <w:rPr>
          <w:ins w:id="208" w:author="DSU" w:date="2015-11-03T22:57:00Z"/>
        </w:rPr>
        <w:pPrChange w:id="209" w:author="DSU" w:date="2015-11-04T00:22:00Z">
          <w:pPr>
            <w:pStyle w:val="ListParagraph"/>
            <w:numPr>
              <w:numId w:val="36"/>
            </w:numPr>
            <w:spacing w:line="256" w:lineRule="auto"/>
            <w:ind w:hanging="360"/>
          </w:pPr>
        </w:pPrChange>
      </w:pPr>
      <w:ins w:id="210" w:author="DSU" w:date="2015-11-03T22:57:00Z">
        <w:r>
          <w:t>Replace with this : \1</w:t>
        </w:r>
      </w:ins>
    </w:p>
    <w:p w:rsidR="002C7953" w:rsidRDefault="002C7953" w:rsidP="00995A94">
      <w:pPr>
        <w:pStyle w:val="ListParagraph"/>
        <w:numPr>
          <w:ilvl w:val="1"/>
          <w:numId w:val="37"/>
        </w:numPr>
        <w:spacing w:line="256" w:lineRule="auto"/>
        <w:rPr>
          <w:ins w:id="211" w:author="DSU" w:date="2015-11-01T19:04:00Z"/>
        </w:rPr>
        <w:pPrChange w:id="212" w:author="DSU" w:date="2015-11-04T00:22:00Z">
          <w:pPr>
            <w:pStyle w:val="ListParagraph"/>
            <w:numPr>
              <w:numId w:val="36"/>
            </w:numPr>
            <w:spacing w:line="256" w:lineRule="auto"/>
            <w:ind w:hanging="360"/>
          </w:pPr>
        </w:pPrChange>
      </w:pPr>
      <w:ins w:id="213" w:author="DSU" w:date="2015-11-03T22:57:00Z">
        <w:r>
          <w:t xml:space="preserve">With formatting of </w:t>
        </w:r>
      </w:ins>
      <w:ins w:id="214" w:author="DSU" w:date="2015-11-03T22:58:00Z">
        <w:r>
          <w:t xml:space="preserve">12 </w:t>
        </w:r>
        <w:proofErr w:type="spellStart"/>
        <w:r>
          <w:t>px</w:t>
        </w:r>
        <w:proofErr w:type="spellEnd"/>
        <w:r>
          <w:t xml:space="preserve">, italic and </w:t>
        </w:r>
        <w:proofErr w:type="spellStart"/>
        <w:r>
          <w:t>6px</w:t>
        </w:r>
        <w:proofErr w:type="spellEnd"/>
        <w:r>
          <w:t xml:space="preserve"> spacing after paragraph</w:t>
        </w:r>
      </w:ins>
    </w:p>
    <w:p w:rsidR="00F47F0E" w:rsidRPr="00466607" w:rsidRDefault="00F47F0E" w:rsidP="00343CF8"/>
    <w:p w:rsidR="00F565A8" w:rsidRDefault="00F565A8" w:rsidP="00F565A8">
      <w:pPr>
        <w:pStyle w:val="ListParagraph"/>
        <w:numPr>
          <w:ilvl w:val="0"/>
          <w:numId w:val="4"/>
        </w:numPr>
        <w:spacing w:after="0" w:line="240" w:lineRule="auto"/>
      </w:pPr>
      <w:r>
        <w:t xml:space="preserve">Before </w:t>
      </w:r>
      <w:proofErr w:type="spellStart"/>
      <w:r>
        <w:t>Nanocon</w:t>
      </w:r>
      <w:proofErr w:type="spellEnd"/>
    </w:p>
    <w:p w:rsidR="00F565A8" w:rsidRDefault="00F565A8" w:rsidP="00F565A8">
      <w:pPr>
        <w:pStyle w:val="ListParagraph"/>
        <w:numPr>
          <w:ilvl w:val="1"/>
          <w:numId w:val="4"/>
        </w:numPr>
        <w:spacing w:after="0" w:line="240" w:lineRule="auto"/>
      </w:pPr>
      <w:r>
        <w:t>Schedule Gaming Club members to run events.</w:t>
      </w:r>
    </w:p>
    <w:p w:rsidR="00F565A8" w:rsidRDefault="00F565A8" w:rsidP="00F565A8">
      <w:pPr>
        <w:pStyle w:val="ListParagraph"/>
        <w:numPr>
          <w:ilvl w:val="1"/>
          <w:numId w:val="4"/>
        </w:numPr>
        <w:spacing w:after="0" w:line="240" w:lineRule="auto"/>
      </w:pPr>
      <w:r>
        <w:t xml:space="preserve">Find outside people/organizations to run events at </w:t>
      </w:r>
      <w:proofErr w:type="spellStart"/>
      <w:r>
        <w:t>Nanocon</w:t>
      </w:r>
      <w:proofErr w:type="spellEnd"/>
      <w:r>
        <w:t>.</w:t>
      </w:r>
    </w:p>
    <w:p w:rsidR="00F565A8" w:rsidRDefault="00F565A8" w:rsidP="00F565A8">
      <w:pPr>
        <w:pStyle w:val="ListParagraph"/>
        <w:numPr>
          <w:ilvl w:val="1"/>
          <w:numId w:val="4"/>
        </w:numPr>
        <w:spacing w:after="0" w:line="240" w:lineRule="auto"/>
      </w:pPr>
      <w:r>
        <w:t>Schedule events.</w:t>
      </w:r>
    </w:p>
    <w:p w:rsidR="00F565A8" w:rsidRDefault="00F565A8" w:rsidP="00F565A8">
      <w:pPr>
        <w:pStyle w:val="ListParagraph"/>
        <w:numPr>
          <w:ilvl w:val="0"/>
          <w:numId w:val="4"/>
        </w:numPr>
        <w:spacing w:after="0" w:line="240" w:lineRule="auto"/>
      </w:pPr>
      <w:r>
        <w:t xml:space="preserve">At </w:t>
      </w:r>
      <w:proofErr w:type="spellStart"/>
      <w:r>
        <w:t>Nanocon</w:t>
      </w:r>
      <w:proofErr w:type="spellEnd"/>
    </w:p>
    <w:p w:rsidR="00F565A8" w:rsidRDefault="00F565A8" w:rsidP="00F565A8">
      <w:pPr>
        <w:pStyle w:val="ListParagraph"/>
        <w:numPr>
          <w:ilvl w:val="1"/>
          <w:numId w:val="4"/>
        </w:numPr>
        <w:spacing w:after="0" w:line="240" w:lineRule="auto"/>
      </w:pPr>
      <w:r>
        <w:t>Give all event organizers their respective event organizer packet.</w:t>
      </w:r>
    </w:p>
    <w:p w:rsidR="00F565A8" w:rsidRDefault="00F565A8" w:rsidP="00F565A8">
      <w:pPr>
        <w:pStyle w:val="ListParagraph"/>
        <w:numPr>
          <w:ilvl w:val="1"/>
          <w:numId w:val="4"/>
        </w:numPr>
        <w:spacing w:after="0" w:line="240" w:lineRule="auto"/>
      </w:pPr>
      <w:r w:rsidRPr="00427752">
        <w:t>Make</w:t>
      </w:r>
      <w:r>
        <w:t xml:space="preserve"> sure all event organizers are aware of the event procedure.</w:t>
      </w:r>
    </w:p>
    <w:p w:rsidR="00F565A8" w:rsidRDefault="00F565A8" w:rsidP="00F565A8">
      <w:pPr>
        <w:pStyle w:val="ListParagraph"/>
        <w:numPr>
          <w:ilvl w:val="1"/>
          <w:numId w:val="4"/>
        </w:numPr>
        <w:spacing w:after="0" w:line="240" w:lineRule="auto"/>
      </w:pPr>
      <w:r>
        <w:t xml:space="preserve">Make sure all event organizers are at their designated feature table at their designated time. </w:t>
      </w:r>
    </w:p>
    <w:p w:rsidR="00F565A8" w:rsidRDefault="00F565A8" w:rsidP="00F565A8">
      <w:pPr>
        <w:pStyle w:val="ListParagraph"/>
        <w:numPr>
          <w:ilvl w:val="1"/>
          <w:numId w:val="4"/>
        </w:numPr>
        <w:spacing w:after="0" w:line="240" w:lineRule="auto"/>
      </w:pPr>
      <w:r>
        <w:t>Field any schedule changes, and alert the On Site Schedule Manager of any changes (including new events).</w:t>
      </w:r>
    </w:p>
    <w:p w:rsidR="00F565A8" w:rsidRDefault="00F565A8" w:rsidP="00F565A8">
      <w:pPr>
        <w:pStyle w:val="ListParagraph"/>
        <w:numPr>
          <w:ilvl w:val="0"/>
          <w:numId w:val="4"/>
        </w:numPr>
        <w:spacing w:after="0" w:line="240" w:lineRule="auto"/>
      </w:pPr>
      <w:r>
        <w:t xml:space="preserve">After </w:t>
      </w:r>
      <w:proofErr w:type="spellStart"/>
      <w:r>
        <w:t>Nanocon</w:t>
      </w:r>
      <w:proofErr w:type="spellEnd"/>
    </w:p>
    <w:p w:rsidR="00F565A8" w:rsidRDefault="00F565A8" w:rsidP="00F565A8">
      <w:pPr>
        <w:pStyle w:val="ListParagraph"/>
        <w:numPr>
          <w:ilvl w:val="1"/>
          <w:numId w:val="4"/>
        </w:numPr>
        <w:spacing w:after="0" w:line="240" w:lineRule="auto"/>
      </w:pPr>
      <w:r>
        <w:t>Send Thank You letters to all people/organizations who ran events.</w:t>
      </w:r>
    </w:p>
    <w:p w:rsidR="00421C5D" w:rsidRDefault="00421C5D" w:rsidP="00421C5D">
      <w:pPr>
        <w:spacing w:after="0" w:line="240" w:lineRule="auto"/>
      </w:pPr>
    </w:p>
    <w:p w:rsidR="00421C5D" w:rsidRDefault="00421C5D" w:rsidP="00421C5D">
      <w:pPr>
        <w:pStyle w:val="ListParagraph"/>
        <w:numPr>
          <w:ilvl w:val="0"/>
          <w:numId w:val="4"/>
        </w:numPr>
        <w:spacing w:after="0" w:line="240" w:lineRule="auto"/>
      </w:pPr>
      <w:r>
        <w:t xml:space="preserve">At </w:t>
      </w:r>
      <w:proofErr w:type="spellStart"/>
      <w:r>
        <w:t>Nanocon</w:t>
      </w:r>
      <w:proofErr w:type="spellEnd"/>
    </w:p>
    <w:p w:rsidR="00421C5D" w:rsidRDefault="00421C5D" w:rsidP="00421C5D">
      <w:pPr>
        <w:pStyle w:val="ListParagraph"/>
        <w:numPr>
          <w:ilvl w:val="1"/>
          <w:numId w:val="4"/>
        </w:numPr>
        <w:spacing w:after="0" w:line="240" w:lineRule="auto"/>
      </w:pPr>
      <w:r>
        <w:t xml:space="preserve">Post the day’s schedule of events for various areas of </w:t>
      </w:r>
      <w:proofErr w:type="spellStart"/>
      <w:r>
        <w:t>Nanocon</w:t>
      </w:r>
      <w:proofErr w:type="spellEnd"/>
      <w:r>
        <w:t>.</w:t>
      </w:r>
    </w:p>
    <w:p w:rsidR="00421C5D" w:rsidRDefault="00421C5D" w:rsidP="00421C5D">
      <w:pPr>
        <w:pStyle w:val="ListParagraph"/>
        <w:numPr>
          <w:ilvl w:val="1"/>
          <w:numId w:val="4"/>
        </w:numPr>
        <w:spacing w:after="0" w:line="240" w:lineRule="auto"/>
      </w:pPr>
      <w:r>
        <w:t xml:space="preserve">Work with the </w:t>
      </w:r>
      <w:r w:rsidRPr="00AD470D">
        <w:t>Speaker and Workshop Coordinator, CCG Tournament Coordinator</w:t>
      </w:r>
      <w:r>
        <w:t>,</w:t>
      </w:r>
      <w:r w:rsidRPr="00AD470D">
        <w:t xml:space="preserve"> </w:t>
      </w:r>
      <w:proofErr w:type="spellStart"/>
      <w:r w:rsidRPr="00AD470D">
        <w:t>RPGA</w:t>
      </w:r>
      <w:proofErr w:type="spellEnd"/>
      <w:r w:rsidRPr="00AD470D">
        <w:t xml:space="preserve"> Area Coordinator</w:t>
      </w:r>
      <w:r>
        <w:t>, SIS Liaison, Guest Event Services Manager, Gaming Club Event Services Manager, and Video Game Area Manager to post any schedule changes in their respective areas.</w:t>
      </w:r>
    </w:p>
    <w:p w:rsidR="00421C5D" w:rsidRPr="00420BB4" w:rsidRDefault="00421C5D" w:rsidP="00421C5D">
      <w:pPr>
        <w:spacing w:after="0" w:line="240" w:lineRule="auto"/>
      </w:pPr>
    </w:p>
    <w:p w:rsidR="00F565A8" w:rsidRDefault="00F565A8">
      <w:pPr>
        <w:rPr>
          <w:rFonts w:asciiTheme="majorHAnsi" w:eastAsiaTheme="majorEastAsia" w:hAnsiTheme="majorHAnsi" w:cstheme="majorBidi"/>
          <w:color w:val="244061" w:themeColor="accent1" w:themeShade="80"/>
          <w:sz w:val="36"/>
          <w:szCs w:val="36"/>
        </w:rPr>
      </w:pPr>
      <w:r>
        <w:br w:type="page"/>
      </w:r>
    </w:p>
    <w:p w:rsidR="001D3721" w:rsidRDefault="001D3721" w:rsidP="001D3721">
      <w:pPr>
        <w:pStyle w:val="Heading1"/>
      </w:pPr>
      <w:bookmarkStart w:id="215" w:name="_Toc404097782"/>
      <w:bookmarkStart w:id="216" w:name="_Toc411524501"/>
      <w:r>
        <w:lastRenderedPageBreak/>
        <w:t xml:space="preserve">Typical </w:t>
      </w:r>
      <w:r w:rsidR="00D71818">
        <w:t>Stuff</w:t>
      </w:r>
      <w:bookmarkEnd w:id="215"/>
      <w:bookmarkEnd w:id="216"/>
    </w:p>
    <w:p w:rsidR="00D71818" w:rsidRPr="00D71818" w:rsidRDefault="00D71818" w:rsidP="00D71818">
      <w:pPr>
        <w:pStyle w:val="Heading2"/>
      </w:pPr>
      <w:bookmarkStart w:id="217" w:name="_Toc404097783"/>
      <w:bookmarkStart w:id="218" w:name="_Toc411524502"/>
      <w:r>
        <w:t>Games</w:t>
      </w:r>
      <w:bookmarkEnd w:id="217"/>
      <w:bookmarkEnd w:id="218"/>
    </w:p>
    <w:p w:rsidR="001D3721" w:rsidRPr="00466607" w:rsidRDefault="001D3721" w:rsidP="00466607">
      <w:pPr>
        <w:pStyle w:val="Heading3"/>
        <w:ind w:left="720"/>
      </w:pPr>
      <w:bookmarkStart w:id="219" w:name="_Toc404097784"/>
      <w:bookmarkStart w:id="220" w:name="_Toc411524503"/>
      <w:r w:rsidRPr="00466607">
        <w:t>SIS</w:t>
      </w:r>
      <w:r w:rsidR="00D71818" w:rsidRPr="00466607">
        <w:t xml:space="preserve"> -</w:t>
      </w:r>
      <w:r w:rsidRPr="00466607">
        <w:t xml:space="preserve"> Society in Shadows</w:t>
      </w:r>
      <w:bookmarkEnd w:id="219"/>
      <w:bookmarkEnd w:id="220"/>
    </w:p>
    <w:p w:rsidR="001D3721" w:rsidRPr="00466607" w:rsidRDefault="001D3721" w:rsidP="00466607">
      <w:pPr>
        <w:pStyle w:val="Heading3"/>
        <w:ind w:left="720"/>
      </w:pPr>
      <w:bookmarkStart w:id="221" w:name="_Toc404097785"/>
      <w:bookmarkStart w:id="222" w:name="_Toc411524504"/>
      <w:r w:rsidRPr="00466607">
        <w:t>Magical Gathering</w:t>
      </w:r>
      <w:bookmarkEnd w:id="221"/>
      <w:bookmarkEnd w:id="222"/>
    </w:p>
    <w:p w:rsidR="00715522" w:rsidRDefault="001D3721" w:rsidP="00466607">
      <w:pPr>
        <w:pStyle w:val="Heading3"/>
        <w:ind w:left="720"/>
      </w:pPr>
      <w:bookmarkStart w:id="223" w:name="_Toc404097786"/>
      <w:bookmarkStart w:id="224" w:name="_Toc411524505"/>
      <w:r w:rsidRPr="00466607">
        <w:t>Role Playing Games</w:t>
      </w:r>
      <w:bookmarkEnd w:id="223"/>
      <w:bookmarkEnd w:id="224"/>
    </w:p>
    <w:p w:rsidR="001D3721" w:rsidRPr="00466607" w:rsidRDefault="001D3721" w:rsidP="00466607">
      <w:pPr>
        <w:pStyle w:val="Heading3"/>
        <w:ind w:left="720"/>
      </w:pPr>
      <w:bookmarkStart w:id="225" w:name="_Toc404097787"/>
      <w:bookmarkStart w:id="226" w:name="_Toc411524506"/>
      <w:r w:rsidRPr="00466607">
        <w:t>Board Games</w:t>
      </w:r>
      <w:bookmarkEnd w:id="225"/>
      <w:bookmarkEnd w:id="226"/>
    </w:p>
    <w:p w:rsidR="001D3721" w:rsidRPr="00466607" w:rsidRDefault="001D3721" w:rsidP="00466607">
      <w:pPr>
        <w:pStyle w:val="Heading3"/>
        <w:ind w:left="720"/>
      </w:pPr>
      <w:bookmarkStart w:id="227" w:name="_Toc404097788"/>
      <w:bookmarkStart w:id="228" w:name="_Toc411524507"/>
      <w:r w:rsidRPr="00466607">
        <w:t>Miniatures</w:t>
      </w:r>
      <w:bookmarkEnd w:id="227"/>
      <w:bookmarkEnd w:id="228"/>
    </w:p>
    <w:p w:rsidR="001D3721" w:rsidRPr="00466607" w:rsidRDefault="001D3721" w:rsidP="00466607">
      <w:pPr>
        <w:pStyle w:val="Heading3"/>
        <w:ind w:left="720"/>
      </w:pPr>
      <w:bookmarkStart w:id="229" w:name="_Toc404097789"/>
      <w:bookmarkStart w:id="230" w:name="_Toc411524508"/>
      <w:r w:rsidRPr="00466607">
        <w:t>War Hammer</w:t>
      </w:r>
      <w:r w:rsidR="00D71818" w:rsidRPr="00466607">
        <w:t xml:space="preserve"> </w:t>
      </w:r>
      <w:proofErr w:type="spellStart"/>
      <w:r w:rsidR="00D71818" w:rsidRPr="00466607">
        <w:t>40k</w:t>
      </w:r>
      <w:bookmarkEnd w:id="229"/>
      <w:bookmarkEnd w:id="230"/>
      <w:proofErr w:type="spellEnd"/>
    </w:p>
    <w:p w:rsidR="001D3721" w:rsidRPr="00466607" w:rsidRDefault="001D3721" w:rsidP="00466607">
      <w:pPr>
        <w:pStyle w:val="Heading3"/>
        <w:ind w:left="720"/>
      </w:pPr>
      <w:bookmarkStart w:id="231" w:name="_Toc404097790"/>
      <w:bookmarkStart w:id="232" w:name="_Toc411524509"/>
      <w:r w:rsidRPr="00466607">
        <w:t>Miniatures Game</w:t>
      </w:r>
      <w:bookmarkEnd w:id="231"/>
      <w:bookmarkEnd w:id="232"/>
    </w:p>
    <w:p w:rsidR="001D3721" w:rsidRPr="00466607" w:rsidRDefault="001D3721" w:rsidP="00466607">
      <w:pPr>
        <w:pStyle w:val="Heading3"/>
        <w:ind w:left="720"/>
      </w:pPr>
      <w:bookmarkStart w:id="233" w:name="_Toc404097791"/>
      <w:bookmarkStart w:id="234" w:name="_Toc411524510"/>
      <w:proofErr w:type="spellStart"/>
      <w:r w:rsidRPr="00466607">
        <w:t>D&amp;D</w:t>
      </w:r>
      <w:bookmarkEnd w:id="233"/>
      <w:bookmarkEnd w:id="234"/>
      <w:proofErr w:type="spellEnd"/>
      <w:r w:rsidRPr="00466607">
        <w:t xml:space="preserve"> </w:t>
      </w:r>
    </w:p>
    <w:p w:rsidR="001D3721" w:rsidRPr="00466607" w:rsidRDefault="001D3721" w:rsidP="00466607">
      <w:pPr>
        <w:pStyle w:val="Heading3"/>
        <w:ind w:left="720"/>
      </w:pPr>
      <w:bookmarkStart w:id="235" w:name="_Toc404097792"/>
      <w:bookmarkStart w:id="236" w:name="_Toc411524511"/>
      <w:r w:rsidRPr="00466607">
        <w:t>Pathfinder</w:t>
      </w:r>
      <w:bookmarkEnd w:id="235"/>
      <w:bookmarkEnd w:id="236"/>
    </w:p>
    <w:p w:rsidR="002553BE" w:rsidRPr="00466607" w:rsidRDefault="001D3721" w:rsidP="00466607">
      <w:pPr>
        <w:pStyle w:val="Heading3"/>
        <w:ind w:left="720"/>
      </w:pPr>
      <w:bookmarkStart w:id="237" w:name="_Toc404097793"/>
      <w:bookmarkStart w:id="238" w:name="_Toc411524512"/>
      <w:r w:rsidRPr="00466607">
        <w:t>Twilight Emporium</w:t>
      </w:r>
      <w:bookmarkEnd w:id="237"/>
      <w:bookmarkEnd w:id="238"/>
      <w:r w:rsidR="002553BE" w:rsidRPr="00466607">
        <w:t xml:space="preserve"> </w:t>
      </w:r>
    </w:p>
    <w:p w:rsidR="001D3721" w:rsidRPr="00466607" w:rsidRDefault="002553BE" w:rsidP="00466607">
      <w:pPr>
        <w:pStyle w:val="Heading3"/>
        <w:ind w:left="720"/>
      </w:pPr>
      <w:bookmarkStart w:id="239" w:name="_Toc404097794"/>
      <w:bookmarkStart w:id="240" w:name="_Toc411524513"/>
      <w:r w:rsidRPr="00466607">
        <w:t>Adventure in a Con</w:t>
      </w:r>
      <w:bookmarkEnd w:id="239"/>
      <w:bookmarkEnd w:id="240"/>
    </w:p>
    <w:p w:rsidR="001D3721" w:rsidRDefault="00D71818" w:rsidP="00D71818">
      <w:pPr>
        <w:pStyle w:val="Heading2"/>
      </w:pPr>
      <w:bookmarkStart w:id="241" w:name="_Toc404097795"/>
      <w:bookmarkStart w:id="242" w:name="_Toc411524514"/>
      <w:r>
        <w:t>Vendors</w:t>
      </w:r>
      <w:bookmarkEnd w:id="241"/>
      <w:bookmarkEnd w:id="242"/>
    </w:p>
    <w:p w:rsidR="001D3721" w:rsidRDefault="001D3721" w:rsidP="002553BE">
      <w:pPr>
        <w:pStyle w:val="Heading3"/>
        <w:ind w:left="720"/>
      </w:pPr>
      <w:bookmarkStart w:id="243" w:name="_Toc404097796"/>
      <w:bookmarkStart w:id="244" w:name="_Toc411524515"/>
      <w:r>
        <w:t>ACME</w:t>
      </w:r>
      <w:bookmarkEnd w:id="243"/>
      <w:bookmarkEnd w:id="244"/>
    </w:p>
    <w:p w:rsidR="001D3721" w:rsidRDefault="001D3721" w:rsidP="002553BE">
      <w:pPr>
        <w:pStyle w:val="Heading3"/>
        <w:ind w:left="720"/>
      </w:pPr>
      <w:bookmarkStart w:id="245" w:name="_Toc404097797"/>
      <w:bookmarkStart w:id="246" w:name="_Toc411524516"/>
      <w:r>
        <w:t>Hobby Town</w:t>
      </w:r>
      <w:bookmarkEnd w:id="245"/>
      <w:bookmarkEnd w:id="246"/>
    </w:p>
    <w:p w:rsidR="001D3721" w:rsidRDefault="001D3721" w:rsidP="002553BE">
      <w:pPr>
        <w:pStyle w:val="Heading3"/>
        <w:ind w:left="720"/>
      </w:pPr>
      <w:bookmarkStart w:id="247" w:name="_Toc404097798"/>
      <w:bookmarkStart w:id="248" w:name="_Toc411524517"/>
      <w:r>
        <w:t xml:space="preserve">Flash </w:t>
      </w:r>
      <w:proofErr w:type="spellStart"/>
      <w:r>
        <w:t>Bax</w:t>
      </w:r>
      <w:bookmarkEnd w:id="247"/>
      <w:bookmarkEnd w:id="248"/>
      <w:proofErr w:type="spellEnd"/>
    </w:p>
    <w:p w:rsidR="00325117" w:rsidRPr="00325117" w:rsidRDefault="001D3721" w:rsidP="00E94144">
      <w:pPr>
        <w:pStyle w:val="Heading3"/>
        <w:ind w:left="720"/>
      </w:pPr>
      <w:bookmarkStart w:id="249" w:name="_Toc404097799"/>
      <w:bookmarkStart w:id="250" w:name="_Toc411524518"/>
      <w:r>
        <w:t>Artists Alley</w:t>
      </w:r>
      <w:bookmarkEnd w:id="249"/>
      <w:bookmarkEnd w:id="250"/>
    </w:p>
    <w:p w:rsidR="00325117" w:rsidRPr="00325117" w:rsidRDefault="001D3721" w:rsidP="00E94144">
      <w:pPr>
        <w:pStyle w:val="Heading3"/>
        <w:ind w:left="720"/>
      </w:pPr>
      <w:bookmarkStart w:id="251" w:name="_Toc404097800"/>
      <w:bookmarkStart w:id="252" w:name="_Toc411524519"/>
      <w:r>
        <w:t>Dragon’s Den</w:t>
      </w:r>
      <w:bookmarkEnd w:id="251"/>
      <w:bookmarkEnd w:id="252"/>
    </w:p>
    <w:p w:rsidR="00715522" w:rsidRDefault="001D3721" w:rsidP="00715522">
      <w:pPr>
        <w:pStyle w:val="Heading3"/>
        <w:ind w:left="720"/>
      </w:pPr>
      <w:bookmarkStart w:id="253" w:name="_Toc404097801"/>
      <w:bookmarkStart w:id="254" w:name="_Toc411524520"/>
      <w:r>
        <w:t>Silver Gryphon Games</w:t>
      </w:r>
      <w:bookmarkEnd w:id="253"/>
      <w:bookmarkEnd w:id="254"/>
    </w:p>
    <w:p w:rsidR="00715522" w:rsidRDefault="00715522" w:rsidP="00466607">
      <w:pPr>
        <w:rPr>
          <w:rFonts w:asciiTheme="majorHAnsi" w:eastAsiaTheme="majorEastAsia" w:hAnsiTheme="majorHAnsi" w:cstheme="majorBidi"/>
          <w:color w:val="365F91" w:themeColor="accent1" w:themeShade="BF"/>
          <w:sz w:val="28"/>
          <w:szCs w:val="28"/>
        </w:rPr>
      </w:pPr>
      <w:r>
        <w:br w:type="page"/>
      </w:r>
    </w:p>
    <w:p w:rsidR="006B5B60" w:rsidRDefault="006B5B60" w:rsidP="00466607">
      <w:pPr>
        <w:pStyle w:val="Heading1"/>
      </w:pPr>
      <w:bookmarkStart w:id="255" w:name="_Toc404097802"/>
      <w:bookmarkStart w:id="256" w:name="_Toc411524521"/>
      <w:r>
        <w:lastRenderedPageBreak/>
        <w:t>Website</w:t>
      </w:r>
      <w:bookmarkEnd w:id="255"/>
      <w:bookmarkEnd w:id="256"/>
    </w:p>
    <w:p w:rsidR="00D0540B" w:rsidRDefault="00D0540B" w:rsidP="00D0540B">
      <w:pPr>
        <w:pStyle w:val="Heading2"/>
      </w:pPr>
      <w:bookmarkStart w:id="257" w:name="_Toc404097803"/>
      <w:bookmarkStart w:id="258" w:name="_Toc411524522"/>
      <w:r>
        <w:t>Committing Changes</w:t>
      </w:r>
      <w:bookmarkEnd w:id="257"/>
      <w:bookmarkEnd w:id="258"/>
    </w:p>
    <w:p w:rsidR="00D0540B" w:rsidRPr="00D0540B" w:rsidRDefault="00D0540B" w:rsidP="00D0540B">
      <w:pPr>
        <w:ind w:left="720"/>
      </w:pPr>
      <w:r>
        <w:t xml:space="preserve">You may not upload an entire project onto the </w:t>
      </w:r>
      <w:proofErr w:type="spellStart"/>
      <w:r>
        <w:t>SVN</w:t>
      </w:r>
      <w:proofErr w:type="spellEnd"/>
      <w:r>
        <w:t xml:space="preserve">, you need to put it into a zip file first.  This way we can avoid having a bunch of files on the </w:t>
      </w:r>
      <w:proofErr w:type="spellStart"/>
      <w:r>
        <w:t>SVN</w:t>
      </w:r>
      <w:proofErr w:type="spellEnd"/>
      <w:r>
        <w:t xml:space="preserve">. The zip file must have the language used for the website (ASP, PHP, Ruby, etc.) </w:t>
      </w:r>
      <w:r w:rsidR="009F6155">
        <w:t>somewhere in</w:t>
      </w:r>
      <w:r>
        <w:t xml:space="preserve"> the name of the file.</w:t>
      </w:r>
    </w:p>
    <w:p w:rsidR="00D0540B" w:rsidRDefault="00D0540B" w:rsidP="00D0540B">
      <w:pPr>
        <w:pStyle w:val="Heading2"/>
      </w:pPr>
      <w:bookmarkStart w:id="259" w:name="_Toc404097804"/>
      <w:bookmarkStart w:id="260" w:name="_Toc411524523"/>
      <w:proofErr w:type="spellStart"/>
      <w:r>
        <w:t>SVN</w:t>
      </w:r>
      <w:proofErr w:type="spellEnd"/>
      <w:r>
        <w:t xml:space="preserve"> Folder Structure</w:t>
      </w:r>
      <w:bookmarkEnd w:id="259"/>
      <w:bookmarkEnd w:id="260"/>
    </w:p>
    <w:p w:rsidR="00D0540B" w:rsidRDefault="00D0540B" w:rsidP="00D0540B">
      <w:pPr>
        <w:ind w:left="720"/>
      </w:pPr>
      <w:r>
        <w:t xml:space="preserve">Each year the website will have to create a static version of the website, zip it up, and put into their respective folder for the year.  It will have the name of Static </w:t>
      </w:r>
      <w:proofErr w:type="spellStart"/>
      <w:r>
        <w:t>Pages.zip</w:t>
      </w:r>
      <w:proofErr w:type="spellEnd"/>
      <w:r>
        <w:t>.</w:t>
      </w:r>
    </w:p>
    <w:p w:rsidR="00D0540B" w:rsidRDefault="00D0540B" w:rsidP="00D0540B">
      <w:pPr>
        <w:pStyle w:val="Heading2"/>
      </w:pPr>
      <w:bookmarkStart w:id="261" w:name="_Toc404097805"/>
      <w:bookmarkStart w:id="262" w:name="_Toc411524524"/>
      <w:r>
        <w:t>Live Website</w:t>
      </w:r>
      <w:bookmarkEnd w:id="261"/>
      <w:bookmarkEnd w:id="262"/>
    </w:p>
    <w:p w:rsidR="00D0540B" w:rsidRDefault="00D0540B" w:rsidP="00D0540B">
      <w:pPr>
        <w:ind w:left="720"/>
      </w:pPr>
      <w:r>
        <w:t>The live website will follow a similar st</w:t>
      </w:r>
      <w:r w:rsidR="00346F99">
        <w:t xml:space="preserve">ructure to the </w:t>
      </w:r>
      <w:proofErr w:type="spellStart"/>
      <w:r w:rsidR="00346F99">
        <w:t>SVN</w:t>
      </w:r>
      <w:proofErr w:type="spellEnd"/>
      <w:r w:rsidR="00346F99">
        <w:t xml:space="preserve">.  The only real difference between them should be that the files should be zipped on the </w:t>
      </w:r>
      <w:proofErr w:type="spellStart"/>
      <w:r w:rsidR="00346F99">
        <w:t>SVN</w:t>
      </w:r>
      <w:proofErr w:type="spellEnd"/>
      <w:r w:rsidR="00346F99">
        <w:t>.</w:t>
      </w:r>
    </w:p>
    <w:p w:rsidR="00346F99" w:rsidRDefault="00343CF8" w:rsidP="0087310F">
      <w:pPr>
        <w:pStyle w:val="Heading2"/>
      </w:pPr>
      <w:bookmarkStart w:id="263" w:name="_Toc411524525"/>
      <w:r>
        <w:t>Managing the Website</w:t>
      </w:r>
      <w:bookmarkEnd w:id="263"/>
    </w:p>
    <w:p w:rsidR="00343CF8" w:rsidRDefault="00343CF8" w:rsidP="0087310F">
      <w:r>
        <w:t xml:space="preserve">Need to enable these options </w:t>
      </w:r>
    </w:p>
    <w:p w:rsidR="00343CF8" w:rsidRDefault="00343CF8" w:rsidP="0087310F">
      <w:r>
        <w:rPr>
          <w:noProof/>
        </w:rPr>
        <w:drawing>
          <wp:inline distT="0" distB="0" distL="0" distR="0" wp14:anchorId="42F1A219" wp14:editId="4AE46549">
            <wp:extent cx="4086225" cy="3571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3571875"/>
                    </a:xfrm>
                    <a:prstGeom prst="rect">
                      <a:avLst/>
                    </a:prstGeom>
                  </pic:spPr>
                </pic:pic>
              </a:graphicData>
            </a:graphic>
          </wp:inline>
        </w:drawing>
      </w:r>
    </w:p>
    <w:p w:rsidR="00343CF8" w:rsidRDefault="00343CF8" w:rsidP="0087310F"/>
    <w:p w:rsidR="00343CF8" w:rsidRDefault="00343CF8" w:rsidP="0087310F">
      <w:r>
        <w:t xml:space="preserve">After done installing, open up </w:t>
      </w:r>
      <w:proofErr w:type="spellStart"/>
      <w:proofErr w:type="gramStart"/>
      <w:r>
        <w:t>MMC.exe</w:t>
      </w:r>
      <w:proofErr w:type="spellEnd"/>
      <w:r>
        <w:t xml:space="preserve"> :</w:t>
      </w:r>
      <w:proofErr w:type="gramEnd"/>
    </w:p>
    <w:p w:rsidR="00343CF8" w:rsidRDefault="00343CF8" w:rsidP="0087310F">
      <w:r>
        <w:rPr>
          <w:noProof/>
        </w:rPr>
        <w:lastRenderedPageBreak/>
        <w:drawing>
          <wp:inline distT="0" distB="0" distL="0" distR="0" wp14:anchorId="370E70F2" wp14:editId="400FBC12">
            <wp:extent cx="5943600" cy="3773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3805"/>
                    </a:xfrm>
                    <a:prstGeom prst="rect">
                      <a:avLst/>
                    </a:prstGeom>
                  </pic:spPr>
                </pic:pic>
              </a:graphicData>
            </a:graphic>
          </wp:inline>
        </w:drawing>
      </w:r>
    </w:p>
    <w:p w:rsidR="00343CF8" w:rsidRDefault="00343CF8" w:rsidP="0087310F"/>
    <w:p w:rsidR="00953A71" w:rsidRDefault="00343CF8" w:rsidP="0087310F">
      <w:r>
        <w:t xml:space="preserve">Go to File -&gt; Add/Remove </w:t>
      </w:r>
      <w:proofErr w:type="spellStart"/>
      <w:r>
        <w:t>Snapins</w:t>
      </w:r>
      <w:proofErr w:type="spellEnd"/>
    </w:p>
    <w:p w:rsidR="00953A71" w:rsidRPr="00953A71" w:rsidRDefault="00953A71" w:rsidP="00953A71"/>
    <w:p w:rsidR="00953A71" w:rsidRPr="00953A71" w:rsidRDefault="00953A71" w:rsidP="00953A71"/>
    <w:p w:rsidR="00953A71" w:rsidRPr="00953A71" w:rsidRDefault="00953A71" w:rsidP="00953A71"/>
    <w:p w:rsidR="00953A71" w:rsidRPr="00953A71" w:rsidRDefault="00953A71" w:rsidP="00953A71"/>
    <w:p w:rsidR="00953A71" w:rsidRPr="00953A71" w:rsidRDefault="00953A71" w:rsidP="00953A71"/>
    <w:p w:rsidR="00953A71" w:rsidRPr="00953A71" w:rsidRDefault="00953A71" w:rsidP="00953A71"/>
    <w:p w:rsidR="00953A71" w:rsidRPr="00953A71" w:rsidRDefault="00953A71" w:rsidP="00953A71"/>
    <w:p w:rsidR="00953A71" w:rsidRPr="00953A71" w:rsidRDefault="00953A71" w:rsidP="00953A71"/>
    <w:p w:rsidR="00953A71" w:rsidRPr="00953A71" w:rsidRDefault="00953A71" w:rsidP="00953A71"/>
    <w:p w:rsidR="00953A71" w:rsidRPr="00953A71" w:rsidRDefault="00953A71" w:rsidP="00953A71"/>
    <w:p w:rsidR="00343CF8" w:rsidRPr="00953A71" w:rsidRDefault="00953A71" w:rsidP="00953A71">
      <w:pPr>
        <w:tabs>
          <w:tab w:val="left" w:pos="5550"/>
        </w:tabs>
      </w:pPr>
      <w:r>
        <w:tab/>
      </w:r>
    </w:p>
    <w:p w:rsidR="00343CF8" w:rsidRDefault="00343CF8" w:rsidP="0087310F">
      <w:r>
        <w:rPr>
          <w:noProof/>
        </w:rPr>
        <w:lastRenderedPageBreak/>
        <w:drawing>
          <wp:inline distT="0" distB="0" distL="0" distR="0" wp14:anchorId="2ED2CD5B" wp14:editId="681CDF58">
            <wp:extent cx="5943600" cy="3793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93490"/>
                    </a:xfrm>
                    <a:prstGeom prst="rect">
                      <a:avLst/>
                    </a:prstGeom>
                  </pic:spPr>
                </pic:pic>
              </a:graphicData>
            </a:graphic>
          </wp:inline>
        </w:drawing>
      </w:r>
    </w:p>
    <w:p w:rsidR="00343CF8" w:rsidRDefault="00343CF8" w:rsidP="0087310F"/>
    <w:p w:rsidR="00343CF8" w:rsidRDefault="00343CF8" w:rsidP="0087310F"/>
    <w:p w:rsidR="00343CF8" w:rsidRDefault="00343CF8" w:rsidP="0087310F">
      <w:r>
        <w:t>Add the IIS management console.</w:t>
      </w:r>
    </w:p>
    <w:p w:rsidR="00343CF8" w:rsidRDefault="00343CF8" w:rsidP="0087310F">
      <w:r>
        <w:rPr>
          <w:noProof/>
        </w:rPr>
        <w:lastRenderedPageBreak/>
        <w:drawing>
          <wp:inline distT="0" distB="0" distL="0" distR="0" wp14:anchorId="36B11128" wp14:editId="41EBEB5F">
            <wp:extent cx="5943600" cy="4172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72585"/>
                    </a:xfrm>
                    <a:prstGeom prst="rect">
                      <a:avLst/>
                    </a:prstGeom>
                  </pic:spPr>
                </pic:pic>
              </a:graphicData>
            </a:graphic>
          </wp:inline>
        </w:drawing>
      </w:r>
    </w:p>
    <w:p w:rsidR="00343CF8" w:rsidRDefault="00343CF8" w:rsidP="0087310F"/>
    <w:p w:rsidR="00343CF8" w:rsidRDefault="00343CF8" w:rsidP="0087310F"/>
    <w:p w:rsidR="00343CF8" w:rsidRPr="00D0540B" w:rsidRDefault="00343CF8" w:rsidP="0087310F"/>
    <w:p w:rsidR="00BF5B08" w:rsidRDefault="00BF5B08" w:rsidP="006B5B60">
      <w:pPr>
        <w:pStyle w:val="Heading2"/>
      </w:pPr>
      <w:bookmarkStart w:id="264" w:name="_Toc404097806"/>
      <w:bookmarkStart w:id="265" w:name="_Toc411524526"/>
      <w:r>
        <w:t xml:space="preserve">Before </w:t>
      </w:r>
      <w:proofErr w:type="spellStart"/>
      <w:r>
        <w:t>Nanocon</w:t>
      </w:r>
      <w:bookmarkEnd w:id="264"/>
      <w:bookmarkEnd w:id="265"/>
      <w:proofErr w:type="spellEnd"/>
    </w:p>
    <w:p w:rsidR="00BF5B08" w:rsidRDefault="00BF5B08" w:rsidP="006B5B60">
      <w:pPr>
        <w:spacing w:after="0" w:line="240" w:lineRule="auto"/>
      </w:pPr>
      <w:r>
        <w:t>Update the website as necessary.</w:t>
      </w:r>
    </w:p>
    <w:p w:rsidR="00BF5B08" w:rsidRDefault="00BF5B08" w:rsidP="006B5B60">
      <w:pPr>
        <w:spacing w:after="0" w:line="240" w:lineRule="auto"/>
      </w:pPr>
      <w:r>
        <w:t>Schedule</w:t>
      </w:r>
    </w:p>
    <w:p w:rsidR="00BF5B08" w:rsidRDefault="00BF5B08" w:rsidP="001D028C">
      <w:pPr>
        <w:spacing w:after="0" w:line="240" w:lineRule="auto"/>
      </w:pPr>
      <w:r>
        <w:t>File Downloads</w:t>
      </w:r>
    </w:p>
    <w:p w:rsidR="00BF5B08" w:rsidRDefault="00BF5B08" w:rsidP="006B5B60">
      <w:pPr>
        <w:spacing w:after="0" w:line="240" w:lineRule="auto"/>
      </w:pPr>
      <w:r>
        <w:t>Hotel availability</w:t>
      </w:r>
    </w:p>
    <w:p w:rsidR="00BF5B08" w:rsidRDefault="00BF5B08" w:rsidP="006B5B60">
      <w:pPr>
        <w:spacing w:after="0" w:line="240" w:lineRule="auto"/>
      </w:pPr>
      <w:r>
        <w:t>Description</w:t>
      </w:r>
    </w:p>
    <w:p w:rsidR="00BF5B08" w:rsidRDefault="00BF5B08" w:rsidP="006B5B60">
      <w:pPr>
        <w:spacing w:after="0" w:line="240" w:lineRule="auto"/>
      </w:pPr>
      <w:r>
        <w:t>Map and directions</w:t>
      </w:r>
    </w:p>
    <w:p w:rsidR="00BF5B08" w:rsidRDefault="00BF5B08" w:rsidP="006B5B60">
      <w:pPr>
        <w:spacing w:after="0" w:line="240" w:lineRule="auto"/>
      </w:pPr>
      <w:r>
        <w:t>Work with the Czar of Propaganda for new website artwork.</w:t>
      </w:r>
    </w:p>
    <w:p w:rsidR="00BF5B08" w:rsidRDefault="00BF5B08" w:rsidP="006B5B60">
      <w:pPr>
        <w:pStyle w:val="Heading2"/>
      </w:pPr>
      <w:bookmarkStart w:id="266" w:name="_Toc404097807"/>
      <w:bookmarkStart w:id="267" w:name="_Toc411524527"/>
      <w:r>
        <w:t xml:space="preserve">After </w:t>
      </w:r>
      <w:proofErr w:type="spellStart"/>
      <w:r>
        <w:t>Nanocon</w:t>
      </w:r>
      <w:bookmarkEnd w:id="266"/>
      <w:bookmarkEnd w:id="267"/>
      <w:proofErr w:type="spellEnd"/>
    </w:p>
    <w:p w:rsidR="00BF5B08" w:rsidRDefault="00BF5B08" w:rsidP="006B5B60">
      <w:pPr>
        <w:spacing w:after="0" w:line="240" w:lineRule="auto"/>
      </w:pPr>
      <w:r>
        <w:t>Update the website as necessary.</w:t>
      </w:r>
    </w:p>
    <w:p w:rsidR="00BF5B08" w:rsidRDefault="00BF5B08" w:rsidP="006B5B60">
      <w:pPr>
        <w:spacing w:after="0" w:line="240" w:lineRule="auto"/>
      </w:pPr>
      <w:r>
        <w:t>Mass Thank You</w:t>
      </w:r>
    </w:p>
    <w:p w:rsidR="006B5B60" w:rsidRDefault="00BF5B08">
      <w:r>
        <w:br w:type="page"/>
      </w:r>
    </w:p>
    <w:p w:rsidR="00E716AF" w:rsidRDefault="002B5C27">
      <w:pPr>
        <w:pStyle w:val="Heading1"/>
      </w:pPr>
      <w:bookmarkStart w:id="268" w:name="_Game_Consoles"/>
      <w:bookmarkStart w:id="269" w:name="_Toc404097808"/>
      <w:bookmarkStart w:id="270" w:name="_Toc411524528"/>
      <w:bookmarkEnd w:id="268"/>
      <w:r w:rsidRPr="005D2BDA">
        <w:lastRenderedPageBreak/>
        <w:t>Deadlines</w:t>
      </w:r>
      <w:bookmarkEnd w:id="269"/>
      <w:bookmarkEnd w:id="270"/>
    </w:p>
    <w:p w:rsidR="00F47F0E" w:rsidRDefault="00F47F0E" w:rsidP="00343CF8">
      <w:r>
        <w:t>The booklet needs to be printed out the week of the con, this way all changes can be put into the booklet.</w:t>
      </w:r>
    </w:p>
    <w:p w:rsidR="00F47F0E" w:rsidRDefault="00F47F0E" w:rsidP="00343CF8">
      <w:r>
        <w:t>The online event schedule will contain the current and most up to date information regarding the events.</w:t>
      </w:r>
    </w:p>
    <w:p w:rsidR="00F47F0E" w:rsidRPr="00466607" w:rsidRDefault="00F47F0E" w:rsidP="00343CF8">
      <w:r>
        <w:t xml:space="preserve">The events in the booklet will be the complete list of events from the site on Monday of the week of </w:t>
      </w:r>
      <w:proofErr w:type="spellStart"/>
      <w:r>
        <w:t>nanocon</w:t>
      </w:r>
      <w:proofErr w:type="spellEnd"/>
    </w:p>
    <w:p w:rsidR="00E716AF" w:rsidRDefault="00E716AF" w:rsidP="00343CF8">
      <w:pPr>
        <w:pStyle w:val="NoSpacing"/>
        <w:numPr>
          <w:ilvl w:val="0"/>
          <w:numId w:val="30"/>
        </w:numPr>
      </w:pPr>
      <w:r>
        <w:t>Guests</w:t>
      </w:r>
      <w:r w:rsidR="00AD470D">
        <w:t xml:space="preserve"> –</w:t>
      </w:r>
      <w:r>
        <w:t xml:space="preserve"> Start of September</w:t>
      </w:r>
    </w:p>
    <w:p w:rsidR="00E716AF" w:rsidRDefault="00E716AF" w:rsidP="00343CF8">
      <w:pPr>
        <w:pStyle w:val="NoSpacing"/>
        <w:numPr>
          <w:ilvl w:val="0"/>
          <w:numId w:val="30"/>
        </w:numPr>
      </w:pPr>
      <w:r>
        <w:t>Events (non-club)</w:t>
      </w:r>
      <w:r w:rsidR="00343EB5">
        <w:t xml:space="preserve"> </w:t>
      </w:r>
      <w:r w:rsidR="00AD470D">
        <w:t>–</w:t>
      </w:r>
      <w:r>
        <w:t xml:space="preserve"> End of September</w:t>
      </w:r>
    </w:p>
    <w:p w:rsidR="00E716AF" w:rsidRDefault="00E716AF" w:rsidP="00343CF8">
      <w:pPr>
        <w:pStyle w:val="NoSpacing"/>
        <w:numPr>
          <w:ilvl w:val="0"/>
          <w:numId w:val="30"/>
        </w:numPr>
      </w:pPr>
      <w:r>
        <w:t>Events</w:t>
      </w:r>
      <w:r w:rsidR="00343EB5">
        <w:t xml:space="preserve"> </w:t>
      </w:r>
      <w:r>
        <w:t>(club)</w:t>
      </w:r>
      <w:r w:rsidR="00343EB5">
        <w:t xml:space="preserve"> </w:t>
      </w:r>
      <w:r w:rsidR="00AD470D">
        <w:t>–</w:t>
      </w:r>
      <w:r>
        <w:t xml:space="preserve"> Mid-October</w:t>
      </w:r>
    </w:p>
    <w:p w:rsidR="00E716AF" w:rsidRDefault="00E716AF" w:rsidP="00343CF8">
      <w:pPr>
        <w:pStyle w:val="NoSpacing"/>
        <w:numPr>
          <w:ilvl w:val="0"/>
          <w:numId w:val="30"/>
        </w:numPr>
      </w:pPr>
      <w:r>
        <w:t>Vendors</w:t>
      </w:r>
      <w:r w:rsidR="00AD470D">
        <w:t xml:space="preserve"> – </w:t>
      </w:r>
      <w:r>
        <w:t>Middle of September</w:t>
      </w:r>
    </w:p>
    <w:p w:rsidR="005F5C1D" w:rsidDel="0073596F" w:rsidRDefault="00AD470D">
      <w:pPr>
        <w:pStyle w:val="NoSpacing"/>
        <w:numPr>
          <w:ilvl w:val="0"/>
          <w:numId w:val="30"/>
        </w:numPr>
        <w:rPr>
          <w:del w:id="271" w:author="Hicks, Cameron" w:date="2015-02-12T17:42:00Z"/>
        </w:rPr>
      </w:pPr>
      <w:r>
        <w:t>Advertising – Start of October</w:t>
      </w:r>
    </w:p>
    <w:p w:rsidR="00766CA0" w:rsidRDefault="00F92CD9">
      <w:pPr>
        <w:pStyle w:val="NoSpacing"/>
        <w:numPr>
          <w:ilvl w:val="0"/>
          <w:numId w:val="30"/>
        </w:numPr>
        <w:rPr>
          <w:ins w:id="272" w:author="Hicks, Cameron" w:date="2015-02-12T17:42:00Z"/>
        </w:rPr>
      </w:pPr>
      <w:del w:id="273" w:author="Hicks, Cameron" w:date="2015-02-12T17:42:00Z">
        <w:r w:rsidDel="0073596F">
          <w:delText>Nanocon Pamphlets</w:delText>
        </w:r>
      </w:del>
      <w:r>
        <w:t xml:space="preserve"> </w:t>
      </w:r>
    </w:p>
    <w:p w:rsidR="0073596F" w:rsidRDefault="0073596F" w:rsidP="00343CF8">
      <w:pPr>
        <w:pStyle w:val="NoSpacing"/>
        <w:numPr>
          <w:ilvl w:val="0"/>
          <w:numId w:val="30"/>
        </w:numPr>
      </w:pPr>
    </w:p>
    <w:p w:rsidR="00F92CD9" w:rsidDel="0073596F" w:rsidRDefault="00F92CD9" w:rsidP="00343CF8">
      <w:pPr>
        <w:pStyle w:val="NoSpacing"/>
        <w:numPr>
          <w:ilvl w:val="0"/>
          <w:numId w:val="30"/>
        </w:numPr>
        <w:rPr>
          <w:del w:id="274" w:author="Hicks, Cameron" w:date="2015-02-12T17:38:00Z"/>
        </w:rPr>
      </w:pPr>
      <w:r>
        <w:t>Booklet</w:t>
      </w:r>
      <w:ins w:id="275" w:author="Hicks, Cameron" w:date="2015-02-12T17:37:00Z">
        <w:r w:rsidR="0073596F">
          <w:t xml:space="preserve"> </w:t>
        </w:r>
      </w:ins>
      <w:ins w:id="276" w:author="Hicks, Cameron" w:date="2015-02-12T17:38:00Z">
        <w:r w:rsidR="0073596F">
          <w:t>–</w:t>
        </w:r>
      </w:ins>
      <w:ins w:id="277" w:author="Hicks, Cameron" w:date="2015-02-12T17:37:00Z">
        <w:r w:rsidR="0073596F">
          <w:t xml:space="preserve"> </w:t>
        </w:r>
      </w:ins>
      <w:del w:id="278" w:author="Hicks, Cameron" w:date="2015-02-12T17:37:00Z">
        <w:r w:rsidR="00F47F0E" w:rsidDel="0073596F">
          <w:delText>– Week of the Con</w:delText>
        </w:r>
      </w:del>
    </w:p>
    <w:p w:rsidR="0073596F" w:rsidRDefault="0073596F">
      <w:pPr>
        <w:pStyle w:val="NoSpacing"/>
        <w:numPr>
          <w:ilvl w:val="0"/>
          <w:numId w:val="30"/>
        </w:numPr>
        <w:rPr>
          <w:ins w:id="279" w:author="Hicks, Cameron" w:date="2015-02-12T17:38:00Z"/>
        </w:rPr>
      </w:pPr>
      <w:ins w:id="280" w:author="Hicks, Cameron" w:date="2015-02-12T17:38:00Z">
        <w:r>
          <w:t>October 31</w:t>
        </w:r>
        <w:r w:rsidRPr="0073596F">
          <w:rPr>
            <w:vertAlign w:val="superscript"/>
            <w:rPrChange w:id="281" w:author="Hicks, Cameron" w:date="2015-02-12T17:38:00Z">
              <w:rPr/>
            </w:rPrChange>
          </w:rPr>
          <w:t>st</w:t>
        </w:r>
      </w:ins>
    </w:p>
    <w:p w:rsidR="0073596F" w:rsidRDefault="0073596F">
      <w:pPr>
        <w:pStyle w:val="NoSpacing"/>
        <w:numPr>
          <w:ilvl w:val="0"/>
          <w:numId w:val="30"/>
        </w:numPr>
        <w:rPr>
          <w:ins w:id="282" w:author="Hicks, Cameron" w:date="2015-02-12T17:38:00Z"/>
        </w:rPr>
      </w:pPr>
      <w:ins w:id="283" w:author="Hicks, Cameron" w:date="2015-02-12T17:38:00Z">
        <w:r>
          <w:t>Event Submission – October 28</w:t>
        </w:r>
        <w:r w:rsidRPr="0073596F">
          <w:rPr>
            <w:vertAlign w:val="superscript"/>
            <w:rPrChange w:id="284" w:author="Hicks, Cameron" w:date="2015-02-12T17:38:00Z">
              <w:rPr/>
            </w:rPrChange>
          </w:rPr>
          <w:t>th</w:t>
        </w:r>
      </w:ins>
    </w:p>
    <w:p w:rsidR="00F92CD9" w:rsidRDefault="00F92CD9">
      <w:pPr>
        <w:pStyle w:val="NoSpacing"/>
        <w:numPr>
          <w:ilvl w:val="0"/>
          <w:numId w:val="30"/>
        </w:numPr>
        <w:rPr>
          <w:ins w:id="285" w:author="Hicks, Cameron" w:date="2015-02-12T17:39:00Z"/>
        </w:rPr>
      </w:pPr>
      <w:del w:id="286" w:author="Hicks, Cameron" w:date="2015-02-12T17:38:00Z">
        <w:r w:rsidDel="0073596F">
          <w:delText>E</w:delText>
        </w:r>
      </w:del>
      <w:del w:id="287" w:author="Hicks, Cameron" w:date="2015-02-12T17:39:00Z">
        <w:r w:rsidDel="0073596F">
          <w:delText>vent Schedule</w:delText>
        </w:r>
      </w:del>
      <w:ins w:id="288" w:author="Hicks, Cameron" w:date="2015-02-12T17:39:00Z">
        <w:r w:rsidR="0073596F">
          <w:t>Propaganda – Before Spring Semester Ends</w:t>
        </w:r>
      </w:ins>
    </w:p>
    <w:p w:rsidR="0073596F" w:rsidRDefault="0073596F">
      <w:pPr>
        <w:pStyle w:val="NoSpacing"/>
        <w:numPr>
          <w:ilvl w:val="0"/>
          <w:numId w:val="30"/>
        </w:numPr>
        <w:rPr>
          <w:ins w:id="289" w:author="Hicks, Cameron" w:date="2015-02-12T17:39:00Z"/>
        </w:rPr>
      </w:pPr>
      <w:ins w:id="290" w:author="Hicks, Cameron" w:date="2015-02-12T17:39:00Z">
        <w:r>
          <w:t>Vendors</w:t>
        </w:r>
      </w:ins>
    </w:p>
    <w:p w:rsidR="0073596F" w:rsidRDefault="0073596F">
      <w:pPr>
        <w:pStyle w:val="NoSpacing"/>
        <w:numPr>
          <w:ilvl w:val="1"/>
          <w:numId w:val="30"/>
        </w:numPr>
        <w:rPr>
          <w:ins w:id="291" w:author="Hicks, Cameron" w:date="2015-02-12T17:39:00Z"/>
        </w:rPr>
        <w:pPrChange w:id="292" w:author="Hicks, Cameron" w:date="2015-02-12T17:39:00Z">
          <w:pPr>
            <w:pStyle w:val="NoSpacing"/>
            <w:numPr>
              <w:numId w:val="30"/>
            </w:numPr>
            <w:ind w:left="720" w:hanging="360"/>
          </w:pPr>
        </w:pPrChange>
      </w:pPr>
      <w:ins w:id="293" w:author="Hicks, Cameron" w:date="2015-02-12T17:39:00Z">
        <w:r>
          <w:t>Invites sent in April</w:t>
        </w:r>
      </w:ins>
    </w:p>
    <w:p w:rsidR="0073596F" w:rsidRDefault="0073596F">
      <w:pPr>
        <w:pStyle w:val="NoSpacing"/>
        <w:numPr>
          <w:ilvl w:val="1"/>
          <w:numId w:val="30"/>
        </w:numPr>
        <w:rPr>
          <w:ins w:id="294" w:author="Hicks, Cameron" w:date="2015-02-12T17:39:00Z"/>
        </w:rPr>
        <w:pPrChange w:id="295" w:author="Hicks, Cameron" w:date="2015-02-12T17:39:00Z">
          <w:pPr>
            <w:pStyle w:val="NoSpacing"/>
            <w:numPr>
              <w:numId w:val="30"/>
            </w:numPr>
            <w:ind w:left="720" w:hanging="360"/>
          </w:pPr>
        </w:pPrChange>
      </w:pPr>
      <w:ins w:id="296" w:author="Hicks, Cameron" w:date="2015-02-12T17:39:00Z">
        <w:r>
          <w:t>Need to be finalized on September 30</w:t>
        </w:r>
        <w:r w:rsidRPr="0073596F">
          <w:rPr>
            <w:vertAlign w:val="superscript"/>
            <w:rPrChange w:id="297" w:author="Hicks, Cameron" w:date="2015-02-12T17:40:00Z">
              <w:rPr/>
            </w:rPrChange>
          </w:rPr>
          <w:t>th</w:t>
        </w:r>
      </w:ins>
    </w:p>
    <w:p w:rsidR="00953A71" w:rsidRDefault="0073596F">
      <w:pPr>
        <w:pStyle w:val="NoSpacing"/>
        <w:numPr>
          <w:ilvl w:val="0"/>
          <w:numId w:val="30"/>
        </w:numPr>
      </w:pPr>
      <w:ins w:id="298" w:author="Hicks, Cameron" w:date="2015-02-12T17:41:00Z">
        <w:r>
          <w:t>Floor Plan – Finalized by Oct. 14</w:t>
        </w:r>
      </w:ins>
    </w:p>
    <w:p w:rsidR="00FE7709" w:rsidRDefault="00FE7709">
      <w:r>
        <w:br w:type="page"/>
      </w:r>
    </w:p>
    <w:p w:rsidR="003F2A40" w:rsidRDefault="003F2A40" w:rsidP="003F2A40">
      <w:pPr>
        <w:pStyle w:val="Heading1"/>
      </w:pPr>
      <w:bookmarkStart w:id="299" w:name="_Rules"/>
      <w:bookmarkStart w:id="300" w:name="_Toc404097809"/>
      <w:bookmarkStart w:id="301" w:name="_Toc411524529"/>
      <w:bookmarkEnd w:id="299"/>
      <w:r>
        <w:lastRenderedPageBreak/>
        <w:t>Rules</w:t>
      </w:r>
      <w:bookmarkEnd w:id="300"/>
      <w:bookmarkEnd w:id="301"/>
    </w:p>
    <w:p w:rsidR="00FE7709" w:rsidRDefault="00FE7709" w:rsidP="003F2A40">
      <w:pPr>
        <w:pStyle w:val="Heading2"/>
      </w:pPr>
      <w:bookmarkStart w:id="302" w:name="_Toc404097810"/>
      <w:bookmarkStart w:id="303" w:name="_Toc411524530"/>
      <w:r>
        <w:t>Convention</w:t>
      </w:r>
      <w:bookmarkEnd w:id="302"/>
      <w:bookmarkEnd w:id="303"/>
    </w:p>
    <w:p w:rsidR="00FE7709" w:rsidRDefault="00FE7709" w:rsidP="002E4DEB">
      <w:pPr>
        <w:pStyle w:val="ListParagraph"/>
        <w:numPr>
          <w:ilvl w:val="0"/>
          <w:numId w:val="16"/>
        </w:numPr>
      </w:pPr>
      <w:r>
        <w:t>All events require an event ticket to participate. Tickets can be picked up at the ticket booth across from concessions.</w:t>
      </w:r>
    </w:p>
    <w:p w:rsidR="00FE7709" w:rsidRDefault="00FE7709" w:rsidP="002E4DEB">
      <w:pPr>
        <w:pStyle w:val="ListParagraph"/>
        <w:numPr>
          <w:ilvl w:val="0"/>
          <w:numId w:val="16"/>
        </w:numPr>
      </w:pPr>
      <w:r>
        <w:t xml:space="preserve">While </w:t>
      </w:r>
      <w:proofErr w:type="spellStart"/>
      <w:r>
        <w:t>Nanocon</w:t>
      </w:r>
      <w:proofErr w:type="spellEnd"/>
      <w:r>
        <w:t xml:space="preserve"> is a free convention, there may be some events that are pay to play.</w:t>
      </w:r>
    </w:p>
    <w:p w:rsidR="00FE7709" w:rsidRDefault="00FE7709" w:rsidP="002E4DEB">
      <w:pPr>
        <w:pStyle w:val="ListParagraph"/>
        <w:numPr>
          <w:ilvl w:val="0"/>
          <w:numId w:val="16"/>
        </w:numPr>
      </w:pPr>
      <w:r>
        <w:t>Please do not use designated featured areas for non-scheduled games and events.</w:t>
      </w:r>
    </w:p>
    <w:p w:rsidR="00FE7709" w:rsidRDefault="00FE7709" w:rsidP="002E4DEB">
      <w:pPr>
        <w:pStyle w:val="ListParagraph"/>
        <w:numPr>
          <w:ilvl w:val="0"/>
          <w:numId w:val="16"/>
        </w:numPr>
      </w:pPr>
      <w:r>
        <w:t>Tables not designated as featured areas can be used by anyone for personal games and events.</w:t>
      </w:r>
    </w:p>
    <w:p w:rsidR="00FE7709" w:rsidRDefault="00FE7709" w:rsidP="002E4DEB">
      <w:pPr>
        <w:pStyle w:val="ListParagraph"/>
        <w:numPr>
          <w:ilvl w:val="0"/>
          <w:numId w:val="16"/>
        </w:numPr>
      </w:pPr>
      <w:r>
        <w:t>Updates to the event schedule will be posted throughout the convention hall as well as at the ticket booth.</w:t>
      </w:r>
    </w:p>
    <w:p w:rsidR="00FE7709" w:rsidRDefault="00FE7709" w:rsidP="002E4DEB">
      <w:pPr>
        <w:pStyle w:val="ListParagraph"/>
        <w:numPr>
          <w:ilvl w:val="0"/>
          <w:numId w:val="16"/>
        </w:numPr>
      </w:pPr>
      <w:proofErr w:type="spellStart"/>
      <w:r>
        <w:t>Nanocon</w:t>
      </w:r>
      <w:proofErr w:type="spellEnd"/>
      <w:r>
        <w:t xml:space="preserve"> Staff reserves the right to refuse service to anyone for any reason, as well as ask people to leave the convention.</w:t>
      </w:r>
    </w:p>
    <w:p w:rsidR="00FE7709" w:rsidRDefault="00FE7709" w:rsidP="002E4DEB">
      <w:pPr>
        <w:pStyle w:val="ListParagraph"/>
        <w:numPr>
          <w:ilvl w:val="0"/>
          <w:numId w:val="16"/>
        </w:numPr>
      </w:pPr>
      <w:r>
        <w:t>Minors under the age of 13 must be accompanied by an adult, or will be asked to leave the convention.</w:t>
      </w:r>
    </w:p>
    <w:p w:rsidR="00FE7709" w:rsidRDefault="00FE7709" w:rsidP="003F2A40">
      <w:pPr>
        <w:pStyle w:val="Heading2"/>
      </w:pPr>
      <w:bookmarkStart w:id="304" w:name="_Toc404097811"/>
      <w:bookmarkStart w:id="305" w:name="_Toc411524531"/>
      <w:r>
        <w:t>Cabine</w:t>
      </w:r>
      <w:r w:rsidR="003F2A40">
        <w:t>t</w:t>
      </w:r>
      <w:bookmarkEnd w:id="304"/>
      <w:bookmarkEnd w:id="305"/>
    </w:p>
    <w:p w:rsidR="00FE7709" w:rsidRDefault="00FE7709" w:rsidP="002E4DEB">
      <w:pPr>
        <w:pStyle w:val="ListParagraph"/>
        <w:numPr>
          <w:ilvl w:val="0"/>
          <w:numId w:val="15"/>
        </w:numPr>
      </w:pPr>
      <w:r>
        <w:t>Only one game will be checked out at a time per person.</w:t>
      </w:r>
    </w:p>
    <w:p w:rsidR="00FE7709" w:rsidRDefault="00FE7709" w:rsidP="002E4DEB">
      <w:pPr>
        <w:pStyle w:val="ListParagraph"/>
        <w:numPr>
          <w:ilvl w:val="0"/>
          <w:numId w:val="15"/>
        </w:numPr>
      </w:pPr>
      <w:r>
        <w:t>All games must be returned to the cabinet at the end of use.</w:t>
      </w:r>
    </w:p>
    <w:p w:rsidR="00FE7709" w:rsidRDefault="00FE7709" w:rsidP="002E4DEB">
      <w:pPr>
        <w:pStyle w:val="ListParagraph"/>
        <w:numPr>
          <w:ilvl w:val="0"/>
          <w:numId w:val="15"/>
        </w:numPr>
      </w:pPr>
      <w:r>
        <w:t>Please respect our property so others can enjoy these games, too.</w:t>
      </w:r>
    </w:p>
    <w:p w:rsidR="00FE7709" w:rsidRDefault="00FE7709" w:rsidP="002E4DEB">
      <w:pPr>
        <w:pStyle w:val="ListParagraph"/>
        <w:numPr>
          <w:ilvl w:val="0"/>
          <w:numId w:val="15"/>
        </w:numPr>
      </w:pPr>
      <w:r>
        <w:t xml:space="preserve">Please help keep the </w:t>
      </w:r>
      <w:r w:rsidR="002E4DEB">
        <w:t>cabinets</w:t>
      </w:r>
      <w:r>
        <w:t xml:space="preserve"> clean and organized so that others may easily find the games they wish to play.</w:t>
      </w:r>
    </w:p>
    <w:p w:rsidR="00FE7709" w:rsidRDefault="00FE7709" w:rsidP="002E4DEB">
      <w:pPr>
        <w:pStyle w:val="ListParagraph"/>
        <w:numPr>
          <w:ilvl w:val="0"/>
          <w:numId w:val="15"/>
        </w:numPr>
      </w:pPr>
      <w:r>
        <w:t>Keep small game pieces away from small children to avoid injury</w:t>
      </w:r>
    </w:p>
    <w:p w:rsidR="00FE7709" w:rsidRDefault="00FE7709" w:rsidP="002E4DEB">
      <w:pPr>
        <w:pStyle w:val="ListParagraph"/>
        <w:numPr>
          <w:ilvl w:val="0"/>
          <w:numId w:val="15"/>
        </w:numPr>
      </w:pPr>
      <w:r>
        <w:t xml:space="preserve">If you need assistance with game rules, please ask a </w:t>
      </w:r>
      <w:proofErr w:type="spellStart"/>
      <w:r>
        <w:t>Nanocon</w:t>
      </w:r>
      <w:proofErr w:type="spellEnd"/>
      <w:r>
        <w:t xml:space="preserve"> staff member.</w:t>
      </w:r>
    </w:p>
    <w:p w:rsidR="00F47F0E" w:rsidRDefault="00FE7709">
      <w:pPr>
        <w:pStyle w:val="ListParagraph"/>
        <w:numPr>
          <w:ilvl w:val="0"/>
          <w:numId w:val="15"/>
        </w:numPr>
      </w:pPr>
      <w:r>
        <w:t>Play at your own risk. We are not responsible for injury or humiliation experienced while playing these games.</w:t>
      </w:r>
    </w:p>
    <w:p w:rsidR="00F47F0E" w:rsidRDefault="00F47F0E" w:rsidP="00343CF8">
      <w:pPr>
        <w:pStyle w:val="Heading3"/>
      </w:pPr>
      <w:bookmarkStart w:id="306" w:name="_Toc404097812"/>
      <w:bookmarkStart w:id="307" w:name="_Toc411524532"/>
      <w:proofErr w:type="spellStart"/>
      <w:r>
        <w:t>Nanocon</w:t>
      </w:r>
      <w:proofErr w:type="spellEnd"/>
      <w:r>
        <w:t xml:space="preserve"> Attendee Policy</w:t>
      </w:r>
      <w:bookmarkEnd w:id="306"/>
      <w:bookmarkEnd w:id="307"/>
    </w:p>
    <w:p w:rsidR="00F47F0E" w:rsidRDefault="00F47F0E" w:rsidP="00343CF8">
      <w:pPr>
        <w:pStyle w:val="ListParagraph"/>
        <w:ind w:left="360"/>
      </w:pPr>
      <w:r>
        <w:t xml:space="preserve">Entering the con hall constitutes the acceptance of the following policies. These policies are not all inclusive and the </w:t>
      </w:r>
      <w:proofErr w:type="spellStart"/>
      <w:r>
        <w:t>Nanocon</w:t>
      </w:r>
      <w:proofErr w:type="spellEnd"/>
      <w:r>
        <w:t xml:space="preserve"> staff retain the right to remove you from the con for reasons expressed or not. </w:t>
      </w:r>
    </w:p>
    <w:p w:rsidR="00F47F0E" w:rsidRDefault="00F47F0E" w:rsidP="00F47F0E">
      <w:pPr>
        <w:pStyle w:val="ListParagraph"/>
      </w:pPr>
    </w:p>
    <w:p w:rsidR="00F47F0E" w:rsidRDefault="00F47F0E" w:rsidP="00343CF8">
      <w:pPr>
        <w:pStyle w:val="ListParagraph"/>
        <w:numPr>
          <w:ilvl w:val="0"/>
          <w:numId w:val="32"/>
        </w:numPr>
        <w:ind w:left="720"/>
      </w:pPr>
      <w:r>
        <w:t>Any persons under fifteen (15) years of age MUST be accompanied by a parent or guardian inside of the con hall. No exceptions. Any minor found in violation of this policy will be removed, with a call to a parent or guardian to retrieve them.</w:t>
      </w:r>
    </w:p>
    <w:p w:rsidR="00F47F0E" w:rsidRDefault="00F47F0E" w:rsidP="00343CF8">
      <w:pPr>
        <w:pStyle w:val="ListParagraph"/>
        <w:ind w:left="360"/>
      </w:pPr>
    </w:p>
    <w:p w:rsidR="00F47F0E" w:rsidRDefault="00F47F0E" w:rsidP="00343CF8">
      <w:pPr>
        <w:pStyle w:val="ListParagraph"/>
        <w:numPr>
          <w:ilvl w:val="0"/>
          <w:numId w:val="32"/>
        </w:numPr>
        <w:ind w:left="720"/>
      </w:pPr>
      <w:r>
        <w:t xml:space="preserve">Practice good hygiene. </w:t>
      </w:r>
      <w:proofErr w:type="spellStart"/>
      <w:r>
        <w:t>Nanocon</w:t>
      </w:r>
      <w:proofErr w:type="spellEnd"/>
      <w:r>
        <w:t xml:space="preserve"> staff and Dakota State University (hereby referred to as “DSU”) work hard to keep the con hall clean and usable.</w:t>
      </w:r>
    </w:p>
    <w:p w:rsidR="00F47F0E" w:rsidRDefault="00F47F0E" w:rsidP="00343CF8">
      <w:pPr>
        <w:pStyle w:val="ListParagraph"/>
        <w:ind w:left="360"/>
      </w:pPr>
    </w:p>
    <w:p w:rsidR="00F47F0E" w:rsidRDefault="00F47F0E" w:rsidP="00343CF8">
      <w:pPr>
        <w:pStyle w:val="ListParagraph"/>
        <w:numPr>
          <w:ilvl w:val="0"/>
          <w:numId w:val="32"/>
        </w:numPr>
        <w:ind w:left="720"/>
      </w:pPr>
      <w:r>
        <w:t>Fighting is not allowed in or around the con hall, or anywhere on DSU property. Those in violation of this policy will be removed immediately.</w:t>
      </w:r>
    </w:p>
    <w:p w:rsidR="00F47F0E" w:rsidRDefault="00F47F0E" w:rsidP="00343CF8">
      <w:pPr>
        <w:pStyle w:val="ListParagraph"/>
        <w:ind w:left="360"/>
      </w:pPr>
    </w:p>
    <w:p w:rsidR="00F47F0E" w:rsidRDefault="00F47F0E" w:rsidP="00343CF8">
      <w:pPr>
        <w:pStyle w:val="ListParagraph"/>
        <w:numPr>
          <w:ilvl w:val="0"/>
          <w:numId w:val="32"/>
        </w:numPr>
        <w:ind w:left="720"/>
      </w:pPr>
      <w:r>
        <w:t xml:space="preserve">Theft is illegal. Law enforcement will be contacted. </w:t>
      </w:r>
      <w:proofErr w:type="spellStart"/>
      <w:r>
        <w:t>Nanocon</w:t>
      </w:r>
      <w:proofErr w:type="spellEnd"/>
      <w:r>
        <w:t xml:space="preserve"> staff retains the right to detain your persons until law enforcement has arrived to handle the situation.</w:t>
      </w:r>
    </w:p>
    <w:p w:rsidR="00F47F0E" w:rsidRDefault="00F47F0E" w:rsidP="00343CF8">
      <w:pPr>
        <w:pStyle w:val="ListParagraph"/>
        <w:ind w:left="360"/>
      </w:pPr>
    </w:p>
    <w:p w:rsidR="00F47F0E" w:rsidRDefault="00F47F0E" w:rsidP="00343CF8">
      <w:pPr>
        <w:pStyle w:val="ListParagraph"/>
        <w:numPr>
          <w:ilvl w:val="0"/>
          <w:numId w:val="32"/>
        </w:numPr>
        <w:ind w:left="720"/>
      </w:pPr>
      <w:r>
        <w:t xml:space="preserve">Sexual harassment is not allowed. Any confirmed reports of sexual harassment will result in an immediate banning from </w:t>
      </w:r>
      <w:proofErr w:type="spellStart"/>
      <w:r>
        <w:t>Nanocon</w:t>
      </w:r>
      <w:proofErr w:type="spellEnd"/>
      <w:r>
        <w:t xml:space="preserve"> and the con hall.</w:t>
      </w:r>
    </w:p>
    <w:p w:rsidR="00F47F0E" w:rsidRDefault="00F47F0E" w:rsidP="00343CF8">
      <w:pPr>
        <w:pStyle w:val="ListParagraph"/>
        <w:ind w:left="360"/>
      </w:pPr>
    </w:p>
    <w:p w:rsidR="00F47F0E" w:rsidRDefault="00F47F0E" w:rsidP="00343CF8">
      <w:pPr>
        <w:pStyle w:val="ListParagraph"/>
        <w:numPr>
          <w:ilvl w:val="0"/>
          <w:numId w:val="32"/>
        </w:numPr>
        <w:ind w:left="720"/>
      </w:pPr>
      <w:r>
        <w:t>No destruction of property will be tolerated. This will result from an immediate removal from the con hall. At the discretion of the offended persons, you will be liable to provide monetary compensation.</w:t>
      </w:r>
    </w:p>
    <w:p w:rsidR="00F47F0E" w:rsidRDefault="00F47F0E" w:rsidP="00343CF8">
      <w:pPr>
        <w:pStyle w:val="ListParagraph"/>
        <w:ind w:left="360"/>
      </w:pPr>
    </w:p>
    <w:p w:rsidR="00F47F0E" w:rsidRDefault="00F47F0E" w:rsidP="00343CF8">
      <w:pPr>
        <w:pStyle w:val="ListParagraph"/>
        <w:numPr>
          <w:ilvl w:val="0"/>
          <w:numId w:val="32"/>
        </w:numPr>
        <w:ind w:left="720"/>
      </w:pPr>
      <w:r>
        <w:t xml:space="preserve">DSU is a dry campus. </w:t>
      </w:r>
      <w:proofErr w:type="spellStart"/>
      <w:r>
        <w:t>Nanocon</w:t>
      </w:r>
      <w:proofErr w:type="spellEnd"/>
      <w:r>
        <w:t xml:space="preserve"> and its staff will not tolerate alcohol in or around the con hall.</w:t>
      </w:r>
    </w:p>
    <w:p w:rsidR="00F47F0E" w:rsidRDefault="00F47F0E" w:rsidP="00343CF8">
      <w:pPr>
        <w:pStyle w:val="ListParagraph"/>
        <w:ind w:left="360"/>
      </w:pPr>
    </w:p>
    <w:p w:rsidR="00F47F0E" w:rsidRDefault="00F47F0E" w:rsidP="00343CF8">
      <w:pPr>
        <w:pStyle w:val="ListParagraph"/>
        <w:numPr>
          <w:ilvl w:val="0"/>
          <w:numId w:val="32"/>
        </w:numPr>
        <w:ind w:left="720"/>
      </w:pPr>
      <w:r>
        <w:t>Sleeping in the con hall is strictly prohibited.</w:t>
      </w:r>
    </w:p>
    <w:p w:rsidR="00F47F0E" w:rsidRDefault="00F47F0E" w:rsidP="00343CF8">
      <w:pPr>
        <w:pStyle w:val="ListParagraph"/>
        <w:ind w:left="360"/>
      </w:pPr>
    </w:p>
    <w:p w:rsidR="00F47F0E" w:rsidRDefault="00F47F0E" w:rsidP="00343CF8">
      <w:pPr>
        <w:pStyle w:val="ListParagraph"/>
        <w:numPr>
          <w:ilvl w:val="0"/>
          <w:numId w:val="32"/>
        </w:numPr>
        <w:ind w:left="720"/>
      </w:pPr>
      <w:r>
        <w:t xml:space="preserve">Any and all applicable laws must be upheld while in attendance of </w:t>
      </w:r>
      <w:proofErr w:type="spellStart"/>
      <w:r>
        <w:t>Nanocon</w:t>
      </w:r>
      <w:proofErr w:type="spellEnd"/>
      <w:r>
        <w:t>.</w:t>
      </w:r>
    </w:p>
    <w:p w:rsidR="00F92CD9" w:rsidRDefault="00F92CD9" w:rsidP="00FC7AE7"/>
    <w:p w:rsidR="008F10FF" w:rsidRDefault="00070169" w:rsidP="00E94144">
      <w:pPr>
        <w:pStyle w:val="Heading1"/>
      </w:pPr>
      <w:bookmarkStart w:id="308" w:name="_Propaganda_1"/>
      <w:bookmarkEnd w:id="308"/>
      <w:r>
        <w:br w:type="page"/>
      </w:r>
      <w:bookmarkStart w:id="309" w:name="_Toc404097813"/>
      <w:bookmarkStart w:id="310" w:name="_Toc411524533"/>
      <w:r w:rsidR="008F10FF">
        <w:lastRenderedPageBreak/>
        <w:t>Finances</w:t>
      </w:r>
      <w:bookmarkEnd w:id="309"/>
      <w:bookmarkEnd w:id="310"/>
    </w:p>
    <w:p w:rsidR="008F10FF" w:rsidRPr="008F10FF" w:rsidRDefault="008F10FF">
      <w:r>
        <w:t xml:space="preserve">The </w:t>
      </w:r>
      <w:proofErr w:type="spellStart"/>
      <w:r>
        <w:t>Nanocon</w:t>
      </w:r>
      <w:proofErr w:type="spellEnd"/>
      <w:r>
        <w:t xml:space="preserve"> budget is usually well balanced.</w:t>
      </w:r>
    </w:p>
    <w:p w:rsidR="008F10FF" w:rsidRDefault="008F10FF" w:rsidP="00E94144">
      <w:pPr>
        <w:pStyle w:val="Heading2"/>
      </w:pPr>
      <w:bookmarkStart w:id="311" w:name="_Toc404097814"/>
      <w:bookmarkStart w:id="312" w:name="_Toc411524534"/>
      <w:r>
        <w:t>Funding</w:t>
      </w:r>
      <w:bookmarkEnd w:id="311"/>
      <w:bookmarkEnd w:id="312"/>
    </w:p>
    <w:p w:rsidR="008F10FF" w:rsidRPr="008F10FF" w:rsidRDefault="008F10FF">
      <w:r>
        <w:t xml:space="preserve">When we first started we usually used the gaming club budget.  But during the 2012 and 2013 we were able to get </w:t>
      </w:r>
      <w:proofErr w:type="gramStart"/>
      <w:r>
        <w:t>an</w:t>
      </w:r>
      <w:proofErr w:type="gramEnd"/>
      <w:r>
        <w:t xml:space="preserve"> separate fund just for </w:t>
      </w:r>
      <w:proofErr w:type="spellStart"/>
      <w:r>
        <w:t>Nanocon</w:t>
      </w:r>
      <w:proofErr w:type="spellEnd"/>
      <w:r>
        <w:t>.  During the 2012 year we were able to get $$$ amount and the next year we were able to get $$$ amount.</w:t>
      </w:r>
    </w:p>
    <w:p w:rsidR="008F10FF" w:rsidRDefault="008F10FF" w:rsidP="00E94144">
      <w:pPr>
        <w:pStyle w:val="Heading2"/>
      </w:pPr>
      <w:bookmarkStart w:id="313" w:name="_Toc404097815"/>
      <w:bookmarkStart w:id="314" w:name="_Toc411524535"/>
      <w:r>
        <w:t>Breakdown</w:t>
      </w:r>
      <w:bookmarkEnd w:id="313"/>
      <w:bookmarkEnd w:id="314"/>
    </w:p>
    <w:p w:rsidR="008F10FF" w:rsidRDefault="008F10FF">
      <w:r>
        <w:t xml:space="preserve">The funding we get is usually broken down into two different categories, </w:t>
      </w:r>
      <w:proofErr w:type="spellStart"/>
      <w:r>
        <w:t>IDiG</w:t>
      </w:r>
      <w:proofErr w:type="spellEnd"/>
      <w:r>
        <w:t xml:space="preserve"> and Concessions.</w:t>
      </w:r>
    </w:p>
    <w:p w:rsidR="008F10FF" w:rsidRPr="008F10FF" w:rsidRDefault="008F10FF">
      <w:proofErr w:type="spellStart"/>
      <w:r>
        <w:t>IDiG</w:t>
      </w:r>
      <w:proofErr w:type="spellEnd"/>
      <w:r>
        <w:t xml:space="preserve"> funds are usually %%% of the total </w:t>
      </w:r>
      <w:proofErr w:type="spellStart"/>
      <w:r>
        <w:t>Nanocon</w:t>
      </w:r>
      <w:proofErr w:type="spellEnd"/>
      <w:r>
        <w:t xml:space="preserve"> budget.  The rest usually goes towards Concessions.  We do have to pay</w:t>
      </w:r>
    </w:p>
    <w:p w:rsidR="008F10FF" w:rsidRDefault="008F10FF" w:rsidP="00E94144">
      <w:pPr>
        <w:pStyle w:val="Heading2"/>
      </w:pPr>
      <w:bookmarkStart w:id="315" w:name="_Toc404097816"/>
      <w:bookmarkStart w:id="316" w:name="_Toc411524536"/>
      <w:r>
        <w:t>Expenditures</w:t>
      </w:r>
      <w:bookmarkEnd w:id="315"/>
      <w:bookmarkEnd w:id="316"/>
    </w:p>
    <w:p w:rsidR="008F10FF" w:rsidRPr="008F10FF" w:rsidRDefault="008F10FF">
      <w:r>
        <w:t xml:space="preserve">Our biggest expenditure is in concessions, which also acts as the biggest profit for </w:t>
      </w:r>
      <w:proofErr w:type="spellStart"/>
      <w:r>
        <w:t>Nanocon</w:t>
      </w:r>
      <w:proofErr w:type="spellEnd"/>
    </w:p>
    <w:p w:rsidR="005173C5" w:rsidRDefault="008F10FF" w:rsidP="00E94144">
      <w:pPr>
        <w:pStyle w:val="Heading2"/>
      </w:pPr>
      <w:bookmarkStart w:id="317" w:name="_Toc404097817"/>
      <w:bookmarkStart w:id="318" w:name="_Toc411524537"/>
      <w:r>
        <w:t>Profit</w:t>
      </w:r>
      <w:bookmarkEnd w:id="317"/>
      <w:bookmarkEnd w:id="318"/>
    </w:p>
    <w:p w:rsidR="005173C5" w:rsidRDefault="005173C5">
      <w:pPr>
        <w:rPr>
          <w:rFonts w:asciiTheme="majorHAnsi" w:eastAsiaTheme="majorEastAsia" w:hAnsiTheme="majorHAnsi" w:cstheme="majorBidi"/>
          <w:color w:val="365F91" w:themeColor="accent1" w:themeShade="BF"/>
          <w:sz w:val="32"/>
          <w:szCs w:val="32"/>
        </w:rPr>
      </w:pPr>
      <w:r>
        <w:br w:type="page"/>
      </w:r>
    </w:p>
    <w:p w:rsidR="005173C5" w:rsidRDefault="005173C5" w:rsidP="00343CF8">
      <w:pPr>
        <w:pStyle w:val="Heading1"/>
      </w:pPr>
      <w:bookmarkStart w:id="319" w:name="_Toc404097818"/>
      <w:bookmarkStart w:id="320" w:name="_Toc411524538"/>
      <w:r>
        <w:lastRenderedPageBreak/>
        <w:t>Booklets</w:t>
      </w:r>
      <w:bookmarkEnd w:id="319"/>
      <w:bookmarkEnd w:id="320"/>
    </w:p>
    <w:p w:rsidR="00404AD0" w:rsidRPr="00466607" w:rsidRDefault="00404AD0" w:rsidP="00343CF8">
      <w:pPr>
        <w:ind w:left="720"/>
      </w:pPr>
      <w:r>
        <w:t xml:space="preserve">We have been creating </w:t>
      </w:r>
      <w:proofErr w:type="spellStart"/>
      <w:r>
        <w:t>Nanocon</w:t>
      </w:r>
      <w:proofErr w:type="spellEnd"/>
      <w:r>
        <w:t xml:space="preserve"> Booklets for the last xxx years.  In the booklet we can find all the events, the menu, ads from our sponsors, and the rules and code of conduct for the con.  The booklet requires the collaboration of many people to create.  </w:t>
      </w:r>
    </w:p>
    <w:p w:rsidR="005173C5" w:rsidRDefault="005173C5" w:rsidP="00343CF8">
      <w:pPr>
        <w:pStyle w:val="Heading2"/>
        <w:ind w:left="720"/>
      </w:pPr>
      <w:bookmarkStart w:id="321" w:name="_Toc404097819"/>
      <w:bookmarkStart w:id="322" w:name="_Toc411524539"/>
      <w:r>
        <w:t>Personal Coordination</w:t>
      </w:r>
      <w:bookmarkEnd w:id="321"/>
      <w:bookmarkEnd w:id="322"/>
    </w:p>
    <w:p w:rsidR="005173C5" w:rsidRPr="00AA1632" w:rsidRDefault="005173C5" w:rsidP="00343CF8">
      <w:pPr>
        <w:ind w:left="720"/>
      </w:pPr>
      <w:r>
        <w:t>In order to get the booklets all figured out, you need these people to collaborate.</w:t>
      </w:r>
    </w:p>
    <w:p w:rsidR="005173C5" w:rsidRDefault="005173C5" w:rsidP="00343CF8">
      <w:pPr>
        <w:pStyle w:val="Heading3"/>
        <w:ind w:left="1440"/>
      </w:pPr>
      <w:bookmarkStart w:id="323" w:name="_Toc404097820"/>
      <w:bookmarkStart w:id="324" w:name="_Toc411524540"/>
      <w:r>
        <w:t>Event Coordinator</w:t>
      </w:r>
      <w:bookmarkEnd w:id="323"/>
      <w:bookmarkEnd w:id="324"/>
    </w:p>
    <w:p w:rsidR="005173C5" w:rsidRPr="00AA1632" w:rsidRDefault="005173C5" w:rsidP="00343CF8">
      <w:pPr>
        <w:ind w:left="1440"/>
      </w:pPr>
      <w:r>
        <w:t xml:space="preserve">Ensures events are correct.  </w:t>
      </w:r>
    </w:p>
    <w:p w:rsidR="005173C5" w:rsidRDefault="005173C5" w:rsidP="00343CF8">
      <w:pPr>
        <w:pStyle w:val="Heading3"/>
        <w:ind w:left="1440"/>
      </w:pPr>
      <w:bookmarkStart w:id="325" w:name="_Toc404097821"/>
      <w:bookmarkStart w:id="326" w:name="_Toc411524541"/>
      <w:r>
        <w:t>Czar of Propaganda</w:t>
      </w:r>
      <w:bookmarkEnd w:id="325"/>
      <w:bookmarkEnd w:id="326"/>
    </w:p>
    <w:p w:rsidR="005173C5" w:rsidRPr="00AA1632" w:rsidRDefault="005173C5" w:rsidP="00343CF8">
      <w:pPr>
        <w:ind w:left="1440"/>
      </w:pPr>
      <w:r>
        <w:t>It is the responsibility of the Czar of Propaganda to create the cover Art.  It is also the responsibility of the Czar of propaganda to create the “See you next year” back page for the booklet.</w:t>
      </w:r>
    </w:p>
    <w:p w:rsidR="005173C5" w:rsidRDefault="005173C5" w:rsidP="00343CF8">
      <w:pPr>
        <w:pStyle w:val="Heading3"/>
        <w:ind w:left="1440"/>
      </w:pPr>
      <w:bookmarkStart w:id="327" w:name="_Toc404097822"/>
      <w:bookmarkStart w:id="328" w:name="_Toc411524542"/>
      <w:r>
        <w:t>Web Master</w:t>
      </w:r>
      <w:bookmarkEnd w:id="327"/>
      <w:bookmarkEnd w:id="328"/>
    </w:p>
    <w:p w:rsidR="005173C5" w:rsidRDefault="005173C5" w:rsidP="00343CF8">
      <w:pPr>
        <w:ind w:left="1440"/>
      </w:pPr>
      <w:r>
        <w:t xml:space="preserve">Grabs event info from the </w:t>
      </w:r>
      <w:proofErr w:type="spellStart"/>
      <w:r>
        <w:t>Sched.org</w:t>
      </w:r>
      <w:proofErr w:type="spellEnd"/>
      <w:r>
        <w:t xml:space="preserve"> site.</w:t>
      </w:r>
    </w:p>
    <w:p w:rsidR="005173C5" w:rsidRDefault="005173C5" w:rsidP="00343CF8">
      <w:pPr>
        <w:pStyle w:val="Heading3"/>
        <w:ind w:left="1440"/>
      </w:pPr>
      <w:bookmarkStart w:id="329" w:name="_Toc404097823"/>
      <w:bookmarkStart w:id="330" w:name="_Toc411524543"/>
      <w:r w:rsidRPr="00FB7F6F">
        <w:t xml:space="preserve">Concessions </w:t>
      </w:r>
      <w:r w:rsidRPr="00343CF8">
        <w:rPr>
          <w:rStyle w:val="Heading3Char"/>
        </w:rPr>
        <w:t>M</w:t>
      </w:r>
      <w:r w:rsidRPr="00FB7F6F">
        <w:t>anager</w:t>
      </w:r>
      <w:bookmarkEnd w:id="329"/>
      <w:bookmarkEnd w:id="330"/>
    </w:p>
    <w:p w:rsidR="005173C5" w:rsidRDefault="005173C5" w:rsidP="00343CF8">
      <w:pPr>
        <w:ind w:left="1440"/>
      </w:pPr>
      <w:r>
        <w:t>Provides the menu details</w:t>
      </w:r>
      <w:r w:rsidR="00404AD0">
        <w:t xml:space="preserve"> for the booklet.</w:t>
      </w:r>
    </w:p>
    <w:p w:rsidR="005173C5" w:rsidRDefault="005173C5" w:rsidP="00343CF8">
      <w:pPr>
        <w:pStyle w:val="Heading3"/>
        <w:ind w:left="1440"/>
      </w:pPr>
      <w:bookmarkStart w:id="331" w:name="_Toc404097824"/>
      <w:bookmarkStart w:id="332" w:name="_Toc411524544"/>
      <w:r>
        <w:t>Advertising</w:t>
      </w:r>
      <w:r w:rsidRPr="00343CF8">
        <w:rPr>
          <w:rStyle w:val="Heading3Char"/>
        </w:rPr>
        <w:t xml:space="preserve"> </w:t>
      </w:r>
      <w:r>
        <w:t>Manager</w:t>
      </w:r>
      <w:bookmarkEnd w:id="331"/>
      <w:bookmarkEnd w:id="332"/>
    </w:p>
    <w:p w:rsidR="005173C5" w:rsidRPr="004751B2" w:rsidRDefault="005173C5" w:rsidP="00343CF8">
      <w:pPr>
        <w:ind w:left="1440"/>
      </w:pPr>
      <w:r>
        <w:t>Provides the ads for booklet</w:t>
      </w:r>
      <w:r w:rsidR="00404AD0">
        <w:t>.</w:t>
      </w:r>
    </w:p>
    <w:p w:rsidR="005173C5" w:rsidRDefault="005173C5" w:rsidP="00343CF8">
      <w:pPr>
        <w:pStyle w:val="Heading2"/>
      </w:pPr>
      <w:bookmarkStart w:id="333" w:name="_Toc404097825"/>
      <w:bookmarkStart w:id="334" w:name="_Toc411524545"/>
      <w:r w:rsidRPr="00466607">
        <w:t>Content</w:t>
      </w:r>
      <w:bookmarkEnd w:id="333"/>
      <w:bookmarkEnd w:id="334"/>
    </w:p>
    <w:p w:rsidR="005173C5" w:rsidRPr="004751B2" w:rsidRDefault="005173C5" w:rsidP="00343CF8">
      <w:pPr>
        <w:ind w:left="720"/>
      </w:pPr>
      <w:r>
        <w:t xml:space="preserve">The first page of the booklet should be a generic welcome statement to </w:t>
      </w:r>
      <w:proofErr w:type="spellStart"/>
      <w:r>
        <w:t>nanocon</w:t>
      </w:r>
      <w:proofErr w:type="spellEnd"/>
      <w:r>
        <w:t xml:space="preserve">.  Followed by the menu.  Then we have the rules and policies section of the booklet.  Then the speaker section of the booklet.  After all that, you can start inserting ads into the booklet, limit it to two pages of ads.  Then you can insert the events for Friday starting at </w:t>
      </w:r>
      <w:proofErr w:type="spellStart"/>
      <w:r>
        <w:t>5pm</w:t>
      </w:r>
      <w:proofErr w:type="spellEnd"/>
      <w:r>
        <w:t xml:space="preserve">.  After all of those events, we can insert some more ads, once again no more than 2 pages.  Then we can continue on to </w:t>
      </w:r>
      <w:r w:rsidR="00B068E6">
        <w:t>Saturday’s</w:t>
      </w:r>
      <w:r>
        <w:t xml:space="preserve"> events, starting at </w:t>
      </w:r>
      <w:proofErr w:type="spellStart"/>
      <w:r>
        <w:t>6am</w:t>
      </w:r>
      <w:proofErr w:type="spellEnd"/>
      <w:r>
        <w:t xml:space="preserve"> and ending around 12.  Then some more ads, and then Sunday’s events.  Finally add any remaining ads.  If the number of pages isn’t a multiple of 4, then you can add a Notes and Autograph section to the back of the booklet, until the pages are a multiple of 4.  Then at the back of the booklet, we have a “See you next year” with the dates for the next </w:t>
      </w:r>
      <w:proofErr w:type="spellStart"/>
      <w:r>
        <w:t>nanocon</w:t>
      </w:r>
      <w:proofErr w:type="spellEnd"/>
      <w:r>
        <w:t>.</w:t>
      </w:r>
    </w:p>
    <w:p w:rsidR="005173C5" w:rsidRDefault="005173C5" w:rsidP="00343CF8">
      <w:pPr>
        <w:pStyle w:val="Heading3"/>
        <w:ind w:left="720"/>
      </w:pPr>
      <w:bookmarkStart w:id="335" w:name="_Toc404097826"/>
      <w:bookmarkStart w:id="336" w:name="_Toc411524546"/>
      <w:r>
        <w:t>Layout</w:t>
      </w:r>
      <w:bookmarkEnd w:id="335"/>
      <w:bookmarkEnd w:id="336"/>
    </w:p>
    <w:p w:rsidR="005173C5" w:rsidRPr="005F5C1D" w:rsidRDefault="005173C5" w:rsidP="00343CF8">
      <w:pPr>
        <w:ind w:left="1440"/>
      </w:pPr>
      <w:r w:rsidRPr="005F5C1D">
        <w:t>The booklet is 5.5” x 8.5”.</w:t>
      </w:r>
      <w:r>
        <w:t xml:space="preserve">  You will be using the template provided in the template folder.</w:t>
      </w:r>
    </w:p>
    <w:p w:rsidR="005173C5" w:rsidRPr="004751B2" w:rsidRDefault="005173C5" w:rsidP="005173C5">
      <w:pPr>
        <w:ind w:left="2160"/>
      </w:pPr>
    </w:p>
    <w:p w:rsidR="005173C5" w:rsidRPr="00AA1632" w:rsidRDefault="005173C5" w:rsidP="005173C5">
      <w:pPr>
        <w:pStyle w:val="Heading4"/>
        <w:ind w:left="1440"/>
      </w:pPr>
      <w:r>
        <w:lastRenderedPageBreak/>
        <w:t>Credits</w:t>
      </w:r>
    </w:p>
    <w:p w:rsidR="005173C5" w:rsidRDefault="005173C5" w:rsidP="005173C5">
      <w:pPr>
        <w:pStyle w:val="Heading4"/>
        <w:ind w:left="1440"/>
      </w:pPr>
      <w:r>
        <w:t>Ads</w:t>
      </w:r>
    </w:p>
    <w:p w:rsidR="005173C5" w:rsidRDefault="005173C5" w:rsidP="005173C5">
      <w:pPr>
        <w:pStyle w:val="Heading5"/>
        <w:ind w:left="2160"/>
      </w:pPr>
      <w:r>
        <w:t>Guidelines</w:t>
      </w:r>
    </w:p>
    <w:p w:rsidR="005173C5" w:rsidRDefault="005173C5" w:rsidP="005173C5">
      <w:pPr>
        <w:ind w:left="2880"/>
      </w:pPr>
      <w:r w:rsidRPr="005F5C1D">
        <w:t xml:space="preserve">Vendors are allowed (and encouraged) to advertise in the </w:t>
      </w:r>
      <w:proofErr w:type="spellStart"/>
      <w:r w:rsidRPr="005F5C1D">
        <w:t>Nanocon</w:t>
      </w:r>
      <w:proofErr w:type="spellEnd"/>
      <w:r w:rsidRPr="005F5C1D">
        <w:t xml:space="preserve"> booklet. </w:t>
      </w:r>
    </w:p>
    <w:p w:rsidR="005173C5" w:rsidRDefault="005173C5" w:rsidP="005173C5">
      <w:pPr>
        <w:pStyle w:val="Heading5"/>
        <w:ind w:left="2160"/>
      </w:pPr>
      <w:r>
        <w:t>Pricing</w:t>
      </w:r>
    </w:p>
    <w:p w:rsidR="005173C5" w:rsidRPr="0056799D" w:rsidRDefault="005173C5" w:rsidP="005173C5">
      <w:pPr>
        <w:ind w:left="2880"/>
      </w:pPr>
      <w:r>
        <w:t xml:space="preserve">$25 for half a page (4.5 x </w:t>
      </w:r>
      <w:r>
        <w:br/>
        <w:t>$50 for a full page.</w:t>
      </w:r>
    </w:p>
    <w:p w:rsidR="005173C5" w:rsidRDefault="005173C5" w:rsidP="005173C5">
      <w:pPr>
        <w:pStyle w:val="Heading3"/>
        <w:ind w:left="720"/>
      </w:pPr>
      <w:bookmarkStart w:id="337" w:name="_Toc404097827"/>
      <w:bookmarkStart w:id="338" w:name="_Toc411524547"/>
      <w:r>
        <w:t>Printing</w:t>
      </w:r>
      <w:bookmarkEnd w:id="337"/>
      <w:bookmarkEnd w:id="338"/>
    </w:p>
    <w:p w:rsidR="005173C5" w:rsidRDefault="005173C5" w:rsidP="005173C5">
      <w:pPr>
        <w:ind w:left="1440"/>
      </w:pPr>
      <w:r>
        <w:t>Who usually prints these?  Who puts them together? Where does the money come from to print these?  Is it revenue from the Ads?</w:t>
      </w:r>
    </w:p>
    <w:p w:rsidR="005173C5" w:rsidRPr="00AA1632" w:rsidRDefault="005173C5" w:rsidP="005173C5">
      <w:pPr>
        <w:ind w:left="1440"/>
      </w:pPr>
      <w:r>
        <w:t>Contact Details for the people who print it.</w:t>
      </w:r>
    </w:p>
    <w:p w:rsidR="008F10FF" w:rsidRDefault="008F10FF" w:rsidP="00E94144">
      <w:pPr>
        <w:pStyle w:val="Heading2"/>
      </w:pPr>
    </w:p>
    <w:p w:rsidR="008F10FF" w:rsidRDefault="008F10FF" w:rsidP="00E94144">
      <w:pPr>
        <w:pStyle w:val="Heading2"/>
      </w:pPr>
      <w:r>
        <w:br w:type="page"/>
      </w:r>
    </w:p>
    <w:p w:rsidR="00070169" w:rsidRDefault="00335C2F" w:rsidP="008F21CA">
      <w:pPr>
        <w:pStyle w:val="Heading1"/>
      </w:pPr>
      <w:bookmarkStart w:id="339" w:name="_Toc404097828"/>
      <w:bookmarkStart w:id="340" w:name="_Toc411524548"/>
      <w:r>
        <w:lastRenderedPageBreak/>
        <w:t>Propaganda</w:t>
      </w:r>
      <w:bookmarkEnd w:id="339"/>
      <w:bookmarkEnd w:id="340"/>
    </w:p>
    <w:p w:rsidR="00B053FF" w:rsidRDefault="00B053FF" w:rsidP="00B053FF">
      <w:pPr>
        <w:pStyle w:val="ListParagraph"/>
        <w:numPr>
          <w:ilvl w:val="0"/>
          <w:numId w:val="4"/>
        </w:numPr>
        <w:spacing w:after="0" w:line="240" w:lineRule="auto"/>
      </w:pPr>
      <w:r>
        <w:t xml:space="preserve">Before </w:t>
      </w:r>
      <w:proofErr w:type="spellStart"/>
      <w:r>
        <w:t>Nanocon</w:t>
      </w:r>
      <w:proofErr w:type="spellEnd"/>
    </w:p>
    <w:p w:rsidR="00B053FF" w:rsidRDefault="00B053FF" w:rsidP="00B053FF">
      <w:pPr>
        <w:pStyle w:val="ListParagraph"/>
        <w:numPr>
          <w:ilvl w:val="1"/>
          <w:numId w:val="4"/>
        </w:numPr>
        <w:spacing w:after="0" w:line="240" w:lineRule="auto"/>
      </w:pPr>
      <w:r>
        <w:t xml:space="preserve">Create all propaganda to be used for that year’s </w:t>
      </w:r>
      <w:proofErr w:type="spellStart"/>
      <w:r>
        <w:t>Nanocon</w:t>
      </w:r>
      <w:proofErr w:type="spellEnd"/>
      <w:r>
        <w:t>.</w:t>
      </w:r>
    </w:p>
    <w:p w:rsidR="00B053FF" w:rsidRDefault="00B053FF" w:rsidP="00B053FF">
      <w:pPr>
        <w:pStyle w:val="ListParagraph"/>
        <w:numPr>
          <w:ilvl w:val="2"/>
          <w:numId w:val="4"/>
        </w:numPr>
        <w:spacing w:after="0" w:line="240" w:lineRule="auto"/>
      </w:pPr>
      <w:r>
        <w:t>Small poster</w:t>
      </w:r>
    </w:p>
    <w:p w:rsidR="00B053FF" w:rsidRDefault="00B053FF" w:rsidP="00B053FF">
      <w:pPr>
        <w:pStyle w:val="ListParagraph"/>
        <w:numPr>
          <w:ilvl w:val="2"/>
          <w:numId w:val="4"/>
        </w:numPr>
        <w:spacing w:after="0" w:line="240" w:lineRule="auto"/>
      </w:pPr>
      <w:r>
        <w:t>Large poster</w:t>
      </w:r>
    </w:p>
    <w:p w:rsidR="00B053FF" w:rsidRDefault="00B053FF" w:rsidP="00B053FF">
      <w:pPr>
        <w:pStyle w:val="ListParagraph"/>
        <w:numPr>
          <w:ilvl w:val="2"/>
          <w:numId w:val="4"/>
        </w:numPr>
        <w:spacing w:after="0" w:line="240" w:lineRule="auto"/>
      </w:pPr>
      <w:r>
        <w:t>Con Booklet</w:t>
      </w:r>
    </w:p>
    <w:p w:rsidR="00B053FF" w:rsidRDefault="00B053FF" w:rsidP="00B053FF">
      <w:pPr>
        <w:pStyle w:val="ListParagraph"/>
        <w:numPr>
          <w:ilvl w:val="2"/>
          <w:numId w:val="4"/>
        </w:numPr>
        <w:spacing w:after="0" w:line="240" w:lineRule="auto"/>
      </w:pPr>
      <w:r>
        <w:t>Con Badges</w:t>
      </w:r>
    </w:p>
    <w:p w:rsidR="00B053FF" w:rsidRDefault="00B053FF" w:rsidP="00B053FF">
      <w:pPr>
        <w:pStyle w:val="ListParagraph"/>
        <w:numPr>
          <w:ilvl w:val="2"/>
          <w:numId w:val="4"/>
        </w:numPr>
        <w:spacing w:after="0" w:line="240" w:lineRule="auto"/>
      </w:pPr>
      <w:r>
        <w:t>Con Signs</w:t>
      </w:r>
    </w:p>
    <w:p w:rsidR="00B053FF" w:rsidRDefault="00B053FF" w:rsidP="00B053FF">
      <w:pPr>
        <w:pStyle w:val="ListParagraph"/>
        <w:numPr>
          <w:ilvl w:val="2"/>
          <w:numId w:val="4"/>
        </w:numPr>
        <w:spacing w:after="0" w:line="240" w:lineRule="auto"/>
      </w:pPr>
      <w:r>
        <w:t>T-shirt design</w:t>
      </w:r>
    </w:p>
    <w:p w:rsidR="00B053FF" w:rsidRDefault="00B053FF" w:rsidP="00B053FF">
      <w:pPr>
        <w:pStyle w:val="ListParagraph"/>
        <w:numPr>
          <w:ilvl w:val="2"/>
          <w:numId w:val="4"/>
        </w:numPr>
        <w:spacing w:after="0" w:line="240" w:lineRule="auto"/>
      </w:pPr>
      <w:r>
        <w:t>Menu</w:t>
      </w:r>
    </w:p>
    <w:p w:rsidR="00B053FF" w:rsidRDefault="00B053FF" w:rsidP="00B053FF">
      <w:pPr>
        <w:pStyle w:val="ListParagraph"/>
        <w:numPr>
          <w:ilvl w:val="2"/>
          <w:numId w:val="4"/>
        </w:numPr>
        <w:spacing w:after="0" w:line="240" w:lineRule="auto"/>
      </w:pPr>
      <w:r>
        <w:t>Schedule Template</w:t>
      </w:r>
    </w:p>
    <w:p w:rsidR="00B053FF" w:rsidRDefault="00B053FF" w:rsidP="00B053FF">
      <w:pPr>
        <w:pStyle w:val="ListParagraph"/>
        <w:numPr>
          <w:ilvl w:val="2"/>
          <w:numId w:val="4"/>
        </w:numPr>
        <w:spacing w:after="0" w:line="240" w:lineRule="auto"/>
      </w:pPr>
      <w:r>
        <w:t>Event tickets</w:t>
      </w:r>
    </w:p>
    <w:p w:rsidR="00B053FF" w:rsidRDefault="00B053FF" w:rsidP="00B053FF">
      <w:pPr>
        <w:pStyle w:val="ListParagraph"/>
        <w:numPr>
          <w:ilvl w:val="1"/>
          <w:numId w:val="4"/>
        </w:numPr>
        <w:spacing w:after="0" w:line="240" w:lineRule="auto"/>
      </w:pPr>
      <w:r>
        <w:t>Work with the Website Manager for new website artwork.</w:t>
      </w:r>
    </w:p>
    <w:p w:rsidR="00335C2F" w:rsidRPr="00335C2F" w:rsidRDefault="00B053FF" w:rsidP="00343CF8">
      <w:pPr>
        <w:pStyle w:val="ListParagraph"/>
        <w:numPr>
          <w:ilvl w:val="1"/>
          <w:numId w:val="4"/>
        </w:numPr>
        <w:spacing w:after="0" w:line="240" w:lineRule="auto"/>
      </w:pPr>
      <w:r>
        <w:t xml:space="preserve">Work with event coordinators and </w:t>
      </w:r>
      <w:proofErr w:type="spellStart"/>
      <w:r>
        <w:t>Nanocon</w:t>
      </w:r>
      <w:proofErr w:type="spellEnd"/>
      <w:r>
        <w:t xml:space="preserve"> Manager to create event tickets.</w:t>
      </w:r>
      <w:bookmarkStart w:id="341" w:name="_Booklets"/>
      <w:bookmarkEnd w:id="341"/>
    </w:p>
    <w:p w:rsidR="00335C2F" w:rsidRDefault="00335C2F" w:rsidP="00335C2F">
      <w:pPr>
        <w:pStyle w:val="Heading2"/>
      </w:pPr>
      <w:bookmarkStart w:id="342" w:name="_Toc404097829"/>
      <w:bookmarkStart w:id="343" w:name="_Toc411524549"/>
      <w:r>
        <w:t>Posters</w:t>
      </w:r>
      <w:bookmarkEnd w:id="342"/>
      <w:bookmarkEnd w:id="343"/>
    </w:p>
    <w:p w:rsidR="00F439A0" w:rsidRDefault="00F439A0" w:rsidP="00F439A0">
      <w:r>
        <w:t xml:space="preserve">This is an overview of posters for </w:t>
      </w:r>
      <w:proofErr w:type="spellStart"/>
      <w:r>
        <w:t>nanocon</w:t>
      </w:r>
      <w:proofErr w:type="spellEnd"/>
      <w:r>
        <w:t>.</w:t>
      </w:r>
    </w:p>
    <w:p w:rsidR="00F439A0" w:rsidRDefault="00F439A0" w:rsidP="00F439A0">
      <w:pPr>
        <w:pStyle w:val="Heading3"/>
        <w:ind w:left="720"/>
      </w:pPr>
      <w:bookmarkStart w:id="344" w:name="_Toc404097830"/>
      <w:bookmarkStart w:id="345" w:name="_Toc411524550"/>
      <w:r>
        <w:t>Advertising Locations</w:t>
      </w:r>
      <w:bookmarkEnd w:id="344"/>
      <w:bookmarkEnd w:id="345"/>
    </w:p>
    <w:p w:rsidR="00F439A0" w:rsidRPr="00F439A0" w:rsidRDefault="002E4DEB" w:rsidP="00D95116">
      <w:pPr>
        <w:ind w:left="1440"/>
      </w:pPr>
      <w:r>
        <w:t>See</w:t>
      </w:r>
      <w:del w:id="346" w:author="Hicks, Cameron" w:date="2015-02-12T17:14:00Z">
        <w:r w:rsidDel="00953A71">
          <w:delText xml:space="preserve"> </w:delText>
        </w:r>
        <w:r w:rsidR="00953A71" w:rsidDel="00953A71">
          <w:fldChar w:fldCharType="begin"/>
        </w:r>
        <w:r w:rsidR="00953A71" w:rsidDel="00953A71">
          <w:delInstrText xml:space="preserve"> HYPERLINK \l "_Contacts" </w:delInstrText>
        </w:r>
        <w:r w:rsidR="00953A71" w:rsidDel="00953A71">
          <w:fldChar w:fldCharType="separate"/>
        </w:r>
        <w:r w:rsidRPr="002E4DEB" w:rsidDel="00953A71">
          <w:rPr>
            <w:rStyle w:val="Hyperlink"/>
          </w:rPr>
          <w:delText>Contacts</w:delText>
        </w:r>
        <w:r w:rsidR="00953A71" w:rsidDel="00953A71">
          <w:rPr>
            <w:rStyle w:val="Hyperlink"/>
          </w:rPr>
          <w:fldChar w:fldCharType="end"/>
        </w:r>
      </w:del>
      <w:r>
        <w:t>.</w:t>
      </w:r>
    </w:p>
    <w:p w:rsidR="00F439A0" w:rsidRDefault="00F439A0" w:rsidP="00F439A0">
      <w:pPr>
        <w:pStyle w:val="Heading3"/>
        <w:ind w:left="720"/>
      </w:pPr>
      <w:bookmarkStart w:id="347" w:name="_Toc404097831"/>
      <w:bookmarkStart w:id="348" w:name="_Toc411524551"/>
      <w:r>
        <w:t>Guidelines</w:t>
      </w:r>
      <w:bookmarkEnd w:id="347"/>
      <w:bookmarkEnd w:id="348"/>
    </w:p>
    <w:p w:rsidR="00F439A0" w:rsidRPr="00F439A0" w:rsidRDefault="00F439A0" w:rsidP="00F439A0">
      <w:pPr>
        <w:ind w:left="1440"/>
      </w:pPr>
      <w:r>
        <w:t>How many people needs to approve the poster before it is printed?</w:t>
      </w:r>
    </w:p>
    <w:p w:rsidR="00CD2A89" w:rsidRDefault="00CD2A89" w:rsidP="00FA38A6">
      <w:pPr>
        <w:pStyle w:val="Heading2"/>
      </w:pPr>
      <w:bookmarkStart w:id="349" w:name="_Toc404097832"/>
      <w:bookmarkStart w:id="350" w:name="_Toc411524552"/>
      <w:r>
        <w:t>Table Signs</w:t>
      </w:r>
      <w:bookmarkEnd w:id="349"/>
      <w:bookmarkEnd w:id="350"/>
    </w:p>
    <w:p w:rsidR="00CD2A89" w:rsidRPr="00CD2A89" w:rsidRDefault="00CD2A89" w:rsidP="0043162F">
      <w:pPr>
        <w:ind w:left="1440"/>
      </w:pPr>
      <w:r>
        <w:t>These are put over tables that have scheduled events.  The ones closest to the entrance should be placed the highest, while the ones closer to the back should be placed lower, this way who ever walks in, will be able to find where they need to be.</w:t>
      </w:r>
    </w:p>
    <w:p w:rsidR="009650C6" w:rsidRDefault="009650C6">
      <w:pPr>
        <w:rPr>
          <w:rFonts w:asciiTheme="majorHAnsi" w:eastAsiaTheme="majorEastAsia" w:hAnsiTheme="majorHAnsi" w:cstheme="majorBidi"/>
          <w:color w:val="244061" w:themeColor="accent1" w:themeShade="80"/>
          <w:sz w:val="36"/>
          <w:szCs w:val="36"/>
        </w:rPr>
      </w:pPr>
      <w:bookmarkStart w:id="351" w:name="_Advertising"/>
      <w:bookmarkEnd w:id="351"/>
      <w:r>
        <w:br w:type="page"/>
      </w:r>
    </w:p>
    <w:tbl>
      <w:tblPr>
        <w:tblStyle w:val="TableGrid"/>
        <w:tblpPr w:leftFromText="180" w:rightFromText="180" w:vertAnchor="text" w:horzAnchor="page" w:tblpX="7850" w:tblpY="26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1926"/>
      </w:tblGrid>
      <w:tr w:rsidR="006E2751" w:rsidTr="0087310F">
        <w:tc>
          <w:tcPr>
            <w:tcW w:w="3906" w:type="dxa"/>
            <w:gridSpan w:val="2"/>
            <w:tcBorders>
              <w:top w:val="single" w:sz="4" w:space="0" w:color="auto"/>
              <w:bottom w:val="single" w:sz="4" w:space="0" w:color="auto"/>
            </w:tcBorders>
            <w:tcMar>
              <w:top w:w="115" w:type="dxa"/>
              <w:left w:w="115" w:type="dxa"/>
              <w:bottom w:w="115" w:type="dxa"/>
              <w:right w:w="115" w:type="dxa"/>
            </w:tcMar>
            <w:vAlign w:val="center"/>
          </w:tcPr>
          <w:p w:rsidR="006E2751" w:rsidRDefault="006E2751" w:rsidP="006E2751">
            <w:pPr>
              <w:pStyle w:val="Heading2"/>
              <w:spacing w:before="0"/>
              <w:jc w:val="center"/>
              <w:outlineLvl w:val="1"/>
            </w:pPr>
            <w:bookmarkStart w:id="352" w:name="_Toc404097833"/>
            <w:bookmarkStart w:id="353" w:name="_Toc411524553"/>
            <w:r>
              <w:lastRenderedPageBreak/>
              <w:t>Types</w:t>
            </w:r>
            <w:bookmarkEnd w:id="352"/>
            <w:bookmarkEnd w:id="353"/>
          </w:p>
        </w:tc>
      </w:tr>
      <w:tr w:rsidR="006E2751" w:rsidTr="0087310F">
        <w:tc>
          <w:tcPr>
            <w:tcW w:w="1980" w:type="dxa"/>
            <w:tcBorders>
              <w:top w:val="single" w:sz="4" w:space="0" w:color="auto"/>
              <w:bottom w:val="single" w:sz="4" w:space="0" w:color="auto"/>
            </w:tcBorders>
            <w:vAlign w:val="center"/>
          </w:tcPr>
          <w:p w:rsidR="006E2751" w:rsidRDefault="006E2751" w:rsidP="006E2751">
            <w:pPr>
              <w:jc w:val="center"/>
            </w:pPr>
            <w:r>
              <w:rPr>
                <w:noProof/>
              </w:rPr>
              <w:drawing>
                <wp:inline distT="0" distB="0" distL="0" distR="0" wp14:anchorId="2DDA09EE" wp14:editId="20BBAD5B">
                  <wp:extent cx="914400" cy="1371600"/>
                  <wp:effectExtent l="0" t="0" r="0" b="0"/>
                  <wp:docPr id="7" name="Picture 7" descr="C:\Users\DSU\Desktop\Nanocon\Nanocon 11\Propaganda\Badges\vendor ba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SU\Desktop\Nanocon\Nanocon 11\Propaganda\Badges\vendor badg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1926" w:type="dxa"/>
            <w:tcBorders>
              <w:top w:val="single" w:sz="4" w:space="0" w:color="auto"/>
              <w:bottom w:val="single" w:sz="4" w:space="0" w:color="auto"/>
            </w:tcBorders>
            <w:vAlign w:val="center"/>
          </w:tcPr>
          <w:p w:rsidR="006E2751" w:rsidRDefault="006E2751" w:rsidP="006E2751">
            <w:pPr>
              <w:jc w:val="center"/>
            </w:pPr>
            <w:r>
              <w:t>These are printed on green paper.  The vendor’s name should be on the badge.</w:t>
            </w:r>
          </w:p>
        </w:tc>
      </w:tr>
      <w:tr w:rsidR="006E2751" w:rsidTr="0087310F">
        <w:tc>
          <w:tcPr>
            <w:tcW w:w="1980" w:type="dxa"/>
            <w:tcBorders>
              <w:top w:val="single" w:sz="4" w:space="0" w:color="auto"/>
              <w:bottom w:val="single" w:sz="4" w:space="0" w:color="auto"/>
            </w:tcBorders>
            <w:vAlign w:val="center"/>
          </w:tcPr>
          <w:p w:rsidR="006E2751" w:rsidRDefault="006E2751" w:rsidP="006E2751">
            <w:pPr>
              <w:jc w:val="center"/>
            </w:pPr>
            <w:r>
              <w:t>The staff badges are usually printed in Orange.</w:t>
            </w:r>
          </w:p>
        </w:tc>
        <w:tc>
          <w:tcPr>
            <w:tcW w:w="1926" w:type="dxa"/>
            <w:tcBorders>
              <w:top w:val="single" w:sz="4" w:space="0" w:color="auto"/>
              <w:bottom w:val="single" w:sz="4" w:space="0" w:color="auto"/>
            </w:tcBorders>
            <w:vAlign w:val="center"/>
          </w:tcPr>
          <w:p w:rsidR="006E2751" w:rsidRDefault="006E2751" w:rsidP="006E2751">
            <w:pPr>
              <w:jc w:val="center"/>
            </w:pPr>
            <w:r>
              <w:rPr>
                <w:noProof/>
              </w:rPr>
              <w:drawing>
                <wp:inline distT="0" distB="0" distL="0" distR="0" wp14:anchorId="5AF630E2" wp14:editId="31BE2A1D">
                  <wp:extent cx="914400" cy="1371600"/>
                  <wp:effectExtent l="0" t="0" r="0" b="0"/>
                  <wp:docPr id="8" name="Picture 8" descr="C:\Users\DSU\Desktop\Nanocon\Nanocon 11\Propaganda\Badges\staff ba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SU\Desktop\Nanocon\Nanocon 11\Propaganda\Badges\staff badg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r>
      <w:tr w:rsidR="006E2751" w:rsidTr="0087310F">
        <w:tc>
          <w:tcPr>
            <w:tcW w:w="1980" w:type="dxa"/>
            <w:tcBorders>
              <w:top w:val="single" w:sz="4" w:space="0" w:color="auto"/>
              <w:bottom w:val="single" w:sz="4" w:space="0" w:color="auto"/>
            </w:tcBorders>
            <w:vAlign w:val="center"/>
          </w:tcPr>
          <w:p w:rsidR="006E2751" w:rsidRDefault="006E2751" w:rsidP="006E2751">
            <w:pPr>
              <w:jc w:val="center"/>
            </w:pPr>
            <w:r>
              <w:rPr>
                <w:noProof/>
              </w:rPr>
              <w:drawing>
                <wp:inline distT="0" distB="0" distL="0" distR="0" wp14:anchorId="67627678" wp14:editId="4767D4ED">
                  <wp:extent cx="914400" cy="1371600"/>
                  <wp:effectExtent l="0" t="0" r="0" b="0"/>
                  <wp:docPr id="6" name="Picture 6" descr="C:\Users\DSU\Desktop\Nanocon\Nanocon 11\Propaganda\Badges\guest ba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SU\Desktop\Nanocon\Nanocon 11\Propaganda\Badges\guest bad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1926" w:type="dxa"/>
            <w:tcBorders>
              <w:top w:val="single" w:sz="4" w:space="0" w:color="auto"/>
              <w:bottom w:val="single" w:sz="4" w:space="0" w:color="auto"/>
            </w:tcBorders>
            <w:vAlign w:val="center"/>
          </w:tcPr>
          <w:p w:rsidR="006E2751" w:rsidRDefault="006E2751" w:rsidP="006E2751">
            <w:pPr>
              <w:jc w:val="center"/>
            </w:pPr>
            <w:r>
              <w:t xml:space="preserve">These are usually printed on white paper.  There should be a number system (guest tracking). </w:t>
            </w:r>
          </w:p>
        </w:tc>
      </w:tr>
      <w:tr w:rsidR="006E2751" w:rsidTr="0087310F">
        <w:tc>
          <w:tcPr>
            <w:tcW w:w="1980" w:type="dxa"/>
            <w:tcBorders>
              <w:top w:val="single" w:sz="4" w:space="0" w:color="auto"/>
              <w:bottom w:val="single" w:sz="4" w:space="0" w:color="auto"/>
            </w:tcBorders>
            <w:vAlign w:val="center"/>
          </w:tcPr>
          <w:p w:rsidR="006E2751" w:rsidRDefault="006E2751" w:rsidP="006E2751">
            <w:pPr>
              <w:jc w:val="center"/>
            </w:pPr>
            <w:r>
              <w:t>Speaker badges are usually printed on blue paper.  They can also have the speaker’s name on it.</w:t>
            </w:r>
          </w:p>
        </w:tc>
        <w:tc>
          <w:tcPr>
            <w:tcW w:w="1926" w:type="dxa"/>
            <w:tcBorders>
              <w:top w:val="single" w:sz="4" w:space="0" w:color="auto"/>
              <w:bottom w:val="single" w:sz="4" w:space="0" w:color="auto"/>
            </w:tcBorders>
            <w:vAlign w:val="center"/>
          </w:tcPr>
          <w:p w:rsidR="006E2751" w:rsidRDefault="006E2751" w:rsidP="006E2751">
            <w:pPr>
              <w:jc w:val="center"/>
            </w:pPr>
            <w:r>
              <w:rPr>
                <w:noProof/>
              </w:rPr>
              <w:drawing>
                <wp:inline distT="0" distB="0" distL="0" distR="0" wp14:anchorId="7560612F" wp14:editId="0D7D4728">
                  <wp:extent cx="914400" cy="1371600"/>
                  <wp:effectExtent l="0" t="0" r="0" b="0"/>
                  <wp:docPr id="10" name="Picture 10" descr="C:\Users\DSU\Desktop\Nanocon\Nanocon 11\Propaganda\Badges\speaker ba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SU\Desktop\Nanocon\Nanocon 11\Propaganda\Badges\speaker badg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r>
      <w:tr w:rsidR="006E2751" w:rsidTr="0087310F">
        <w:tc>
          <w:tcPr>
            <w:tcW w:w="1980" w:type="dxa"/>
            <w:tcBorders>
              <w:top w:val="single" w:sz="4" w:space="0" w:color="auto"/>
              <w:bottom w:val="single" w:sz="4" w:space="0" w:color="auto"/>
            </w:tcBorders>
            <w:vAlign w:val="center"/>
          </w:tcPr>
          <w:p w:rsidR="006E2751" w:rsidRDefault="006E2751" w:rsidP="006E2751">
            <w:pPr>
              <w:jc w:val="center"/>
            </w:pPr>
            <w:r>
              <w:rPr>
                <w:noProof/>
              </w:rPr>
              <w:drawing>
                <wp:inline distT="0" distB="0" distL="0" distR="0" wp14:anchorId="1A1F7F68" wp14:editId="45678343">
                  <wp:extent cx="914400" cy="1371600"/>
                  <wp:effectExtent l="0" t="0" r="0" b="0"/>
                  <wp:docPr id="13" name="Picture 13" descr="C:\Users\DSU\Desktop\Nanocon\Nanocon 11\Propaganda\Badges\biz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SU\Desktop\Nanocon\Nanocon 11\Propaganda\Badges\bizki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1926" w:type="dxa"/>
            <w:tcBorders>
              <w:top w:val="single" w:sz="4" w:space="0" w:color="auto"/>
              <w:bottom w:val="single" w:sz="4" w:space="0" w:color="auto"/>
            </w:tcBorders>
            <w:vAlign w:val="center"/>
          </w:tcPr>
          <w:p w:rsidR="006E2751" w:rsidRDefault="006E2751" w:rsidP="006E2751">
            <w:pPr>
              <w:jc w:val="center"/>
            </w:pPr>
            <w:r>
              <w:t>Unique badges are usually printed on purple paper. They can be completely customized.</w:t>
            </w:r>
          </w:p>
        </w:tc>
      </w:tr>
    </w:tbl>
    <w:p w:rsidR="005B2CF8" w:rsidRDefault="005B2CF8" w:rsidP="00FA38A6">
      <w:pPr>
        <w:pStyle w:val="Heading1"/>
      </w:pPr>
      <w:bookmarkStart w:id="354" w:name="_Toc404097834"/>
      <w:bookmarkStart w:id="355" w:name="_Toc411524554"/>
      <w:r>
        <w:t>Creating the</w:t>
      </w:r>
      <w:r w:rsidR="00084320">
        <w:t xml:space="preserve"> Badges</w:t>
      </w:r>
      <w:bookmarkEnd w:id="354"/>
      <w:bookmarkEnd w:id="355"/>
    </w:p>
    <w:p w:rsidR="00084320" w:rsidRDefault="005B2CF8" w:rsidP="00FA38A6">
      <w:r>
        <w:t>The badge is composed of three items, the Lanyard, the badge holder and the badge</w:t>
      </w:r>
      <w:r w:rsidR="00084320">
        <w:t xml:space="preserve">s themselves.  </w:t>
      </w:r>
    </w:p>
    <w:p w:rsidR="00084320" w:rsidRDefault="00084320" w:rsidP="00FA38A6">
      <w:pPr>
        <w:pStyle w:val="Heading2"/>
      </w:pPr>
      <w:bookmarkStart w:id="356" w:name="_Toc404097835"/>
      <w:bookmarkStart w:id="357" w:name="_Toc411524555"/>
      <w:r>
        <w:t>Lanyard</w:t>
      </w:r>
      <w:bookmarkEnd w:id="356"/>
      <w:bookmarkEnd w:id="357"/>
    </w:p>
    <w:p w:rsidR="005B2CF8" w:rsidRDefault="00084320" w:rsidP="00FA38A6">
      <w:r>
        <w:t xml:space="preserve">The first two we need to order from </w:t>
      </w:r>
      <w:r w:rsidR="005B2CF8">
        <w:t xml:space="preserve">Central Business Supply, Inc. here in Madison.  </w:t>
      </w:r>
      <w:r>
        <w:t>Below are the two items that we need to order.</w:t>
      </w:r>
    </w:p>
    <w:tbl>
      <w:tblPr>
        <w:tblStyle w:val="TableGrid"/>
        <w:tblpPr w:leftFromText="180" w:rightFromText="180" w:vertAnchor="text" w:tblpXSpec="center" w:tblpY="1"/>
        <w:tblOverlap w:val="never"/>
        <w:tblW w:w="5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0"/>
        <w:gridCol w:w="2849"/>
      </w:tblGrid>
      <w:tr w:rsidR="005B2CF8" w:rsidTr="0087310F">
        <w:trPr>
          <w:trHeight w:val="2678"/>
        </w:trPr>
        <w:tc>
          <w:tcPr>
            <w:tcW w:w="2610" w:type="dxa"/>
            <w:tcBorders>
              <w:right w:val="single" w:sz="4" w:space="0" w:color="auto"/>
            </w:tcBorders>
            <w:vAlign w:val="center"/>
          </w:tcPr>
          <w:p w:rsidR="005B2CF8" w:rsidRDefault="005B2CF8" w:rsidP="006E2751">
            <w:pPr>
              <w:jc w:val="center"/>
            </w:pPr>
            <w:r w:rsidRPr="00E91640">
              <w:rPr>
                <w:noProof/>
              </w:rPr>
              <w:drawing>
                <wp:inline distT="0" distB="0" distL="0" distR="0" wp14:anchorId="2F2369F2" wp14:editId="7CA44320">
                  <wp:extent cx="1226820" cy="1798955"/>
                  <wp:effectExtent l="0" t="0" r="0" b="0"/>
                  <wp:docPr id="5" name="Picture 5" descr="http://content.etilize.com/images/500/11960732.jpg?rwndrnd=0.2269285826478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ontent.etilize.com/images/500/11960732.jpg?rwndrnd=0.22692858264781535"/>
                          <pic:cNvPicPr>
                            <a:picLocks noChangeAspect="1" noChangeArrowheads="1"/>
                          </pic:cNvPicPr>
                        </pic:nvPicPr>
                        <pic:blipFill rotWithShape="1">
                          <a:blip r:embed="rId21">
                            <a:extLst>
                              <a:ext uri="{28A0092B-C50C-407E-A947-70E740481C1C}">
                                <a14:useLocalDpi xmlns:a14="http://schemas.microsoft.com/office/drawing/2010/main" val="0"/>
                              </a:ext>
                            </a:extLst>
                          </a:blip>
                          <a:srcRect l="20891" t="7527" r="20128" b="5985"/>
                          <a:stretch/>
                        </pic:blipFill>
                        <pic:spPr bwMode="auto">
                          <a:xfrm>
                            <a:off x="0" y="0"/>
                            <a:ext cx="1226820" cy="17989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49" w:type="dxa"/>
            <w:tcBorders>
              <w:left w:val="single" w:sz="4" w:space="0" w:color="auto"/>
            </w:tcBorders>
            <w:vAlign w:val="center"/>
          </w:tcPr>
          <w:p w:rsidR="005B2CF8" w:rsidRPr="00FA38A6" w:rsidRDefault="005B2CF8" w:rsidP="006E2751">
            <w:pPr>
              <w:ind w:firstLine="180"/>
              <w:jc w:val="center"/>
              <w:rPr>
                <w:b/>
                <w:sz w:val="22"/>
              </w:rPr>
            </w:pPr>
            <w:proofErr w:type="spellStart"/>
            <w:r w:rsidRPr="00FA38A6">
              <w:rPr>
                <w:b/>
                <w:sz w:val="22"/>
              </w:rPr>
              <w:t>Baumgartens</w:t>
            </w:r>
            <w:proofErr w:type="spellEnd"/>
            <w:r w:rsidRPr="00FA38A6">
              <w:rPr>
                <w:b/>
                <w:sz w:val="22"/>
              </w:rPr>
              <w:t xml:space="preserve"> Standard Cord Lanyard </w:t>
            </w:r>
          </w:p>
          <w:p w:rsidR="005B2CF8" w:rsidRPr="00FA38A6" w:rsidRDefault="005B2CF8" w:rsidP="006E2751">
            <w:pPr>
              <w:ind w:firstLine="180"/>
              <w:jc w:val="center"/>
              <w:rPr>
                <w:sz w:val="22"/>
              </w:rPr>
            </w:pPr>
          </w:p>
          <w:p w:rsidR="005B2CF8" w:rsidRPr="00FA38A6" w:rsidRDefault="005B2CF8" w:rsidP="006E2751">
            <w:pPr>
              <w:ind w:firstLine="180"/>
              <w:jc w:val="center"/>
              <w:rPr>
                <w:sz w:val="22"/>
              </w:rPr>
            </w:pPr>
            <w:r w:rsidRPr="00FA38A6">
              <w:rPr>
                <w:sz w:val="22"/>
              </w:rPr>
              <w:t xml:space="preserve">The lanyard product ID is </w:t>
            </w:r>
            <w:proofErr w:type="spellStart"/>
            <w:r w:rsidRPr="00FA38A6">
              <w:rPr>
                <w:sz w:val="22"/>
              </w:rPr>
              <w:t>BAU68909</w:t>
            </w:r>
            <w:proofErr w:type="spellEnd"/>
            <w:r w:rsidRPr="00FA38A6">
              <w:rPr>
                <w:sz w:val="22"/>
              </w:rPr>
              <w:t>.  They do not come in packs, but each one is worth $0.69 as of 8/22/2014.</w:t>
            </w:r>
          </w:p>
          <w:p w:rsidR="005B2CF8" w:rsidRDefault="005B2CF8" w:rsidP="006E2751">
            <w:pPr>
              <w:jc w:val="center"/>
            </w:pPr>
          </w:p>
        </w:tc>
      </w:tr>
      <w:tr w:rsidR="005B2CF8" w:rsidTr="0087310F">
        <w:trPr>
          <w:trHeight w:val="2013"/>
        </w:trPr>
        <w:tc>
          <w:tcPr>
            <w:tcW w:w="2610" w:type="dxa"/>
            <w:tcBorders>
              <w:right w:val="single" w:sz="4" w:space="0" w:color="auto"/>
            </w:tcBorders>
            <w:vAlign w:val="center"/>
          </w:tcPr>
          <w:p w:rsidR="005B2CF8" w:rsidRPr="00FA38A6" w:rsidRDefault="005B2CF8" w:rsidP="006E2751">
            <w:pPr>
              <w:ind w:firstLine="180"/>
              <w:jc w:val="center"/>
              <w:rPr>
                <w:sz w:val="22"/>
              </w:rPr>
            </w:pPr>
            <w:proofErr w:type="spellStart"/>
            <w:r w:rsidRPr="00FA38A6">
              <w:rPr>
                <w:b/>
                <w:sz w:val="22"/>
              </w:rPr>
              <w:t>Baumgartens</w:t>
            </w:r>
            <w:proofErr w:type="spellEnd"/>
            <w:r w:rsidRPr="00FA38A6">
              <w:rPr>
                <w:b/>
                <w:sz w:val="22"/>
              </w:rPr>
              <w:t xml:space="preserve"> Proximity Badge Holder</w:t>
            </w:r>
            <w:r w:rsidRPr="00FA38A6">
              <w:rPr>
                <w:sz w:val="22"/>
              </w:rPr>
              <w:t xml:space="preserve">  </w:t>
            </w:r>
          </w:p>
          <w:p w:rsidR="005B2CF8" w:rsidRPr="00FA38A6" w:rsidRDefault="005B2CF8" w:rsidP="006E2751">
            <w:pPr>
              <w:ind w:firstLine="180"/>
              <w:jc w:val="center"/>
              <w:rPr>
                <w:sz w:val="22"/>
              </w:rPr>
            </w:pPr>
          </w:p>
          <w:p w:rsidR="005B2CF8" w:rsidRDefault="005B2CF8" w:rsidP="006E2751">
            <w:pPr>
              <w:ind w:firstLine="180"/>
              <w:jc w:val="center"/>
            </w:pPr>
            <w:r w:rsidRPr="00FA38A6">
              <w:rPr>
                <w:sz w:val="22"/>
              </w:rPr>
              <w:t xml:space="preserve">The badge holder product ID is </w:t>
            </w:r>
            <w:proofErr w:type="spellStart"/>
            <w:r w:rsidRPr="00FA38A6">
              <w:rPr>
                <w:sz w:val="22"/>
              </w:rPr>
              <w:t>BAU47820</w:t>
            </w:r>
            <w:proofErr w:type="spellEnd"/>
            <w:r w:rsidRPr="00FA38A6">
              <w:rPr>
                <w:sz w:val="22"/>
              </w:rPr>
              <w:t>.  They come in packs of 50.  Their price as of 8/22/2014 is $16.49 per pack.</w:t>
            </w:r>
          </w:p>
        </w:tc>
        <w:tc>
          <w:tcPr>
            <w:tcW w:w="2849" w:type="dxa"/>
            <w:tcBorders>
              <w:left w:val="single" w:sz="4" w:space="0" w:color="auto"/>
            </w:tcBorders>
            <w:vAlign w:val="center"/>
          </w:tcPr>
          <w:p w:rsidR="005B2CF8" w:rsidRDefault="005B2CF8" w:rsidP="006E2751">
            <w:pPr>
              <w:jc w:val="center"/>
            </w:pPr>
            <w:r>
              <w:rPr>
                <w:noProof/>
              </w:rPr>
              <w:drawing>
                <wp:inline distT="0" distB="0" distL="0" distR="0" wp14:anchorId="44B01723" wp14:editId="327484F0">
                  <wp:extent cx="1660550" cy="1211478"/>
                  <wp:effectExtent l="0" t="0" r="0" b="8255"/>
                  <wp:docPr id="4" name="Picture 4" descr="http://content.etilize.com/images/500/11960788.jpg?rwndrnd=0.0521023976616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tent.etilize.com/images/500/11960788.jpg?rwndrnd=0.052102397661656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671" b="13369"/>
                          <a:stretch/>
                        </pic:blipFill>
                        <pic:spPr bwMode="auto">
                          <a:xfrm>
                            <a:off x="0" y="0"/>
                            <a:ext cx="1663091" cy="121333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2CF8" w:rsidTr="0087310F">
        <w:trPr>
          <w:trHeight w:val="476"/>
        </w:trPr>
        <w:tc>
          <w:tcPr>
            <w:tcW w:w="5459" w:type="dxa"/>
            <w:gridSpan w:val="2"/>
            <w:vAlign w:val="center"/>
          </w:tcPr>
          <w:p w:rsidR="005B2CF8" w:rsidRPr="00E81996" w:rsidRDefault="005B2CF8" w:rsidP="006E2751">
            <w:pPr>
              <w:jc w:val="center"/>
              <w:rPr>
                <w:i/>
                <w:noProof/>
              </w:rPr>
            </w:pPr>
            <w:r w:rsidRPr="00E81996">
              <w:rPr>
                <w:i/>
                <w:noProof/>
                <w:sz w:val="20"/>
              </w:rPr>
              <w:t>(Pictures are from their website)</w:t>
            </w:r>
          </w:p>
        </w:tc>
      </w:tr>
    </w:tbl>
    <w:p w:rsidR="005B2CF8" w:rsidRDefault="005B2CF8" w:rsidP="005B2CF8">
      <w:pPr>
        <w:pStyle w:val="Heading2"/>
      </w:pPr>
      <w:bookmarkStart w:id="358" w:name="_Toc404097836"/>
      <w:bookmarkStart w:id="359" w:name="_Toc411524556"/>
      <w:r>
        <w:t>Badges</w:t>
      </w:r>
      <w:bookmarkEnd w:id="358"/>
      <w:bookmarkEnd w:id="359"/>
    </w:p>
    <w:p w:rsidR="005B2CF8" w:rsidRDefault="00084320" w:rsidP="00FA38A6">
      <w:pPr>
        <w:ind w:firstLine="180"/>
      </w:pPr>
      <w:r>
        <w:t xml:space="preserve">The third item we have to create ourselves.  The lead artist is responsible for creating the look and style of the badge, which should tie back into the year’s theme.  There are 5 types: Vendor, Staff, Guest, Speaker, and Unique. The </w:t>
      </w:r>
      <w:r w:rsidR="006E2751">
        <w:t>on the side</w:t>
      </w:r>
      <w:r>
        <w:t xml:space="preserve"> shows you the characteristics of each badge type.</w:t>
      </w:r>
    </w:p>
    <w:p w:rsidR="004A1585" w:rsidRDefault="00B31E72" w:rsidP="00FA38A6">
      <w:pPr>
        <w:pStyle w:val="Heading2"/>
      </w:pPr>
      <w:bookmarkStart w:id="360" w:name="_Toc404097837"/>
      <w:bookmarkStart w:id="361" w:name="_Toc411524557"/>
      <w:r>
        <w:t>Badge Sizes</w:t>
      </w:r>
      <w:bookmarkEnd w:id="360"/>
      <w:bookmarkEnd w:id="361"/>
    </w:p>
    <w:p w:rsidR="00B31E72" w:rsidRPr="00B31E72" w:rsidRDefault="00B31E72" w:rsidP="008E37AD">
      <w:r>
        <w:tab/>
        <w:t xml:space="preserve">The max size of a badge can be 3.5” x 2 3/8”. </w:t>
      </w:r>
    </w:p>
    <w:p w:rsidR="005B2CF8" w:rsidRDefault="005B2CF8" w:rsidP="00FA38A6">
      <w:pPr>
        <w:ind w:left="1440" w:firstLine="180"/>
        <w:rPr>
          <w:rFonts w:asciiTheme="majorHAnsi" w:eastAsiaTheme="majorEastAsia" w:hAnsiTheme="majorHAnsi" w:cstheme="majorBidi"/>
          <w:color w:val="244061" w:themeColor="accent1" w:themeShade="80"/>
          <w:sz w:val="36"/>
          <w:szCs w:val="36"/>
        </w:rPr>
      </w:pPr>
      <w:r>
        <w:br w:type="page"/>
      </w:r>
    </w:p>
    <w:p w:rsidR="008F21CA" w:rsidRDefault="008F21CA" w:rsidP="008F21CA">
      <w:pPr>
        <w:pStyle w:val="Heading1"/>
      </w:pPr>
      <w:bookmarkStart w:id="362" w:name="_Toc404097838"/>
      <w:bookmarkStart w:id="363" w:name="_Toc411524558"/>
      <w:r>
        <w:lastRenderedPageBreak/>
        <w:t>Advertising</w:t>
      </w:r>
      <w:bookmarkEnd w:id="362"/>
      <w:bookmarkEnd w:id="363"/>
    </w:p>
    <w:p w:rsidR="008F21CA" w:rsidRDefault="008F21CA" w:rsidP="00777DD5">
      <w:pPr>
        <w:pStyle w:val="Heading2"/>
        <w:ind w:left="720"/>
      </w:pPr>
      <w:bookmarkStart w:id="364" w:name="_Toc404097839"/>
      <w:bookmarkStart w:id="365" w:name="_Toc411524559"/>
      <w:r>
        <w:t>Locations</w:t>
      </w:r>
      <w:bookmarkEnd w:id="364"/>
      <w:bookmarkEnd w:id="365"/>
    </w:p>
    <w:p w:rsidR="008F21CA" w:rsidRDefault="00287FF9" w:rsidP="00287FF9">
      <w:pPr>
        <w:ind w:left="1440"/>
      </w:pPr>
      <w:r>
        <w:t>Refer to Contacts Section</w:t>
      </w:r>
    </w:p>
    <w:p w:rsidR="008F21CA" w:rsidRDefault="008F21CA" w:rsidP="008F21CA"/>
    <w:p w:rsidR="00777DD5" w:rsidRDefault="00777DD5" w:rsidP="00777DD5"/>
    <w:p w:rsidR="00287FF9" w:rsidRDefault="00287FF9">
      <w:pPr>
        <w:rPr>
          <w:rFonts w:asciiTheme="majorHAnsi" w:eastAsiaTheme="majorEastAsia" w:hAnsiTheme="majorHAnsi" w:cstheme="majorBidi"/>
          <w:color w:val="244061" w:themeColor="accent1" w:themeShade="80"/>
          <w:sz w:val="36"/>
          <w:szCs w:val="36"/>
        </w:rPr>
      </w:pPr>
      <w:r>
        <w:br w:type="page"/>
      </w:r>
    </w:p>
    <w:p w:rsidR="00777DD5" w:rsidRDefault="00777DD5" w:rsidP="00777DD5">
      <w:pPr>
        <w:pStyle w:val="Heading1"/>
      </w:pPr>
      <w:bookmarkStart w:id="366" w:name="_Vendors"/>
      <w:bookmarkStart w:id="367" w:name="_Toc404097840"/>
      <w:bookmarkStart w:id="368" w:name="_Toc411524560"/>
      <w:bookmarkEnd w:id="366"/>
      <w:r>
        <w:lastRenderedPageBreak/>
        <w:t>Vendors</w:t>
      </w:r>
      <w:bookmarkEnd w:id="367"/>
      <w:bookmarkEnd w:id="368"/>
    </w:p>
    <w:p w:rsidR="0056799D" w:rsidRDefault="0056799D" w:rsidP="0056799D">
      <w:pPr>
        <w:pStyle w:val="Heading2"/>
      </w:pPr>
      <w:bookmarkStart w:id="369" w:name="_Toc404097841"/>
      <w:bookmarkStart w:id="370" w:name="_Toc411524561"/>
      <w:r>
        <w:t>Fee’s</w:t>
      </w:r>
      <w:bookmarkEnd w:id="369"/>
      <w:bookmarkEnd w:id="370"/>
    </w:p>
    <w:p w:rsidR="0056799D" w:rsidRDefault="007C6935" w:rsidP="0056799D">
      <w:pPr>
        <w:ind w:left="360"/>
      </w:pPr>
      <w:r>
        <w:t>There are no vendor fee</w:t>
      </w:r>
      <w:r w:rsidR="0056799D">
        <w:t>s.</w:t>
      </w:r>
    </w:p>
    <w:p w:rsidR="0056799D" w:rsidRDefault="0056799D" w:rsidP="0056799D">
      <w:pPr>
        <w:pStyle w:val="Heading2"/>
      </w:pPr>
      <w:bookmarkStart w:id="371" w:name="_Toc404097842"/>
      <w:bookmarkStart w:id="372" w:name="_Toc411524562"/>
      <w:r>
        <w:t>Setup</w:t>
      </w:r>
      <w:bookmarkEnd w:id="371"/>
      <w:bookmarkEnd w:id="372"/>
    </w:p>
    <w:p w:rsidR="0056799D" w:rsidRPr="0056799D" w:rsidRDefault="0056799D" w:rsidP="0056799D">
      <w:pPr>
        <w:pStyle w:val="Heading3"/>
        <w:ind w:left="720"/>
      </w:pPr>
      <w:bookmarkStart w:id="373" w:name="_Toc404097843"/>
      <w:bookmarkStart w:id="374" w:name="_Toc411524563"/>
      <w:r>
        <w:t>Badges</w:t>
      </w:r>
      <w:bookmarkEnd w:id="373"/>
      <w:bookmarkEnd w:id="374"/>
    </w:p>
    <w:p w:rsidR="0056799D" w:rsidRDefault="0056799D" w:rsidP="0056799D">
      <w:pPr>
        <w:ind w:left="1440"/>
      </w:pPr>
      <w:r>
        <w:t>Contact us for the number of badges you need, along with the name of the business, and name of the personnel as you wish it to appear on the badge.</w:t>
      </w:r>
    </w:p>
    <w:p w:rsidR="0056799D" w:rsidRDefault="0056799D" w:rsidP="0056799D">
      <w:pPr>
        <w:pStyle w:val="Heading3"/>
        <w:ind w:left="720"/>
      </w:pPr>
      <w:bookmarkStart w:id="375" w:name="_Toc404097844"/>
      <w:bookmarkStart w:id="376" w:name="_Toc411524564"/>
      <w:r>
        <w:t>Tabs</w:t>
      </w:r>
      <w:bookmarkEnd w:id="375"/>
      <w:bookmarkEnd w:id="376"/>
    </w:p>
    <w:p w:rsidR="0056799D" w:rsidRPr="0056799D" w:rsidRDefault="0056799D" w:rsidP="0056799D">
      <w:pPr>
        <w:ind w:left="1440"/>
      </w:pPr>
      <w:r w:rsidRPr="005F5C1D">
        <w:t>Vendors are allowed to have a tab at the concessions counter. The tab must be paid before you leave the event. Any vendor who fails to pay their tab before leaving the event will not be invited or allowed back as a vendor.</w:t>
      </w:r>
    </w:p>
    <w:p w:rsidR="0056799D" w:rsidRDefault="0056799D" w:rsidP="0056799D">
      <w:pPr>
        <w:pStyle w:val="Heading3"/>
        <w:ind w:left="720"/>
      </w:pPr>
      <w:bookmarkStart w:id="377" w:name="_Toc404097845"/>
      <w:bookmarkStart w:id="378" w:name="_Toc411524565"/>
      <w:r>
        <w:t>Advertisement</w:t>
      </w:r>
      <w:bookmarkEnd w:id="377"/>
      <w:bookmarkEnd w:id="378"/>
    </w:p>
    <w:p w:rsidR="0056799D" w:rsidRPr="005F5C1D" w:rsidRDefault="0056799D" w:rsidP="0056799D">
      <w:pPr>
        <w:ind w:left="1440"/>
      </w:pPr>
      <w:r w:rsidRPr="005F5C1D">
        <w:t xml:space="preserve">Vendors are allowed (and encouraged) to advertise in the </w:t>
      </w:r>
      <w:proofErr w:type="spellStart"/>
      <w:r w:rsidRPr="005F5C1D">
        <w:t>Nanocon</w:t>
      </w:r>
      <w:proofErr w:type="spellEnd"/>
      <w:r w:rsidRPr="005F5C1D">
        <w:t xml:space="preserve"> booklet. The booklet is 5.5” x 8.5”.</w:t>
      </w:r>
    </w:p>
    <w:p w:rsidR="0056799D" w:rsidRPr="005F5C1D" w:rsidRDefault="0056799D" w:rsidP="0056799D">
      <w:pPr>
        <w:ind w:left="2160"/>
      </w:pPr>
      <w:r w:rsidRPr="005F5C1D">
        <w:t>Ad space is available at the following rates:</w:t>
      </w:r>
    </w:p>
    <w:p w:rsidR="0056799D" w:rsidRPr="005F5C1D" w:rsidRDefault="0056799D" w:rsidP="0056799D">
      <w:pPr>
        <w:ind w:left="2880"/>
      </w:pPr>
      <w:r w:rsidRPr="005F5C1D">
        <w:t>$25 for a half page ad</w:t>
      </w:r>
    </w:p>
    <w:p w:rsidR="00CD4E7E" w:rsidRDefault="0056799D" w:rsidP="0056799D">
      <w:pPr>
        <w:ind w:left="2880"/>
      </w:pPr>
      <w:r w:rsidRPr="005F5C1D">
        <w:t>$40 for a full page ad</w:t>
      </w:r>
    </w:p>
    <w:p w:rsidR="00CD4E7E" w:rsidRPr="005F5C1D" w:rsidRDefault="00CD4E7E" w:rsidP="00CD4E7E">
      <w:pPr>
        <w:ind w:left="2160"/>
      </w:pPr>
      <w:r>
        <w:t>Payment is expected by the end of the convention.</w:t>
      </w:r>
    </w:p>
    <w:p w:rsidR="0056799D" w:rsidRPr="0056799D" w:rsidRDefault="0056799D" w:rsidP="0056799D">
      <w:pPr>
        <w:pStyle w:val="Heading3"/>
        <w:ind w:left="360"/>
      </w:pPr>
      <w:bookmarkStart w:id="379" w:name="_Toc404097846"/>
      <w:bookmarkStart w:id="380" w:name="_Toc411524566"/>
      <w:r>
        <w:t>Day of Event</w:t>
      </w:r>
      <w:bookmarkEnd w:id="379"/>
      <w:bookmarkEnd w:id="380"/>
    </w:p>
    <w:p w:rsidR="0056799D" w:rsidRDefault="005F5C1D" w:rsidP="0056799D">
      <w:pPr>
        <w:ind w:left="720"/>
      </w:pPr>
      <w:r w:rsidRPr="005F5C1D">
        <w:t>Doors</w:t>
      </w:r>
      <w:r w:rsidR="0056799D">
        <w:t xml:space="preserve"> open for vendor setup at 1 PM.  </w:t>
      </w:r>
    </w:p>
    <w:p w:rsidR="0056799D" w:rsidRDefault="005F5C1D" w:rsidP="0056799D">
      <w:pPr>
        <w:ind w:left="720"/>
      </w:pPr>
      <w:r w:rsidRPr="005F5C1D">
        <w:t>There will be people available to help unload and set up your booth.</w:t>
      </w:r>
    </w:p>
    <w:p w:rsidR="0056799D" w:rsidRDefault="0056799D" w:rsidP="0056799D">
      <w:pPr>
        <w:ind w:left="720"/>
      </w:pPr>
    </w:p>
    <w:p w:rsidR="0056799D" w:rsidRDefault="0056799D" w:rsidP="0056799D">
      <w:pPr>
        <w:pStyle w:val="Heading2"/>
      </w:pPr>
      <w:bookmarkStart w:id="381" w:name="_Toc404097847"/>
      <w:bookmarkStart w:id="382" w:name="_Toc411524567"/>
      <w:r>
        <w:t>Rules</w:t>
      </w:r>
      <w:bookmarkEnd w:id="381"/>
      <w:bookmarkEnd w:id="382"/>
    </w:p>
    <w:p w:rsidR="0056799D" w:rsidRDefault="005F5C1D" w:rsidP="0056799D">
      <w:pPr>
        <w:ind w:left="360"/>
      </w:pPr>
      <w:r w:rsidRPr="005F5C1D">
        <w:t xml:space="preserve">Vendors are not allowed to sell food or drink, as that is how we pay for the convention. </w:t>
      </w:r>
    </w:p>
    <w:p w:rsidR="0056799D" w:rsidRDefault="005F5C1D" w:rsidP="0056799D">
      <w:pPr>
        <w:ind w:left="360"/>
      </w:pPr>
      <w:r w:rsidRPr="005F5C1D">
        <w:t>Any vendor who does sell food or drink will not be invited or allowed back as a vendor.</w:t>
      </w:r>
    </w:p>
    <w:p w:rsidR="005F5C1D" w:rsidRPr="005F5C1D" w:rsidRDefault="005F5C1D" w:rsidP="0056799D">
      <w:pPr>
        <w:ind w:left="360"/>
      </w:pPr>
      <w:r w:rsidRPr="005F5C1D">
        <w:t>If you wish to advertise, please send the advertisement you wish to run to this address.</w:t>
      </w:r>
    </w:p>
    <w:p w:rsidR="005F5C1D" w:rsidRPr="005F5C1D" w:rsidRDefault="005F5C1D" w:rsidP="005F5C1D"/>
    <w:p w:rsidR="00CF2CA6" w:rsidRDefault="00CF2CA6">
      <w:pPr>
        <w:rPr>
          <w:rFonts w:asciiTheme="majorHAnsi" w:eastAsiaTheme="majorEastAsia" w:hAnsiTheme="majorHAnsi" w:cstheme="majorBidi"/>
          <w:color w:val="365F91" w:themeColor="accent1" w:themeShade="BF"/>
          <w:sz w:val="32"/>
          <w:szCs w:val="32"/>
        </w:rPr>
      </w:pPr>
      <w:r>
        <w:br w:type="page"/>
      </w:r>
    </w:p>
    <w:p w:rsidR="004D48FA" w:rsidRPr="004D48FA" w:rsidRDefault="00777DD5" w:rsidP="00287FF9">
      <w:pPr>
        <w:pStyle w:val="Heading2"/>
      </w:pPr>
      <w:bookmarkStart w:id="383" w:name="_Toc404097848"/>
      <w:bookmarkStart w:id="384" w:name="_Toc411524568"/>
      <w:r>
        <w:lastRenderedPageBreak/>
        <w:t>Contracts</w:t>
      </w:r>
      <w:bookmarkEnd w:id="383"/>
      <w:bookmarkEnd w:id="384"/>
    </w:p>
    <w:p w:rsidR="00CF2CA6" w:rsidRPr="00CF2CA6" w:rsidRDefault="00CF2CA6" w:rsidP="00CF2CA6">
      <w:pPr>
        <w:numPr>
          <w:ilvl w:val="0"/>
          <w:numId w:val="4"/>
        </w:numPr>
        <w:spacing w:after="0" w:line="240" w:lineRule="auto"/>
        <w:contextualSpacing/>
      </w:pPr>
      <w:r w:rsidRPr="00CF2CA6">
        <w:t xml:space="preserve">Before </w:t>
      </w:r>
      <w:proofErr w:type="spellStart"/>
      <w:r w:rsidRPr="00CF2CA6">
        <w:t>Nanocon</w:t>
      </w:r>
      <w:proofErr w:type="spellEnd"/>
    </w:p>
    <w:p w:rsidR="00CF2CA6" w:rsidRPr="00CF2CA6" w:rsidRDefault="00CF2CA6" w:rsidP="00CF2CA6">
      <w:pPr>
        <w:numPr>
          <w:ilvl w:val="1"/>
          <w:numId w:val="4"/>
        </w:numPr>
        <w:spacing w:after="0" w:line="240" w:lineRule="auto"/>
        <w:contextualSpacing/>
      </w:pPr>
      <w:r w:rsidRPr="00CF2CA6">
        <w:t>Confirm what vendors will be attending.</w:t>
      </w:r>
    </w:p>
    <w:p w:rsidR="00CF2CA6" w:rsidRPr="00CF2CA6" w:rsidRDefault="00CF2CA6" w:rsidP="00CF2CA6">
      <w:pPr>
        <w:numPr>
          <w:ilvl w:val="1"/>
          <w:numId w:val="4"/>
        </w:numPr>
        <w:spacing w:after="0" w:line="240" w:lineRule="auto"/>
        <w:contextualSpacing/>
      </w:pPr>
      <w:r w:rsidRPr="00CF2CA6">
        <w:t xml:space="preserve">Send attending vendors confirmation letter detailing </w:t>
      </w:r>
      <w:proofErr w:type="spellStart"/>
      <w:r w:rsidRPr="00CF2CA6">
        <w:t>Nanocon</w:t>
      </w:r>
      <w:proofErr w:type="spellEnd"/>
      <w:r w:rsidRPr="00CF2CA6">
        <w:t xml:space="preserve"> rules concerning vendors, and offering advertisement in the Con Booklet.</w:t>
      </w:r>
    </w:p>
    <w:p w:rsidR="00CF2CA6" w:rsidRPr="00CF2CA6" w:rsidRDefault="00CF2CA6" w:rsidP="00CF2CA6">
      <w:pPr>
        <w:numPr>
          <w:ilvl w:val="0"/>
          <w:numId w:val="4"/>
        </w:numPr>
        <w:spacing w:after="0" w:line="240" w:lineRule="auto"/>
        <w:contextualSpacing/>
      </w:pPr>
      <w:r w:rsidRPr="00CF2CA6">
        <w:t xml:space="preserve">At </w:t>
      </w:r>
      <w:proofErr w:type="spellStart"/>
      <w:r w:rsidRPr="00CF2CA6">
        <w:t>Nanocon</w:t>
      </w:r>
      <w:proofErr w:type="spellEnd"/>
    </w:p>
    <w:p w:rsidR="00CF2CA6" w:rsidRPr="00CF2CA6" w:rsidRDefault="00CF2CA6" w:rsidP="00CF2CA6">
      <w:pPr>
        <w:numPr>
          <w:ilvl w:val="1"/>
          <w:numId w:val="4"/>
        </w:numPr>
        <w:spacing w:after="0" w:line="240" w:lineRule="auto"/>
        <w:contextualSpacing/>
      </w:pPr>
      <w:r w:rsidRPr="00CF2CA6">
        <w:t>Gather people to help unload and set up as needed.</w:t>
      </w:r>
    </w:p>
    <w:p w:rsidR="00CF2CA6" w:rsidRPr="00CF2CA6" w:rsidRDefault="00CF2CA6" w:rsidP="00CF2CA6">
      <w:pPr>
        <w:numPr>
          <w:ilvl w:val="1"/>
          <w:numId w:val="4"/>
        </w:numPr>
        <w:spacing w:after="0" w:line="240" w:lineRule="auto"/>
        <w:contextualSpacing/>
      </w:pPr>
      <w:r w:rsidRPr="00CF2CA6">
        <w:t>Inform vendors of their respective booths.</w:t>
      </w:r>
    </w:p>
    <w:p w:rsidR="00CF2CA6" w:rsidRPr="00CF2CA6" w:rsidRDefault="00CF2CA6" w:rsidP="00CF2CA6">
      <w:pPr>
        <w:numPr>
          <w:ilvl w:val="1"/>
          <w:numId w:val="4"/>
        </w:numPr>
        <w:spacing w:after="0" w:line="240" w:lineRule="auto"/>
        <w:contextualSpacing/>
      </w:pPr>
      <w:r w:rsidRPr="00CF2CA6">
        <w:t>Inform vendors that they may run a tab at the concessions counter.</w:t>
      </w:r>
    </w:p>
    <w:p w:rsidR="00CF2CA6" w:rsidRPr="00CF2CA6" w:rsidRDefault="00CF2CA6" w:rsidP="00CF2CA6">
      <w:pPr>
        <w:numPr>
          <w:ilvl w:val="0"/>
          <w:numId w:val="4"/>
        </w:numPr>
        <w:spacing w:after="0" w:line="240" w:lineRule="auto"/>
        <w:contextualSpacing/>
      </w:pPr>
      <w:r w:rsidRPr="00CF2CA6">
        <w:t xml:space="preserve">After </w:t>
      </w:r>
      <w:proofErr w:type="spellStart"/>
      <w:r w:rsidRPr="00CF2CA6">
        <w:t>Nanocon</w:t>
      </w:r>
      <w:proofErr w:type="spellEnd"/>
    </w:p>
    <w:p w:rsidR="00CF2CA6" w:rsidRPr="00CF2CA6" w:rsidRDefault="00CF2CA6" w:rsidP="00CF2CA6">
      <w:pPr>
        <w:numPr>
          <w:ilvl w:val="1"/>
          <w:numId w:val="4"/>
        </w:numPr>
        <w:spacing w:after="0" w:line="240" w:lineRule="auto"/>
        <w:contextualSpacing/>
      </w:pPr>
      <w:r w:rsidRPr="00CF2CA6">
        <w:t>Send Thank You letters to all attending vendors.</w:t>
      </w:r>
    </w:p>
    <w:p w:rsidR="00287FF9" w:rsidRDefault="00287FF9">
      <w:pPr>
        <w:rPr>
          <w:rFonts w:asciiTheme="majorHAnsi" w:eastAsiaTheme="majorEastAsia" w:hAnsiTheme="majorHAnsi" w:cstheme="majorBidi"/>
          <w:color w:val="244061" w:themeColor="accent1" w:themeShade="80"/>
          <w:sz w:val="36"/>
          <w:szCs w:val="36"/>
        </w:rPr>
      </w:pPr>
      <w:r>
        <w:br w:type="page"/>
      </w:r>
    </w:p>
    <w:p w:rsidR="00A15637" w:rsidRDefault="00A15637" w:rsidP="00A15637">
      <w:pPr>
        <w:pStyle w:val="Heading1"/>
      </w:pPr>
      <w:bookmarkStart w:id="385" w:name="_Toc404097849"/>
      <w:bookmarkStart w:id="386" w:name="_Toc411524569"/>
      <w:r>
        <w:lastRenderedPageBreak/>
        <w:t>Forms</w:t>
      </w:r>
      <w:bookmarkEnd w:id="385"/>
      <w:bookmarkEnd w:id="386"/>
    </w:p>
    <w:p w:rsidR="00A15637" w:rsidRPr="00A15637" w:rsidRDefault="00A15637" w:rsidP="00A15637">
      <w:r>
        <w:t>This section will house all the information regarding form</w:t>
      </w:r>
      <w:r w:rsidR="00FC7080">
        <w:t>s</w:t>
      </w:r>
      <w:r>
        <w:t xml:space="preserve"> and contracts both online and off.</w:t>
      </w:r>
    </w:p>
    <w:p w:rsidR="00A15637" w:rsidRDefault="00A15637" w:rsidP="00A15637">
      <w:pPr>
        <w:pStyle w:val="Heading2"/>
        <w:ind w:left="720"/>
      </w:pPr>
      <w:bookmarkStart w:id="387" w:name="_Toc404097850"/>
      <w:bookmarkStart w:id="388" w:name="_Toc411524570"/>
      <w:r>
        <w:t>Online</w:t>
      </w:r>
      <w:bookmarkEnd w:id="387"/>
      <w:bookmarkEnd w:id="388"/>
    </w:p>
    <w:p w:rsidR="00A15637" w:rsidRDefault="00A15637" w:rsidP="00A15637">
      <w:pPr>
        <w:pStyle w:val="Heading3"/>
        <w:ind w:left="1440"/>
      </w:pPr>
      <w:bookmarkStart w:id="389" w:name="_Toc404097851"/>
      <w:bookmarkStart w:id="390" w:name="_Toc411524571"/>
      <w:r>
        <w:t>Event Form</w:t>
      </w:r>
      <w:bookmarkEnd w:id="389"/>
      <w:bookmarkEnd w:id="390"/>
    </w:p>
    <w:p w:rsidR="000604B9" w:rsidRPr="000604B9" w:rsidRDefault="000604B9" w:rsidP="000604B9">
      <w:pPr>
        <w:ind w:left="1440"/>
      </w:pPr>
      <w:r>
        <w:t xml:space="preserve">This form will be use online.  Whoever wants to setup an event will have to fill out this form.  </w:t>
      </w:r>
    </w:p>
    <w:p w:rsidR="00A15637" w:rsidRDefault="00A15637" w:rsidP="00A15637">
      <w:pPr>
        <w:pStyle w:val="Heading3"/>
        <w:ind w:left="1440"/>
      </w:pPr>
      <w:bookmarkStart w:id="391" w:name="_Toc404097852"/>
      <w:bookmarkStart w:id="392" w:name="_Toc411524572"/>
      <w:r>
        <w:t>Vendor Form</w:t>
      </w:r>
      <w:bookmarkEnd w:id="391"/>
      <w:bookmarkEnd w:id="392"/>
    </w:p>
    <w:p w:rsidR="00C53BBE" w:rsidRDefault="00C53BBE" w:rsidP="00C53BBE">
      <w:pPr>
        <w:ind w:left="1440"/>
      </w:pPr>
      <w:r>
        <w:t xml:space="preserve">The vendor contract is something that you will need to get from the University.  </w:t>
      </w:r>
    </w:p>
    <w:p w:rsidR="00A15637" w:rsidRDefault="00A15637" w:rsidP="00A15637">
      <w:pPr>
        <w:pStyle w:val="Heading2"/>
        <w:ind w:left="720"/>
      </w:pPr>
      <w:bookmarkStart w:id="393" w:name="_Paper"/>
      <w:bookmarkStart w:id="394" w:name="_Toc404097853"/>
      <w:bookmarkStart w:id="395" w:name="_Toc411524573"/>
      <w:bookmarkEnd w:id="393"/>
      <w:r>
        <w:t>Paper</w:t>
      </w:r>
      <w:bookmarkEnd w:id="394"/>
      <w:bookmarkEnd w:id="395"/>
    </w:p>
    <w:p w:rsidR="00C53BBE" w:rsidRDefault="00A15637" w:rsidP="00A15637">
      <w:pPr>
        <w:pStyle w:val="Heading3"/>
        <w:ind w:left="1440"/>
      </w:pPr>
      <w:bookmarkStart w:id="396" w:name="_Toc404097854"/>
      <w:bookmarkStart w:id="397" w:name="_Toc411524574"/>
      <w:r>
        <w:t>Contracts</w:t>
      </w:r>
      <w:bookmarkEnd w:id="396"/>
      <w:bookmarkEnd w:id="397"/>
    </w:p>
    <w:p w:rsidR="00C53BBE" w:rsidRDefault="00C53BBE" w:rsidP="00C53BBE">
      <w:pPr>
        <w:pStyle w:val="Heading3"/>
        <w:ind w:left="2160"/>
      </w:pPr>
      <w:bookmarkStart w:id="398" w:name="_Toc404097855"/>
      <w:bookmarkStart w:id="399" w:name="_Toc411524575"/>
      <w:r>
        <w:t>Dakota Prairie Playhouse</w:t>
      </w:r>
      <w:bookmarkEnd w:id="398"/>
      <w:bookmarkEnd w:id="399"/>
    </w:p>
    <w:p w:rsidR="00A15637" w:rsidRDefault="00C53BBE" w:rsidP="00C53BBE">
      <w:pPr>
        <w:ind w:left="2160"/>
      </w:pPr>
      <w:r>
        <w:t xml:space="preserve">This is where we hold the convention.  We need to make a contract with them to rent out the entire facility.  They usually charge us $50 dollars a day for the event.  The contact person will be the Gaming Club Advisor.  You use his or her personal phone number on the contract.  </w:t>
      </w:r>
      <w:r w:rsidR="000604B9">
        <w:t>We need to create this contract by DD/DD/</w:t>
      </w:r>
      <w:proofErr w:type="spellStart"/>
      <w:r w:rsidR="000604B9">
        <w:t>DDDD</w:t>
      </w:r>
      <w:proofErr w:type="spellEnd"/>
      <w:r w:rsidR="000604B9">
        <w:t>, otherwise we will not be guaranteed the space.</w:t>
      </w:r>
    </w:p>
    <w:p w:rsidR="00C53BBE" w:rsidRDefault="00C53BBE">
      <w:pPr>
        <w:rPr>
          <w:rFonts w:asciiTheme="majorHAnsi" w:eastAsiaTheme="majorEastAsia" w:hAnsiTheme="majorHAnsi" w:cstheme="majorBidi"/>
          <w:color w:val="244061" w:themeColor="accent1" w:themeShade="80"/>
          <w:sz w:val="36"/>
          <w:szCs w:val="36"/>
        </w:rPr>
      </w:pPr>
      <w:r>
        <w:br w:type="page"/>
      </w:r>
    </w:p>
    <w:p w:rsidR="008F21CA" w:rsidRDefault="00777DD5" w:rsidP="008F21CA">
      <w:pPr>
        <w:pStyle w:val="Heading1"/>
      </w:pPr>
      <w:bookmarkStart w:id="400" w:name="_Toc404097856"/>
      <w:bookmarkStart w:id="401" w:name="_Toc411524576"/>
      <w:r>
        <w:lastRenderedPageBreak/>
        <w:t>Clubs</w:t>
      </w:r>
      <w:bookmarkEnd w:id="400"/>
      <w:bookmarkEnd w:id="401"/>
    </w:p>
    <w:p w:rsidR="00777DD5" w:rsidRDefault="00777DD5" w:rsidP="00777DD5">
      <w:pPr>
        <w:pStyle w:val="Heading2"/>
        <w:ind w:left="720"/>
      </w:pPr>
      <w:bookmarkStart w:id="402" w:name="_Toc404097857"/>
      <w:bookmarkStart w:id="403" w:name="_Toc411524577"/>
      <w:r>
        <w:t>Gaming Club</w:t>
      </w:r>
      <w:bookmarkEnd w:id="402"/>
      <w:bookmarkEnd w:id="403"/>
    </w:p>
    <w:p w:rsidR="00777DD5" w:rsidRPr="00777DD5" w:rsidRDefault="00777DD5" w:rsidP="00C77D7B">
      <w:pPr>
        <w:ind w:left="1440"/>
      </w:pPr>
      <w:r>
        <w:t>Games</w:t>
      </w:r>
    </w:p>
    <w:p w:rsidR="00777DD5" w:rsidRDefault="00777DD5" w:rsidP="00777DD5">
      <w:pPr>
        <w:pStyle w:val="Heading2"/>
        <w:ind w:left="720"/>
      </w:pPr>
      <w:bookmarkStart w:id="404" w:name="_Toc404097858"/>
      <w:bookmarkStart w:id="405" w:name="_Toc411524578"/>
      <w:r>
        <w:t>Anime Club</w:t>
      </w:r>
      <w:bookmarkEnd w:id="404"/>
      <w:bookmarkEnd w:id="405"/>
    </w:p>
    <w:p w:rsidR="00777DD5" w:rsidRPr="00777DD5" w:rsidRDefault="00777DD5" w:rsidP="00C77D7B">
      <w:pPr>
        <w:ind w:left="1440"/>
      </w:pPr>
      <w:r>
        <w:t>Front Desk</w:t>
      </w:r>
    </w:p>
    <w:p w:rsidR="00777DD5" w:rsidRDefault="00777DD5" w:rsidP="00777DD5">
      <w:pPr>
        <w:pStyle w:val="Heading2"/>
        <w:ind w:left="720"/>
      </w:pPr>
      <w:bookmarkStart w:id="406" w:name="_Toc404097859"/>
      <w:bookmarkStart w:id="407" w:name="_Toc411524579"/>
      <w:r>
        <w:t>Student Senate</w:t>
      </w:r>
      <w:bookmarkEnd w:id="406"/>
      <w:bookmarkEnd w:id="407"/>
    </w:p>
    <w:p w:rsidR="00207D41" w:rsidRDefault="00777DD5" w:rsidP="00C77D7B">
      <w:pPr>
        <w:ind w:left="1440"/>
      </w:pPr>
      <w:r>
        <w:t>Kitchen</w:t>
      </w:r>
    </w:p>
    <w:p w:rsidR="00207D41" w:rsidRDefault="00207D41" w:rsidP="00207D41">
      <w:pPr>
        <w:pStyle w:val="Heading2"/>
        <w:ind w:left="720"/>
      </w:pPr>
      <w:bookmarkStart w:id="408" w:name="_Toc404097860"/>
      <w:bookmarkStart w:id="409" w:name="_Toc411524580"/>
      <w:r>
        <w:t>Photography Club</w:t>
      </w:r>
      <w:bookmarkEnd w:id="408"/>
      <w:bookmarkEnd w:id="409"/>
    </w:p>
    <w:p w:rsidR="00207D41" w:rsidRPr="00777DD5" w:rsidRDefault="00207D41" w:rsidP="00207D41">
      <w:pPr>
        <w:ind w:left="720"/>
      </w:pPr>
      <w:r>
        <w:tab/>
        <w:t>Photography Area</w:t>
      </w:r>
    </w:p>
    <w:p w:rsidR="00287FF9" w:rsidRDefault="00287FF9">
      <w:pPr>
        <w:rPr>
          <w:rFonts w:asciiTheme="majorHAnsi" w:eastAsiaTheme="majorEastAsia" w:hAnsiTheme="majorHAnsi" w:cstheme="majorBidi"/>
          <w:color w:val="244061" w:themeColor="accent1" w:themeShade="80"/>
          <w:sz w:val="36"/>
          <w:szCs w:val="36"/>
        </w:rPr>
      </w:pPr>
      <w:r>
        <w:br w:type="page"/>
      </w:r>
    </w:p>
    <w:p w:rsidR="00357BBF" w:rsidRDefault="00357BBF" w:rsidP="00357BBF">
      <w:pPr>
        <w:pStyle w:val="Heading1"/>
      </w:pPr>
      <w:bookmarkStart w:id="410" w:name="_Toc404097861"/>
      <w:bookmarkStart w:id="411" w:name="_Toc411524581"/>
      <w:r>
        <w:lastRenderedPageBreak/>
        <w:t>Events</w:t>
      </w:r>
      <w:bookmarkEnd w:id="410"/>
      <w:bookmarkEnd w:id="411"/>
    </w:p>
    <w:p w:rsidR="00357BBF" w:rsidRDefault="00357BBF" w:rsidP="00EB6D14">
      <w:pPr>
        <w:pStyle w:val="Heading2"/>
        <w:ind w:left="720"/>
      </w:pPr>
      <w:bookmarkStart w:id="412" w:name="_Toc404097862"/>
      <w:bookmarkStart w:id="413" w:name="_Toc411524582"/>
      <w:r>
        <w:t>Submission Form</w:t>
      </w:r>
      <w:bookmarkEnd w:id="412"/>
      <w:bookmarkEnd w:id="413"/>
    </w:p>
    <w:p w:rsidR="000604B9" w:rsidRPr="000604B9" w:rsidRDefault="000604B9" w:rsidP="000604B9"/>
    <w:p w:rsidR="00357BBF" w:rsidRDefault="00357BBF" w:rsidP="00EB6D14">
      <w:pPr>
        <w:pStyle w:val="Heading2"/>
        <w:ind w:left="720"/>
      </w:pPr>
      <w:bookmarkStart w:id="414" w:name="_Toc404097863"/>
      <w:bookmarkStart w:id="415" w:name="_Toc411524583"/>
      <w:r>
        <w:t>Website Integration</w:t>
      </w:r>
      <w:bookmarkEnd w:id="414"/>
      <w:bookmarkEnd w:id="415"/>
    </w:p>
    <w:p w:rsidR="000604B9" w:rsidRPr="000604B9" w:rsidRDefault="00521BCF" w:rsidP="00521BCF">
      <w:pPr>
        <w:ind w:left="1440"/>
      </w:pPr>
      <w:r>
        <w:t xml:space="preserve">During </w:t>
      </w:r>
      <w:proofErr w:type="spellStart"/>
      <w:r>
        <w:t>Nanocon</w:t>
      </w:r>
      <w:proofErr w:type="spellEnd"/>
      <w:r>
        <w:t xml:space="preserve"> 12, we tried out an online service that makes it easy and convenient for convention goers to sign up for events that they will be attending.  </w:t>
      </w:r>
    </w:p>
    <w:p w:rsidR="00357BBF" w:rsidRDefault="00357BBF" w:rsidP="00EB6D14">
      <w:pPr>
        <w:pStyle w:val="Heading2"/>
        <w:ind w:left="720"/>
      </w:pPr>
      <w:bookmarkStart w:id="416" w:name="_Toc404097864"/>
      <w:bookmarkStart w:id="417" w:name="_Toc411524584"/>
      <w:proofErr w:type="spellStart"/>
      <w:r>
        <w:t>Sched.org</w:t>
      </w:r>
      <w:bookmarkEnd w:id="416"/>
      <w:bookmarkEnd w:id="417"/>
      <w:proofErr w:type="spellEnd"/>
    </w:p>
    <w:p w:rsidR="000604B9" w:rsidRPr="000604B9" w:rsidRDefault="000604B9" w:rsidP="000604B9">
      <w:pPr>
        <w:ind w:left="1440"/>
      </w:pPr>
      <w:r>
        <w:t xml:space="preserve">This is an online website that we first tried out in </w:t>
      </w:r>
      <w:proofErr w:type="spellStart"/>
      <w:r>
        <w:t>Nanocon</w:t>
      </w:r>
      <w:proofErr w:type="spellEnd"/>
      <w:r>
        <w:t xml:space="preserve"> 12.  It is an online event scheduler that is very user friendly towards the convention guests.  It costs $200 to use.  There will be a Word</w:t>
      </w:r>
      <w:r w:rsidR="00521BCF">
        <w:t>P</w:t>
      </w:r>
      <w:r>
        <w:t>ress plugin that will enable us to automatically submit events to the service.  It will also automatically grab the event info and parse it to assist in the creation of the convention booklet.</w:t>
      </w:r>
    </w:p>
    <w:p w:rsidR="000604B9" w:rsidRPr="000604B9" w:rsidRDefault="000604B9" w:rsidP="000604B9"/>
    <w:p w:rsidR="00287FF9" w:rsidRDefault="00287FF9">
      <w:pPr>
        <w:rPr>
          <w:rFonts w:asciiTheme="majorHAnsi" w:eastAsiaTheme="majorEastAsia" w:hAnsiTheme="majorHAnsi" w:cstheme="majorBidi"/>
          <w:color w:val="244061" w:themeColor="accent1" w:themeShade="80"/>
          <w:sz w:val="36"/>
          <w:szCs w:val="36"/>
        </w:rPr>
      </w:pPr>
      <w:r>
        <w:br w:type="page"/>
      </w:r>
    </w:p>
    <w:p w:rsidR="005D2BDA" w:rsidRDefault="005D2BDA" w:rsidP="005D2BDA">
      <w:pPr>
        <w:pStyle w:val="Heading1"/>
      </w:pPr>
      <w:bookmarkStart w:id="418" w:name="_Toc404097865"/>
      <w:bookmarkStart w:id="419" w:name="_Toc411524585"/>
      <w:proofErr w:type="spellStart"/>
      <w:r>
        <w:lastRenderedPageBreak/>
        <w:t>Nanoman</w:t>
      </w:r>
      <w:bookmarkEnd w:id="418"/>
      <w:bookmarkEnd w:id="419"/>
      <w:proofErr w:type="spellEnd"/>
    </w:p>
    <w:p w:rsidR="00143438" w:rsidRPr="008E37AD" w:rsidRDefault="00143438" w:rsidP="008E37AD">
      <w:proofErr w:type="spellStart"/>
      <w:r>
        <w:t>Nanoman</w:t>
      </w:r>
      <w:proofErr w:type="spellEnd"/>
      <w:r>
        <w:t xml:space="preserve"> is the mascot for </w:t>
      </w:r>
      <w:proofErr w:type="spellStart"/>
      <w:r>
        <w:t>Nanocon</w:t>
      </w:r>
      <w:proofErr w:type="spellEnd"/>
      <w:r>
        <w:t>.</w:t>
      </w:r>
    </w:p>
    <w:p w:rsidR="00143438" w:rsidRPr="008E37AD" w:rsidRDefault="00143438" w:rsidP="008E37AD">
      <w:pPr>
        <w:pStyle w:val="Heading2"/>
      </w:pPr>
      <w:bookmarkStart w:id="420" w:name="_Toc404097866"/>
      <w:bookmarkStart w:id="421" w:name="_Toc411524586"/>
      <w:r>
        <w:rPr>
          <w:noProof/>
        </w:rPr>
        <w:drawing>
          <wp:anchor distT="0" distB="0" distL="114300" distR="114300" simplePos="0" relativeHeight="251662336" behindDoc="0" locked="0" layoutInCell="1" allowOverlap="1" wp14:anchorId="3B1CC241" wp14:editId="59551400">
            <wp:simplePos x="0" y="0"/>
            <wp:positionH relativeFrom="column">
              <wp:posOffset>1457325</wp:posOffset>
            </wp:positionH>
            <wp:positionV relativeFrom="paragraph">
              <wp:posOffset>13970</wp:posOffset>
            </wp:positionV>
            <wp:extent cx="3218180" cy="4297680"/>
            <wp:effectExtent l="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noman.png"/>
                    <pic:cNvPicPr/>
                  </pic:nvPicPr>
                  <pic:blipFill>
                    <a:blip r:embed="rId23">
                      <a:extLst>
                        <a:ext uri="{28A0092B-C50C-407E-A947-70E740481C1C}">
                          <a14:useLocalDpi xmlns:a14="http://schemas.microsoft.com/office/drawing/2010/main" val="0"/>
                        </a:ext>
                      </a:extLst>
                    </a:blip>
                    <a:stretch>
                      <a:fillRect/>
                    </a:stretch>
                  </pic:blipFill>
                  <pic:spPr>
                    <a:xfrm>
                      <a:off x="0" y="0"/>
                      <a:ext cx="3218180" cy="4297680"/>
                    </a:xfrm>
                    <a:prstGeom prst="rect">
                      <a:avLst/>
                    </a:prstGeom>
                  </pic:spPr>
                </pic:pic>
              </a:graphicData>
            </a:graphic>
            <wp14:sizeRelH relativeFrom="margin">
              <wp14:pctWidth>0</wp14:pctWidth>
            </wp14:sizeRelH>
            <wp14:sizeRelV relativeFrom="margin">
              <wp14:pctHeight>0</wp14:pctHeight>
            </wp14:sizeRelV>
          </wp:anchor>
        </w:drawing>
      </w:r>
      <w:proofErr w:type="spellStart"/>
      <w:r>
        <w:t>Nanoman</w:t>
      </w:r>
      <w:proofErr w:type="spellEnd"/>
      <w:r>
        <w:t xml:space="preserve"> 1.0</w:t>
      </w:r>
      <w:bookmarkEnd w:id="420"/>
      <w:bookmarkEnd w:id="421"/>
    </w:p>
    <w:p w:rsidR="005D2BDA" w:rsidRDefault="005D2BDA" w:rsidP="00CB73A3">
      <w:pPr>
        <w:pStyle w:val="Heading2"/>
        <w:ind w:left="720"/>
      </w:pPr>
      <w:bookmarkStart w:id="422" w:name="_Toc404097867"/>
      <w:bookmarkStart w:id="423" w:name="_Toc411524587"/>
      <w:r>
        <w:t>Image</w:t>
      </w:r>
      <w:bookmarkEnd w:id="422"/>
      <w:bookmarkEnd w:id="423"/>
    </w:p>
    <w:p w:rsidR="005D2BDA" w:rsidRDefault="005D2BDA" w:rsidP="005D0D56"/>
    <w:p w:rsidR="005D0D56" w:rsidRDefault="005D0D56" w:rsidP="005D0D56"/>
    <w:p w:rsidR="005D0D56" w:rsidRDefault="005D0D56" w:rsidP="005D0D56"/>
    <w:p w:rsidR="005D0D56" w:rsidRDefault="005D0D56" w:rsidP="005D0D56"/>
    <w:p w:rsidR="005D0D56" w:rsidRDefault="005D0D56" w:rsidP="005D0D56"/>
    <w:p w:rsidR="005D0D56" w:rsidRDefault="005D0D56" w:rsidP="005D0D56"/>
    <w:p w:rsidR="005D0D56" w:rsidRDefault="005D0D56" w:rsidP="005D0D56"/>
    <w:p w:rsidR="005D0D56" w:rsidRDefault="005D0D56" w:rsidP="005D0D56"/>
    <w:p w:rsidR="005D0D56" w:rsidRDefault="005D0D56" w:rsidP="005D0D56"/>
    <w:p w:rsidR="005D0D56" w:rsidRDefault="005D0D56" w:rsidP="005D0D56"/>
    <w:p w:rsidR="005D0D56" w:rsidRDefault="005D0D56" w:rsidP="005D0D56"/>
    <w:p w:rsidR="005D0D56" w:rsidRDefault="005D0D56" w:rsidP="005D0D56"/>
    <w:p w:rsidR="005D2BDA" w:rsidRDefault="005D2BDA" w:rsidP="00CB73A3">
      <w:pPr>
        <w:pStyle w:val="Heading2"/>
        <w:ind w:left="720"/>
      </w:pPr>
      <w:bookmarkStart w:id="424" w:name="_Toc404097868"/>
      <w:bookmarkStart w:id="425" w:name="_Toc411524588"/>
      <w:r>
        <w:t>Background Information</w:t>
      </w:r>
      <w:bookmarkEnd w:id="424"/>
      <w:bookmarkEnd w:id="425"/>
    </w:p>
    <w:p w:rsidR="00CB73A3" w:rsidRDefault="00CB73A3" w:rsidP="00CB73A3">
      <w:pPr>
        <w:pStyle w:val="Heading3"/>
        <w:ind w:left="1440"/>
      </w:pPr>
      <w:bookmarkStart w:id="426" w:name="_Toc404097869"/>
      <w:bookmarkStart w:id="427" w:name="_Toc411524589"/>
      <w:r>
        <w:t>Creator</w:t>
      </w:r>
      <w:bookmarkEnd w:id="426"/>
      <w:bookmarkEnd w:id="427"/>
    </w:p>
    <w:p w:rsidR="00BB1E84" w:rsidRPr="00BB1E84" w:rsidRDefault="00200AC3" w:rsidP="00BB1E84">
      <w:pPr>
        <w:ind w:left="2160"/>
      </w:pPr>
      <w:r>
        <w:t>Fred</w:t>
      </w:r>
      <w:r w:rsidR="002D5025">
        <w:t xml:space="preserve"> Gorham</w:t>
      </w:r>
    </w:p>
    <w:p w:rsidR="00CB73A3" w:rsidRDefault="00CB73A3" w:rsidP="00CB73A3">
      <w:pPr>
        <w:pStyle w:val="Heading3"/>
        <w:ind w:left="1440"/>
      </w:pPr>
      <w:bookmarkStart w:id="428" w:name="_Toc404097870"/>
      <w:bookmarkStart w:id="429" w:name="_Toc411524590"/>
      <w:r>
        <w:t>Date</w:t>
      </w:r>
      <w:r w:rsidRPr="00CB73A3">
        <w:t xml:space="preserve"> </w:t>
      </w:r>
      <w:r w:rsidR="00EB6D14">
        <w:t>of Creation</w:t>
      </w:r>
      <w:bookmarkEnd w:id="428"/>
      <w:bookmarkEnd w:id="429"/>
    </w:p>
    <w:p w:rsidR="00BB1E84" w:rsidRPr="00BB1E84" w:rsidRDefault="00BB1E84" w:rsidP="00BB1E84">
      <w:pPr>
        <w:ind w:left="2160"/>
      </w:pPr>
      <w:r>
        <w:t>2004?</w:t>
      </w:r>
    </w:p>
    <w:p w:rsidR="00CB73A3" w:rsidRPr="00CB73A3" w:rsidRDefault="00CB73A3" w:rsidP="00CB73A3">
      <w:pPr>
        <w:pStyle w:val="Heading3"/>
        <w:ind w:left="1440"/>
      </w:pPr>
      <w:bookmarkStart w:id="430" w:name="_Toc404097871"/>
      <w:bookmarkStart w:id="431" w:name="_Toc411524591"/>
      <w:r>
        <w:t>Copy Right Info</w:t>
      </w:r>
      <w:bookmarkEnd w:id="430"/>
      <w:bookmarkEnd w:id="431"/>
    </w:p>
    <w:p w:rsidR="00BD4DFD" w:rsidRDefault="00BB1E84" w:rsidP="00BB1E84">
      <w:pPr>
        <w:ind w:left="2160"/>
      </w:pPr>
      <w:r>
        <w:t xml:space="preserve">Need to upload the documentation stating that </w:t>
      </w:r>
      <w:proofErr w:type="spellStart"/>
      <w:r w:rsidR="00E52596">
        <w:t>N</w:t>
      </w:r>
      <w:r>
        <w:t>anocon</w:t>
      </w:r>
      <w:proofErr w:type="spellEnd"/>
      <w:r>
        <w:t xml:space="preserve"> has exclusive rights to </w:t>
      </w:r>
      <w:proofErr w:type="spellStart"/>
      <w:r>
        <w:t>nanoman</w:t>
      </w:r>
      <w:proofErr w:type="spellEnd"/>
      <w:r>
        <w:t>.</w:t>
      </w:r>
    </w:p>
    <w:p w:rsidR="00BD4DFD" w:rsidRDefault="00BD4DFD" w:rsidP="00BD4DFD">
      <w:pPr>
        <w:pStyle w:val="Heading2"/>
        <w:ind w:left="1440"/>
      </w:pPr>
      <w:bookmarkStart w:id="432" w:name="_Toc404097872"/>
      <w:bookmarkStart w:id="433" w:name="_Toc411524592"/>
      <w:r>
        <w:t>Tag Line?</w:t>
      </w:r>
      <w:bookmarkEnd w:id="432"/>
      <w:bookmarkEnd w:id="433"/>
    </w:p>
    <w:p w:rsidR="00BD4DFD" w:rsidRPr="00BD4DFD" w:rsidRDefault="00BD4DFD" w:rsidP="00BD4DFD">
      <w:pPr>
        <w:ind w:left="2160"/>
      </w:pPr>
    </w:p>
    <w:p w:rsidR="002E3A9D" w:rsidRDefault="002E3A9D" w:rsidP="002E3A9D">
      <w:pPr>
        <w:pStyle w:val="Heading2"/>
        <w:ind w:left="720"/>
      </w:pPr>
      <w:bookmarkStart w:id="434" w:name="_Toc404097873"/>
      <w:bookmarkStart w:id="435" w:name="_Toc411524593"/>
      <w:proofErr w:type="spellStart"/>
      <w:r>
        <w:t>Nanites</w:t>
      </w:r>
      <w:bookmarkEnd w:id="434"/>
      <w:bookmarkEnd w:id="435"/>
      <w:proofErr w:type="spellEnd"/>
    </w:p>
    <w:p w:rsidR="00B31E72" w:rsidRDefault="002E3A9D" w:rsidP="002E3A9D">
      <w:pPr>
        <w:ind w:left="1440"/>
      </w:pPr>
      <w:r>
        <w:t xml:space="preserve">An idea that was briefly thrown around during </w:t>
      </w:r>
      <w:proofErr w:type="spellStart"/>
      <w:r>
        <w:t>nanocon</w:t>
      </w:r>
      <w:proofErr w:type="spellEnd"/>
      <w:r>
        <w:t xml:space="preserve"> XII, basically the </w:t>
      </w:r>
      <w:proofErr w:type="spellStart"/>
      <w:r>
        <w:t>nanites</w:t>
      </w:r>
      <w:proofErr w:type="spellEnd"/>
      <w:r>
        <w:t xml:space="preserve"> would be based on all the other die from a dice set.</w:t>
      </w:r>
    </w:p>
    <w:p w:rsidR="00B31E72" w:rsidRDefault="00B31E72" w:rsidP="008E37AD">
      <w:pPr>
        <w:pStyle w:val="Heading2"/>
      </w:pPr>
      <w:r>
        <w:br w:type="page"/>
      </w:r>
      <w:bookmarkStart w:id="436" w:name="_Toc404097874"/>
      <w:bookmarkStart w:id="437" w:name="_Toc411524594"/>
      <w:proofErr w:type="spellStart"/>
      <w:r>
        <w:lastRenderedPageBreak/>
        <w:t>Nanoman</w:t>
      </w:r>
      <w:proofErr w:type="spellEnd"/>
      <w:r w:rsidR="00143438">
        <w:t xml:space="preserve"> 3.0</w:t>
      </w:r>
      <w:bookmarkEnd w:id="436"/>
      <w:bookmarkEnd w:id="437"/>
    </w:p>
    <w:p w:rsidR="00B31E72" w:rsidRDefault="00B31E72" w:rsidP="00B31E72">
      <w:pPr>
        <w:pStyle w:val="Heading2"/>
        <w:ind w:left="720"/>
      </w:pPr>
      <w:bookmarkStart w:id="438" w:name="_Toc404097875"/>
      <w:bookmarkStart w:id="439" w:name="_Toc411524595"/>
      <w:r>
        <w:t>Image</w:t>
      </w:r>
      <w:bookmarkEnd w:id="438"/>
      <w:bookmarkEnd w:id="439"/>
    </w:p>
    <w:p w:rsidR="00B31E72" w:rsidRDefault="00B31E72" w:rsidP="00B31E72">
      <w:r>
        <w:rPr>
          <w:noProof/>
        </w:rPr>
        <w:drawing>
          <wp:anchor distT="0" distB="0" distL="114300" distR="114300" simplePos="0" relativeHeight="251671552" behindDoc="0" locked="0" layoutInCell="1" allowOverlap="1" wp14:anchorId="2FED1C6B" wp14:editId="3667F53C">
            <wp:simplePos x="0" y="0"/>
            <wp:positionH relativeFrom="column">
              <wp:posOffset>1257300</wp:posOffset>
            </wp:positionH>
            <wp:positionV relativeFrom="paragraph">
              <wp:posOffset>23495</wp:posOffset>
            </wp:positionV>
            <wp:extent cx="4438650" cy="3550920"/>
            <wp:effectExtent l="0" t="0" r="0" b="0"/>
            <wp:wrapSquare wrapText="lef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nom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8650" cy="3550920"/>
                    </a:xfrm>
                    <a:prstGeom prst="rect">
                      <a:avLst/>
                    </a:prstGeom>
                  </pic:spPr>
                </pic:pic>
              </a:graphicData>
            </a:graphic>
            <wp14:sizeRelH relativeFrom="margin">
              <wp14:pctWidth>0</wp14:pctWidth>
            </wp14:sizeRelH>
            <wp14:sizeRelV relativeFrom="margin">
              <wp14:pctHeight>0</wp14:pctHeight>
            </wp14:sizeRelV>
          </wp:anchor>
        </w:drawing>
      </w:r>
    </w:p>
    <w:p w:rsidR="00B31E72" w:rsidRDefault="00B31E72" w:rsidP="00B31E72"/>
    <w:p w:rsidR="00B31E72" w:rsidRDefault="00B31E72" w:rsidP="00B31E72"/>
    <w:p w:rsidR="00B31E72" w:rsidRDefault="00B31E72" w:rsidP="00B31E72"/>
    <w:p w:rsidR="00B31E72" w:rsidRDefault="00B31E72" w:rsidP="00B31E72"/>
    <w:p w:rsidR="00B31E72" w:rsidRDefault="00B31E72" w:rsidP="00B31E72"/>
    <w:p w:rsidR="00B31E72" w:rsidRDefault="00B31E72" w:rsidP="00B31E72"/>
    <w:p w:rsidR="00B31E72" w:rsidRDefault="00B31E72" w:rsidP="00B31E72"/>
    <w:p w:rsidR="00B31E72" w:rsidRDefault="00B31E72" w:rsidP="00B31E72"/>
    <w:p w:rsidR="00B31E72" w:rsidRDefault="00B31E72" w:rsidP="00B31E72"/>
    <w:p w:rsidR="00B31E72" w:rsidRDefault="00B31E72" w:rsidP="00B31E72"/>
    <w:p w:rsidR="00B31E72" w:rsidRDefault="00B31E72" w:rsidP="00B31E72">
      <w:pPr>
        <w:pStyle w:val="Heading2"/>
        <w:ind w:left="720"/>
      </w:pPr>
      <w:bookmarkStart w:id="440" w:name="_Toc404097876"/>
      <w:bookmarkStart w:id="441" w:name="_Toc411524596"/>
      <w:r>
        <w:t>Background Information</w:t>
      </w:r>
      <w:bookmarkEnd w:id="440"/>
      <w:bookmarkEnd w:id="441"/>
    </w:p>
    <w:p w:rsidR="00B31E72" w:rsidRDefault="00B31E72" w:rsidP="00B31E72">
      <w:pPr>
        <w:pStyle w:val="Heading3"/>
        <w:ind w:left="1440"/>
      </w:pPr>
      <w:bookmarkStart w:id="442" w:name="_Toc404097877"/>
      <w:bookmarkStart w:id="443" w:name="_Toc411524597"/>
      <w:r>
        <w:t>Creator</w:t>
      </w:r>
      <w:bookmarkEnd w:id="442"/>
      <w:bookmarkEnd w:id="443"/>
    </w:p>
    <w:p w:rsidR="00B31E72" w:rsidRPr="00BB1E84" w:rsidRDefault="00B31E72" w:rsidP="00B31E72">
      <w:pPr>
        <w:ind w:left="2160"/>
      </w:pPr>
      <w:r>
        <w:t>Travis Bentley</w:t>
      </w:r>
    </w:p>
    <w:p w:rsidR="00B31E72" w:rsidRDefault="00B31E72" w:rsidP="00B31E72">
      <w:pPr>
        <w:pStyle w:val="Heading3"/>
        <w:ind w:left="1440"/>
      </w:pPr>
      <w:bookmarkStart w:id="444" w:name="_Toc404097878"/>
      <w:bookmarkStart w:id="445" w:name="_Toc411524598"/>
      <w:r>
        <w:t>Date</w:t>
      </w:r>
      <w:r w:rsidRPr="00CB73A3">
        <w:t xml:space="preserve"> </w:t>
      </w:r>
      <w:r>
        <w:t>of Creation</w:t>
      </w:r>
      <w:bookmarkEnd w:id="444"/>
      <w:bookmarkEnd w:id="445"/>
    </w:p>
    <w:p w:rsidR="00B31E72" w:rsidRPr="00BB1E84" w:rsidRDefault="00B31E72" w:rsidP="00B31E72">
      <w:pPr>
        <w:ind w:left="2160"/>
      </w:pPr>
      <w:r>
        <w:t>2014</w:t>
      </w:r>
    </w:p>
    <w:p w:rsidR="00B31E72" w:rsidRDefault="00792A60" w:rsidP="00B31E72">
      <w:pPr>
        <w:pStyle w:val="Heading3"/>
        <w:ind w:left="1440"/>
      </w:pPr>
      <w:bookmarkStart w:id="446" w:name="_Toc404097879"/>
      <w:bookmarkStart w:id="447" w:name="_Toc411524599"/>
      <w:r>
        <w:t>Terms of Use</w:t>
      </w:r>
      <w:bookmarkEnd w:id="446"/>
      <w:bookmarkEnd w:id="447"/>
    </w:p>
    <w:p w:rsidR="00B31E72" w:rsidRPr="00BD4DFD" w:rsidRDefault="00B31E72" w:rsidP="00B31E72">
      <w:pPr>
        <w:ind w:left="2160"/>
      </w:pPr>
      <w:r>
        <w:t xml:space="preserve">“My only terms for the use of this new </w:t>
      </w:r>
      <w:proofErr w:type="spellStart"/>
      <w:r>
        <w:t>Nanoman</w:t>
      </w:r>
      <w:proofErr w:type="spellEnd"/>
      <w:r>
        <w:t xml:space="preserve"> is that no alternation be made to him (color, pose, additions) with my express permission and that credit for this iteration of </w:t>
      </w:r>
      <w:proofErr w:type="spellStart"/>
      <w:r>
        <w:t>Nanoman</w:t>
      </w:r>
      <w:proofErr w:type="spellEnd"/>
      <w:r>
        <w:t xml:space="preserve"> be given to me on social media or websites that use these images with links to my design website </w:t>
      </w:r>
      <w:hyperlink r:id="rId25" w:tgtFrame="_blank" w:history="1">
        <w:proofErr w:type="spellStart"/>
        <w:r>
          <w:rPr>
            <w:rStyle w:val="Hyperlink"/>
          </w:rPr>
          <w:t>www.travisbentley.com</w:t>
        </w:r>
        <w:proofErr w:type="spellEnd"/>
      </w:hyperlink>
      <w:r>
        <w:t>.”</w:t>
      </w:r>
      <w:r w:rsidRPr="00BD4DFD">
        <w:t xml:space="preserve"> </w:t>
      </w:r>
    </w:p>
    <w:p w:rsidR="004D48FA" w:rsidRDefault="004D48FA" w:rsidP="008E37AD"/>
    <w:p w:rsidR="00B31E72" w:rsidRDefault="00B31E72">
      <w:pPr>
        <w:rPr>
          <w:rFonts w:asciiTheme="majorHAnsi" w:eastAsiaTheme="majorEastAsia" w:hAnsiTheme="majorHAnsi" w:cstheme="majorBidi"/>
          <w:color w:val="244061" w:themeColor="accent1" w:themeShade="80"/>
          <w:sz w:val="36"/>
          <w:szCs w:val="36"/>
        </w:rPr>
      </w:pPr>
      <w:bookmarkStart w:id="448" w:name="_Contacts"/>
      <w:bookmarkEnd w:id="448"/>
      <w:r>
        <w:br w:type="page"/>
      </w:r>
    </w:p>
    <w:p w:rsidR="004D48FA" w:rsidRDefault="004D48FA" w:rsidP="004D48FA">
      <w:pPr>
        <w:pStyle w:val="Heading1"/>
      </w:pPr>
      <w:bookmarkStart w:id="449" w:name="_Toc404097880"/>
      <w:bookmarkStart w:id="450" w:name="_Toc411524600"/>
      <w:r>
        <w:lastRenderedPageBreak/>
        <w:t>Contacts</w:t>
      </w:r>
      <w:bookmarkEnd w:id="449"/>
      <w:bookmarkEnd w:id="450"/>
    </w:p>
    <w:p w:rsidR="007B09B8" w:rsidRDefault="007B09B8" w:rsidP="00C7204C">
      <w:pPr>
        <w:pStyle w:val="Heading2"/>
        <w:sectPr w:rsidR="007B09B8" w:rsidSect="00DA7F0A">
          <w:footerReference w:type="even" r:id="rId26"/>
          <w:type w:val="continuous"/>
          <w:pgSz w:w="12240" w:h="15840"/>
          <w:pgMar w:top="1440" w:right="1440" w:bottom="1440" w:left="1440" w:header="720" w:footer="720" w:gutter="0"/>
          <w:cols w:space="720"/>
          <w:docGrid w:linePitch="360"/>
        </w:sectPr>
      </w:pPr>
    </w:p>
    <w:p w:rsidR="00C7204C" w:rsidRDefault="00C7204C" w:rsidP="007B09B8">
      <w:pPr>
        <w:pStyle w:val="Heading2"/>
      </w:pPr>
      <w:bookmarkStart w:id="451" w:name="_Toc404097881"/>
      <w:bookmarkStart w:id="452" w:name="_Toc411524601"/>
      <w:r>
        <w:lastRenderedPageBreak/>
        <w:t>Template</w:t>
      </w:r>
      <w:bookmarkEnd w:id="451"/>
      <w:bookmarkEnd w:id="452"/>
    </w:p>
    <w:p w:rsidR="00C7204C" w:rsidRDefault="00C7204C" w:rsidP="007B09B8">
      <w:pPr>
        <w:spacing w:line="240" w:lineRule="auto"/>
      </w:pPr>
      <w:r>
        <w:t>Street Address</w:t>
      </w:r>
      <w:r w:rsidR="00670BCD">
        <w:t xml:space="preserve"> </w:t>
      </w:r>
      <w:r>
        <w:br/>
        <w:t>Position Title of Contact (Last known name of Contact</w:t>
      </w:r>
      <w:proofErr w:type="gramStart"/>
      <w:r>
        <w:t>)</w:t>
      </w:r>
      <w:proofErr w:type="gramEnd"/>
      <w:r w:rsidR="007274AC">
        <w:br/>
        <w:t>Phone Number</w:t>
      </w:r>
      <w:r w:rsidR="007274AC">
        <w:br/>
        <w:t>Email</w:t>
      </w:r>
      <w:r>
        <w:br/>
        <w:t>Last Contact Year</w:t>
      </w:r>
    </w:p>
    <w:p w:rsidR="004D48FA" w:rsidRPr="004D48FA" w:rsidRDefault="004D48FA" w:rsidP="007B09B8">
      <w:pPr>
        <w:pStyle w:val="Heading2"/>
      </w:pPr>
      <w:bookmarkStart w:id="453" w:name="_Toc404097882"/>
      <w:bookmarkStart w:id="454" w:name="_Toc411524602"/>
      <w:r>
        <w:t>Sioux Falls</w:t>
      </w:r>
      <w:bookmarkEnd w:id="453"/>
      <w:bookmarkEnd w:id="454"/>
    </w:p>
    <w:p w:rsidR="004D48FA" w:rsidRDefault="004D48FA" w:rsidP="007B09B8">
      <w:pPr>
        <w:pStyle w:val="Heading3"/>
      </w:pPr>
      <w:bookmarkStart w:id="455" w:name="_Toc404097883"/>
      <w:bookmarkStart w:id="456" w:name="_Toc411524603"/>
      <w:r>
        <w:t>Dragons Den</w:t>
      </w:r>
      <w:bookmarkEnd w:id="455"/>
      <w:bookmarkEnd w:id="456"/>
    </w:p>
    <w:p w:rsidR="00670BCD" w:rsidRPr="00670BCD" w:rsidRDefault="00670BCD" w:rsidP="007B09B8">
      <w:pPr>
        <w:rPr>
          <w:rFonts w:ascii="Arial" w:hAnsi="Arial" w:cs="Arial"/>
          <w:color w:val="333333"/>
          <w:sz w:val="21"/>
          <w:szCs w:val="21"/>
          <w:shd w:val="clear" w:color="auto" w:fill="FFFFFF"/>
        </w:rPr>
      </w:pPr>
      <w:r>
        <w:rPr>
          <w:rFonts w:ascii="Arial" w:hAnsi="Arial" w:cs="Arial"/>
          <w:color w:val="333333"/>
          <w:sz w:val="21"/>
          <w:szCs w:val="21"/>
          <w:shd w:val="clear" w:color="auto" w:fill="FFFFFF"/>
        </w:rPr>
        <w:t>5403 W 41st St</w:t>
      </w:r>
      <w:r>
        <w:rPr>
          <w:rFonts w:ascii="Arial" w:hAnsi="Arial" w:cs="Arial"/>
          <w:color w:val="333333"/>
          <w:sz w:val="21"/>
          <w:szCs w:val="21"/>
          <w:shd w:val="clear" w:color="auto" w:fill="FFFFFF"/>
        </w:rPr>
        <w:br/>
      </w:r>
      <w:r>
        <w:t>Position (Name</w:t>
      </w:r>
      <w:proofErr w:type="gramStart"/>
      <w:r>
        <w:t>)</w:t>
      </w:r>
      <w:proofErr w:type="gramEnd"/>
      <w:r>
        <w:br/>
        <w:t>(605) 361-4343</w:t>
      </w:r>
      <w:r>
        <w:br/>
        <w:t>4/16/2014</w:t>
      </w:r>
    </w:p>
    <w:p w:rsidR="004D48FA" w:rsidRDefault="004D48FA" w:rsidP="007B09B8">
      <w:pPr>
        <w:pStyle w:val="Heading3"/>
      </w:pPr>
      <w:bookmarkStart w:id="457" w:name="_Toc404097884"/>
      <w:bookmarkStart w:id="458" w:name="_Toc411524604"/>
      <w:r>
        <w:t xml:space="preserve">Rainbow Sports Cards </w:t>
      </w:r>
      <w:r w:rsidR="007B09B8">
        <w:br/>
      </w:r>
      <w:r>
        <w:t>and Comic Books</w:t>
      </w:r>
      <w:bookmarkEnd w:id="457"/>
      <w:bookmarkEnd w:id="458"/>
    </w:p>
    <w:p w:rsidR="00670BCD" w:rsidRPr="00670BCD" w:rsidRDefault="00670BCD" w:rsidP="007B09B8">
      <w:r>
        <w:rPr>
          <w:rFonts w:ascii="Arial" w:hAnsi="Arial" w:cs="Arial"/>
          <w:color w:val="333333"/>
          <w:sz w:val="21"/>
          <w:szCs w:val="21"/>
          <w:shd w:val="clear" w:color="auto" w:fill="FFFFFF"/>
        </w:rPr>
        <w:t>3310 S Minnesota Ave</w:t>
      </w:r>
      <w:r w:rsidRPr="00670BCD">
        <w:t xml:space="preserve"> </w:t>
      </w:r>
      <w:r>
        <w:br/>
        <w:t>Position (Name</w:t>
      </w:r>
      <w:proofErr w:type="gramStart"/>
      <w:r>
        <w:t>)</w:t>
      </w:r>
      <w:proofErr w:type="gramEnd"/>
      <w:r>
        <w:br/>
        <w:t>(605) 338-9519</w:t>
      </w:r>
      <w:r>
        <w:br/>
        <w:t>4/16/2014</w:t>
      </w:r>
    </w:p>
    <w:p w:rsidR="004D48FA" w:rsidRDefault="004D48FA" w:rsidP="007B09B8">
      <w:pPr>
        <w:pStyle w:val="Heading3"/>
      </w:pPr>
      <w:bookmarkStart w:id="459" w:name="_Toc404097885"/>
      <w:bookmarkStart w:id="460" w:name="_Toc411524605"/>
      <w:r>
        <w:t xml:space="preserve">Hobby </w:t>
      </w:r>
      <w:r w:rsidR="00670BCD">
        <w:t>Town</w:t>
      </w:r>
      <w:bookmarkEnd w:id="459"/>
      <w:bookmarkEnd w:id="460"/>
    </w:p>
    <w:p w:rsidR="00670BCD" w:rsidRPr="00670BCD" w:rsidRDefault="00670BCD" w:rsidP="007B09B8">
      <w:r w:rsidRPr="00670BCD">
        <w:rPr>
          <w:rFonts w:ascii="Arial" w:hAnsi="Arial" w:cs="Arial"/>
          <w:color w:val="333333"/>
          <w:sz w:val="21"/>
          <w:szCs w:val="21"/>
          <w:shd w:val="clear" w:color="auto" w:fill="FFFFFF"/>
        </w:rPr>
        <w:t>1007 W 41st St</w:t>
      </w:r>
      <w:proofErr w:type="gramStart"/>
      <w:r w:rsidRPr="00670BCD">
        <w:rPr>
          <w:rFonts w:ascii="Arial" w:hAnsi="Arial" w:cs="Arial"/>
          <w:color w:val="333333"/>
          <w:sz w:val="21"/>
          <w:szCs w:val="21"/>
          <w:shd w:val="clear" w:color="auto" w:fill="FFFFFF"/>
        </w:rPr>
        <w:t>,</w:t>
      </w:r>
      <w:proofErr w:type="gramEnd"/>
      <w:r>
        <w:br/>
        <w:t>Position (Name)</w:t>
      </w:r>
      <w:r>
        <w:br/>
      </w:r>
      <w:r w:rsidRPr="00670BCD">
        <w:t>(605) 339-6613</w:t>
      </w:r>
      <w:r>
        <w:br/>
        <w:t>4/16/2014</w:t>
      </w:r>
    </w:p>
    <w:p w:rsidR="004D48FA" w:rsidRDefault="004D48FA" w:rsidP="007B09B8">
      <w:pPr>
        <w:pStyle w:val="Heading3"/>
      </w:pPr>
      <w:bookmarkStart w:id="461" w:name="_Toc404097886"/>
      <w:bookmarkStart w:id="462" w:name="_Toc411524606"/>
      <w:r>
        <w:t>Last Stop CD Shop</w:t>
      </w:r>
      <w:bookmarkEnd w:id="461"/>
      <w:bookmarkEnd w:id="462"/>
    </w:p>
    <w:p w:rsidR="00670BCD" w:rsidRPr="00BD4DFD" w:rsidRDefault="00BD4DFD" w:rsidP="007B09B8">
      <w:r>
        <w:t>3509 W 41</w:t>
      </w:r>
      <w:r w:rsidRPr="00BD4DFD">
        <w:rPr>
          <w:vertAlign w:val="superscript"/>
        </w:rPr>
        <w:t>st</w:t>
      </w:r>
      <w:r>
        <w:t xml:space="preserve"> St</w:t>
      </w:r>
      <w:r>
        <w:br/>
      </w:r>
      <w:r w:rsidR="008050D2">
        <w:t>Position (Name</w:t>
      </w:r>
      <w:proofErr w:type="gramStart"/>
      <w:r w:rsidR="008050D2">
        <w:t>)</w:t>
      </w:r>
      <w:proofErr w:type="gramEnd"/>
      <w:r w:rsidR="008050D2">
        <w:br/>
        <w:t>(605) 361-4416</w:t>
      </w:r>
      <w:r w:rsidR="00670BCD">
        <w:br/>
        <w:t>4/16/2014</w:t>
      </w:r>
    </w:p>
    <w:p w:rsidR="004D48FA" w:rsidRDefault="004D48FA" w:rsidP="007B09B8">
      <w:pPr>
        <w:pStyle w:val="Heading3"/>
      </w:pPr>
      <w:bookmarkStart w:id="463" w:name="_Toc404097887"/>
      <w:bookmarkStart w:id="464" w:name="_Toc411524607"/>
      <w:proofErr w:type="spellStart"/>
      <w:r>
        <w:t>Gamestop</w:t>
      </w:r>
      <w:proofErr w:type="spellEnd"/>
      <w:r>
        <w:t xml:space="preserve"> </w:t>
      </w:r>
      <w:r w:rsidR="007B09B8">
        <w:br/>
      </w:r>
      <w:r>
        <w:t>(Charity Raffle??)</w:t>
      </w:r>
      <w:bookmarkEnd w:id="463"/>
      <w:bookmarkEnd w:id="464"/>
    </w:p>
    <w:p w:rsidR="00BD4DFD" w:rsidRPr="00BD4DFD" w:rsidRDefault="00BD4DFD" w:rsidP="007B09B8">
      <w:r w:rsidRPr="00BD4DFD">
        <w:t>810 Empire Mall</w:t>
      </w:r>
      <w:r>
        <w:br/>
        <w:t>Position (Name</w:t>
      </w:r>
      <w:proofErr w:type="gramStart"/>
      <w:r>
        <w:t>)</w:t>
      </w:r>
      <w:proofErr w:type="gramEnd"/>
      <w:r>
        <w:br/>
        <w:t>Phone: (605) 361-5505</w:t>
      </w:r>
      <w:r>
        <w:br/>
        <w:t>4/16/2014</w:t>
      </w:r>
    </w:p>
    <w:p w:rsidR="004D48FA" w:rsidRDefault="004D48FA" w:rsidP="007B09B8">
      <w:pPr>
        <w:pStyle w:val="Heading3"/>
      </w:pPr>
      <w:bookmarkStart w:id="465" w:name="_Toc404097888"/>
      <w:bookmarkStart w:id="466" w:name="_Toc411524608"/>
      <w:r>
        <w:lastRenderedPageBreak/>
        <w:t xml:space="preserve">Universal Bits &amp; Games </w:t>
      </w:r>
      <w:r w:rsidR="007B09B8">
        <w:br/>
      </w:r>
      <w:r>
        <w:t>(Charity Raffle)</w:t>
      </w:r>
      <w:bookmarkEnd w:id="465"/>
      <w:bookmarkEnd w:id="466"/>
    </w:p>
    <w:p w:rsidR="00BD4DFD" w:rsidRPr="00BD4DFD" w:rsidRDefault="00BD4DFD" w:rsidP="007B09B8">
      <w:r>
        <w:t>3920 S Western Ave</w:t>
      </w:r>
      <w:r>
        <w:br/>
        <w:t>Suite 2</w:t>
      </w:r>
      <w:r>
        <w:br/>
        <w:t>Position (Name</w:t>
      </w:r>
      <w:proofErr w:type="gramStart"/>
      <w:r>
        <w:t>)</w:t>
      </w:r>
      <w:proofErr w:type="gramEnd"/>
      <w:r>
        <w:br/>
        <w:t>Phone: (605) 731-8639</w:t>
      </w:r>
      <w:r>
        <w:br/>
        <w:t>4/16/2014</w:t>
      </w:r>
    </w:p>
    <w:p w:rsidR="004D48FA" w:rsidRDefault="004D48FA" w:rsidP="007B09B8">
      <w:pPr>
        <w:pStyle w:val="Heading3"/>
      </w:pPr>
      <w:bookmarkStart w:id="467" w:name="_Toc404097889"/>
      <w:bookmarkStart w:id="468" w:name="_Toc411524609"/>
      <w:r>
        <w:t>Galaxy Gaming</w:t>
      </w:r>
      <w:bookmarkEnd w:id="467"/>
      <w:bookmarkEnd w:id="468"/>
    </w:p>
    <w:p w:rsidR="00BD4DFD" w:rsidRPr="00E210EB" w:rsidRDefault="00BD4DFD" w:rsidP="007B09B8">
      <w:r>
        <w:t>3801 W 34</w:t>
      </w:r>
      <w:r w:rsidRPr="00BD4DFD">
        <w:rPr>
          <w:vertAlign w:val="superscript"/>
        </w:rPr>
        <w:t>th</w:t>
      </w:r>
      <w:r>
        <w:t xml:space="preserve"> St</w:t>
      </w:r>
      <w:r>
        <w:br/>
        <w:t>Suite 105</w:t>
      </w:r>
      <w:r>
        <w:br/>
        <w:t>Position (Name</w:t>
      </w:r>
      <w:proofErr w:type="gramStart"/>
      <w:r>
        <w:t>)</w:t>
      </w:r>
      <w:proofErr w:type="gramEnd"/>
      <w:r>
        <w:br/>
        <w:t>Phone: (605) 271-0996</w:t>
      </w:r>
      <w:r>
        <w:br/>
        <w:t xml:space="preserve">Email: </w:t>
      </w:r>
      <w:hyperlink r:id="rId27" w:history="1">
        <w:proofErr w:type="spellStart"/>
        <w:r w:rsidRPr="005220BA">
          <w:rPr>
            <w:rStyle w:val="Hyperlink"/>
          </w:rPr>
          <w:t>info@thegalaxygaming.com</w:t>
        </w:r>
        <w:proofErr w:type="spellEnd"/>
      </w:hyperlink>
      <w:r w:rsidR="007B09B8">
        <w:br/>
        <w:t>4/16/2014</w:t>
      </w:r>
    </w:p>
    <w:p w:rsidR="004D48FA" w:rsidRPr="00FD40A9" w:rsidRDefault="004D48FA" w:rsidP="007B09B8">
      <w:pPr>
        <w:pStyle w:val="Heading2"/>
      </w:pPr>
      <w:bookmarkStart w:id="469" w:name="_Toc404097890"/>
      <w:bookmarkStart w:id="470" w:name="_Toc411524610"/>
      <w:r w:rsidRPr="00FD40A9">
        <w:t>Brookings</w:t>
      </w:r>
      <w:bookmarkEnd w:id="469"/>
      <w:bookmarkEnd w:id="470"/>
    </w:p>
    <w:p w:rsidR="004D48FA" w:rsidRDefault="004D48FA" w:rsidP="007B09B8">
      <w:pPr>
        <w:pStyle w:val="Heading3"/>
      </w:pPr>
      <w:bookmarkStart w:id="471" w:name="_Toc404097891"/>
      <w:bookmarkStart w:id="472" w:name="_Toc411524611"/>
      <w:proofErr w:type="spellStart"/>
      <w:r>
        <w:t>Brost’s</w:t>
      </w:r>
      <w:proofErr w:type="spellEnd"/>
      <w:r>
        <w:t xml:space="preserve"> (Game store)</w:t>
      </w:r>
      <w:bookmarkEnd w:id="471"/>
      <w:bookmarkEnd w:id="472"/>
    </w:p>
    <w:p w:rsidR="00670BCD" w:rsidRPr="00670BCD" w:rsidRDefault="00670BCD" w:rsidP="007B09B8">
      <w:r>
        <w:t xml:space="preserve">Closest thing is </w:t>
      </w:r>
      <w:proofErr w:type="spellStart"/>
      <w:r>
        <w:t>Brost’s</w:t>
      </w:r>
      <w:proofErr w:type="spellEnd"/>
      <w:r>
        <w:t xml:space="preserve"> Fashions, a clothing store</w:t>
      </w:r>
    </w:p>
    <w:p w:rsidR="00BD4DFD" w:rsidRDefault="00BD4DFD" w:rsidP="007B09B8">
      <w:pPr>
        <w:pStyle w:val="Heading2"/>
      </w:pPr>
      <w:bookmarkStart w:id="473" w:name="_Toc404097892"/>
      <w:bookmarkStart w:id="474" w:name="_Toc411524612"/>
      <w:r>
        <w:t>GameStop</w:t>
      </w:r>
      <w:bookmarkEnd w:id="473"/>
      <w:bookmarkEnd w:id="474"/>
    </w:p>
    <w:p w:rsidR="00670BCD" w:rsidRDefault="00670BCD" w:rsidP="007B09B8">
      <w:r w:rsidRPr="00670BCD">
        <w:t>2306 6th St</w:t>
      </w:r>
      <w:r>
        <w:br/>
        <w:t>Position (Name</w:t>
      </w:r>
      <w:proofErr w:type="gramStart"/>
      <w:r>
        <w:t>)</w:t>
      </w:r>
      <w:proofErr w:type="gramEnd"/>
      <w:r>
        <w:br/>
        <w:t>(605) 692-4263</w:t>
      </w:r>
      <w:r>
        <w:br/>
        <w:t>4/16/2014</w:t>
      </w:r>
    </w:p>
    <w:p w:rsidR="004D48FA" w:rsidRPr="00FD40A9" w:rsidRDefault="004D48FA" w:rsidP="007B09B8">
      <w:pPr>
        <w:pStyle w:val="Heading2"/>
      </w:pPr>
      <w:bookmarkStart w:id="475" w:name="_Toc404097893"/>
      <w:bookmarkStart w:id="476" w:name="_Toc411524613"/>
      <w:r w:rsidRPr="00FD40A9">
        <w:t xml:space="preserve">Outside </w:t>
      </w:r>
      <w:proofErr w:type="spellStart"/>
      <w:r w:rsidRPr="00FD40A9">
        <w:t>o.o</w:t>
      </w:r>
      <w:bookmarkEnd w:id="475"/>
      <w:bookmarkEnd w:id="476"/>
      <w:proofErr w:type="spellEnd"/>
    </w:p>
    <w:p w:rsidR="004D48FA" w:rsidRDefault="004D48FA" w:rsidP="007B09B8">
      <w:pPr>
        <w:pStyle w:val="Heading3"/>
      </w:pPr>
      <w:bookmarkStart w:id="477" w:name="_Toc404097894"/>
      <w:bookmarkStart w:id="478" w:name="_Toc411524614"/>
      <w:r>
        <w:t>Reaper Minis</w:t>
      </w:r>
      <w:bookmarkEnd w:id="477"/>
      <w:bookmarkEnd w:id="478"/>
    </w:p>
    <w:p w:rsidR="00881477" w:rsidRPr="00881477" w:rsidRDefault="00881477" w:rsidP="007B09B8">
      <w:pPr>
        <w:ind w:left="1440"/>
      </w:pPr>
    </w:p>
    <w:p w:rsidR="004D48FA" w:rsidRDefault="004D48FA" w:rsidP="007B09B8">
      <w:pPr>
        <w:pStyle w:val="Heading3"/>
      </w:pPr>
      <w:bookmarkStart w:id="479" w:name="_Toc404097895"/>
      <w:bookmarkStart w:id="480" w:name="_Toc411524615"/>
      <w:proofErr w:type="spellStart"/>
      <w:r>
        <w:t>Rightstuf</w:t>
      </w:r>
      <w:proofErr w:type="spellEnd"/>
      <w:r>
        <w:t>! :</w:t>
      </w:r>
      <w:proofErr w:type="spellStart"/>
      <w:r>
        <w:t>D:D:D:D</w:t>
      </w:r>
      <w:proofErr w:type="spellEnd"/>
      <w:r>
        <w:t xml:space="preserve"> (</w:t>
      </w:r>
      <w:proofErr w:type="gramStart"/>
      <w:r>
        <w:t>dis</w:t>
      </w:r>
      <w:proofErr w:type="gramEnd"/>
      <w:r>
        <w:t xml:space="preserve"> fur sure; full page trade for charity raffle items)</w:t>
      </w:r>
      <w:bookmarkEnd w:id="479"/>
      <w:bookmarkEnd w:id="480"/>
    </w:p>
    <w:p w:rsidR="007B09B8" w:rsidRDefault="00C7204C" w:rsidP="007B09B8">
      <w:pPr>
        <w:pStyle w:val="Heading3"/>
      </w:pPr>
      <w:bookmarkStart w:id="481" w:name="_Toc404097896"/>
      <w:bookmarkStart w:id="482" w:name="_Toc411524616"/>
      <w:r>
        <w:t>Six Stone</w:t>
      </w:r>
      <w:r w:rsidR="007B09B8">
        <w:t>s</w:t>
      </w:r>
      <w:bookmarkEnd w:id="481"/>
      <w:bookmarkEnd w:id="482"/>
    </w:p>
    <w:p w:rsidR="007274AC" w:rsidRDefault="00066E0E" w:rsidP="007B09B8">
      <w:pPr>
        <w:pStyle w:val="Heading3"/>
      </w:pPr>
      <w:hyperlink r:id="rId28" w:history="1">
        <w:bookmarkStart w:id="483" w:name="_Toc404097897"/>
        <w:bookmarkStart w:id="484" w:name="_Toc411524617"/>
        <w:r w:rsidR="007274AC" w:rsidRPr="005220BA">
          <w:rPr>
            <w:rStyle w:val="Hyperlink"/>
          </w:rPr>
          <w:t>http://</w:t>
        </w:r>
        <w:proofErr w:type="spellStart"/>
        <w:r w:rsidR="007274AC" w:rsidRPr="005220BA">
          <w:rPr>
            <w:rStyle w:val="Hyperlink"/>
          </w:rPr>
          <w:t>www.sixstones.com</w:t>
        </w:r>
        <w:proofErr w:type="spellEnd"/>
        <w:r w:rsidR="007274AC" w:rsidRPr="005220BA">
          <w:rPr>
            <w:rStyle w:val="Hyperlink"/>
          </w:rPr>
          <w:t>/</w:t>
        </w:r>
        <w:bookmarkEnd w:id="483"/>
        <w:bookmarkEnd w:id="484"/>
      </w:hyperlink>
    </w:p>
    <w:p w:rsidR="007274AC" w:rsidRPr="007274AC" w:rsidRDefault="007274AC" w:rsidP="007B09B8">
      <w:pPr>
        <w:ind w:left="1440"/>
      </w:pPr>
    </w:p>
    <w:p w:rsidR="00E210EB" w:rsidRDefault="004D48FA" w:rsidP="007B09B8">
      <w:pPr>
        <w:pStyle w:val="Heading2"/>
      </w:pPr>
      <w:bookmarkStart w:id="485" w:name="_Toc404097898"/>
      <w:bookmarkStart w:id="486" w:name="_Toc411524618"/>
      <w:r w:rsidRPr="00FD40A9">
        <w:lastRenderedPageBreak/>
        <w:t>Madison</w:t>
      </w:r>
      <w:bookmarkEnd w:id="485"/>
      <w:bookmarkEnd w:id="486"/>
    </w:p>
    <w:p w:rsidR="004D48FA" w:rsidRDefault="004D48FA" w:rsidP="007B09B8">
      <w:pPr>
        <w:pStyle w:val="Heading3"/>
      </w:pPr>
      <w:bookmarkStart w:id="487" w:name="_Toc404097899"/>
      <w:bookmarkStart w:id="488" w:name="_Toc411524619"/>
      <w:proofErr w:type="spellStart"/>
      <w:r>
        <w:t>D</w:t>
      </w:r>
      <w:r w:rsidR="007B09B8">
        <w:t>iary</w:t>
      </w:r>
      <w:proofErr w:type="spellEnd"/>
      <w:r w:rsidR="007B09B8">
        <w:t xml:space="preserve"> Queen</w:t>
      </w:r>
      <w:bookmarkEnd w:id="487"/>
      <w:bookmarkEnd w:id="488"/>
    </w:p>
    <w:p w:rsidR="007274AC" w:rsidRPr="007274AC" w:rsidRDefault="007274AC" w:rsidP="007B09B8">
      <w:r>
        <w:rPr>
          <w:shd w:val="clear" w:color="auto" w:fill="FFFFFF"/>
        </w:rPr>
        <w:t>117 2nd St NE</w:t>
      </w:r>
      <w:r>
        <w:rPr>
          <w:shd w:val="clear" w:color="auto" w:fill="FFFFFF"/>
        </w:rPr>
        <w:br/>
        <w:t>Position (Name</w:t>
      </w:r>
      <w:proofErr w:type="gramStart"/>
      <w:r>
        <w:rPr>
          <w:shd w:val="clear" w:color="auto" w:fill="FFFFFF"/>
        </w:rPr>
        <w:t>)</w:t>
      </w:r>
      <w:proofErr w:type="gramEnd"/>
      <w:r>
        <w:rPr>
          <w:shd w:val="clear" w:color="auto" w:fill="FFFFFF"/>
        </w:rPr>
        <w:br/>
        <w:t>(605) 256-4042</w:t>
      </w:r>
      <w:r>
        <w:rPr>
          <w:shd w:val="clear" w:color="auto" w:fill="FFFFFF"/>
        </w:rPr>
        <w:br/>
        <w:t>4/16/2014</w:t>
      </w:r>
    </w:p>
    <w:p w:rsidR="004D48FA" w:rsidRDefault="004D48FA" w:rsidP="007B09B8">
      <w:pPr>
        <w:pStyle w:val="Heading3"/>
      </w:pPr>
      <w:bookmarkStart w:id="489" w:name="_Toc404097900"/>
      <w:bookmarkStart w:id="490" w:name="_Toc411524620"/>
      <w:r>
        <w:t>Sunshine?</w:t>
      </w:r>
      <w:bookmarkEnd w:id="489"/>
      <w:bookmarkEnd w:id="490"/>
    </w:p>
    <w:p w:rsidR="00F32571" w:rsidRPr="007274AC" w:rsidRDefault="00F32571" w:rsidP="007B09B8">
      <w:r w:rsidRPr="00F32571">
        <w:rPr>
          <w:rFonts w:ascii="Arial" w:hAnsi="Arial" w:cs="Arial"/>
          <w:color w:val="222222"/>
          <w:sz w:val="20"/>
          <w:szCs w:val="20"/>
          <w:shd w:val="clear" w:color="auto" w:fill="FFFFFF"/>
        </w:rPr>
        <w:t>215 Van Eps Ave N</w:t>
      </w:r>
      <w:r>
        <w:rPr>
          <w:rFonts w:ascii="Arial" w:hAnsi="Arial" w:cs="Arial"/>
          <w:color w:val="222222"/>
          <w:sz w:val="20"/>
          <w:szCs w:val="20"/>
          <w:shd w:val="clear" w:color="auto" w:fill="FFFFFF"/>
        </w:rPr>
        <w:br/>
      </w:r>
      <w:r>
        <w:t>position (Name</w:t>
      </w:r>
      <w:proofErr w:type="gramStart"/>
      <w:r>
        <w:t>)</w:t>
      </w:r>
      <w:proofErr w:type="gramEnd"/>
      <w:r>
        <w:br/>
      </w:r>
      <w:r w:rsidRPr="00F32571">
        <w:t>(605) 256-3541</w:t>
      </w:r>
    </w:p>
    <w:p w:rsidR="004D48FA" w:rsidRDefault="004D48FA" w:rsidP="007B09B8">
      <w:pPr>
        <w:pStyle w:val="Heading3"/>
      </w:pPr>
      <w:bookmarkStart w:id="491" w:name="_Toc404097901"/>
      <w:bookmarkStart w:id="492" w:name="_Toc411524621"/>
      <w:r>
        <w:t>Shopko</w:t>
      </w:r>
      <w:bookmarkEnd w:id="491"/>
      <w:bookmarkEnd w:id="492"/>
    </w:p>
    <w:p w:rsidR="007274AC" w:rsidRPr="007274AC" w:rsidRDefault="007274AC" w:rsidP="007B09B8">
      <w:r>
        <w:rPr>
          <w:rFonts w:ascii="Arial" w:hAnsi="Arial" w:cs="Arial"/>
          <w:color w:val="222222"/>
          <w:sz w:val="20"/>
          <w:szCs w:val="20"/>
          <w:shd w:val="clear" w:color="auto" w:fill="FFFFFF"/>
        </w:rPr>
        <w:t>800 Washington Ave S</w:t>
      </w:r>
      <w:r>
        <w:rPr>
          <w:rFonts w:ascii="Arial" w:hAnsi="Arial" w:cs="Arial"/>
          <w:color w:val="222222"/>
          <w:sz w:val="20"/>
          <w:szCs w:val="20"/>
          <w:shd w:val="clear" w:color="auto" w:fill="FFFFFF"/>
        </w:rPr>
        <w:br/>
      </w:r>
      <w:r>
        <w:t>position (Name</w:t>
      </w:r>
      <w:proofErr w:type="gramStart"/>
      <w:r>
        <w:t>)</w:t>
      </w:r>
      <w:proofErr w:type="gramEnd"/>
      <w:r>
        <w:br/>
      </w:r>
      <w:r w:rsidRPr="007274AC">
        <w:t>(605) 256-6169</w:t>
      </w:r>
    </w:p>
    <w:p w:rsidR="004D48FA" w:rsidRDefault="004D48FA" w:rsidP="007B09B8">
      <w:pPr>
        <w:pStyle w:val="Heading3"/>
      </w:pPr>
      <w:bookmarkStart w:id="493" w:name="_Toc404097902"/>
      <w:bookmarkStart w:id="494" w:name="_Toc411524622"/>
      <w:proofErr w:type="spellStart"/>
      <w:r>
        <w:t>McD</w:t>
      </w:r>
      <w:proofErr w:type="spellEnd"/>
      <w:r>
        <w:t>?</w:t>
      </w:r>
      <w:bookmarkEnd w:id="493"/>
      <w:bookmarkEnd w:id="494"/>
    </w:p>
    <w:p w:rsidR="004D48FA" w:rsidRDefault="004D48FA" w:rsidP="007B09B8">
      <w:pPr>
        <w:pStyle w:val="Heading3"/>
      </w:pPr>
      <w:bookmarkStart w:id="495" w:name="_Toc404097903"/>
      <w:bookmarkStart w:id="496" w:name="_Toc411524623"/>
      <w:proofErr w:type="spellStart"/>
      <w:r>
        <w:t>Lazor</w:t>
      </w:r>
      <w:proofErr w:type="spellEnd"/>
      <w:r>
        <w:t xml:space="preserve"> </w:t>
      </w:r>
      <w:proofErr w:type="gramStart"/>
      <w:r>
        <w:t>Tag :D</w:t>
      </w:r>
      <w:bookmarkEnd w:id="495"/>
      <w:bookmarkEnd w:id="496"/>
      <w:proofErr w:type="gramEnd"/>
    </w:p>
    <w:p w:rsidR="004D48FA" w:rsidRDefault="004D48FA" w:rsidP="007B09B8">
      <w:pPr>
        <w:pStyle w:val="Heading3"/>
      </w:pPr>
      <w:bookmarkStart w:id="497" w:name="_Toc404097904"/>
      <w:bookmarkStart w:id="498" w:name="_Toc411524624"/>
      <w:proofErr w:type="spellStart"/>
      <w:r>
        <w:t>LOOPYS</w:t>
      </w:r>
      <w:bookmarkEnd w:id="497"/>
      <w:bookmarkEnd w:id="498"/>
      <w:proofErr w:type="spellEnd"/>
    </w:p>
    <w:p w:rsidR="007274AC" w:rsidRPr="007274AC" w:rsidRDefault="007274AC" w:rsidP="007B09B8">
      <w:r w:rsidRPr="007274AC">
        <w:t>101 N Egan Ave</w:t>
      </w:r>
      <w:r>
        <w:br/>
      </w:r>
      <w:r>
        <w:rPr>
          <w:shd w:val="clear" w:color="auto" w:fill="FFFFFF"/>
        </w:rPr>
        <w:t>Position (Name</w:t>
      </w:r>
      <w:proofErr w:type="gramStart"/>
      <w:r>
        <w:rPr>
          <w:shd w:val="clear" w:color="auto" w:fill="FFFFFF"/>
        </w:rPr>
        <w:t>)</w:t>
      </w:r>
      <w:proofErr w:type="gramEnd"/>
      <w:r>
        <w:rPr>
          <w:shd w:val="clear" w:color="auto" w:fill="FFFFFF"/>
        </w:rPr>
        <w:br/>
      </w:r>
      <w:r>
        <w:rPr>
          <w:shd w:val="clear" w:color="auto" w:fill="FFFFFF"/>
        </w:rPr>
        <w:lastRenderedPageBreak/>
        <w:t>(605) 256-2699</w:t>
      </w:r>
      <w:r>
        <w:rPr>
          <w:shd w:val="clear" w:color="auto" w:fill="FFFFFF"/>
        </w:rPr>
        <w:br/>
      </w:r>
      <w:r>
        <w:t>4/16/2014</w:t>
      </w:r>
    </w:p>
    <w:p w:rsidR="00FF148B" w:rsidRDefault="00FF148B" w:rsidP="007B09B8">
      <w:pPr>
        <w:pStyle w:val="Heading2"/>
      </w:pPr>
      <w:bookmarkStart w:id="499" w:name="_Toc404097905"/>
      <w:bookmarkStart w:id="500" w:name="_Toc411524625"/>
      <w:r>
        <w:t>Hotel Information</w:t>
      </w:r>
      <w:bookmarkEnd w:id="499"/>
      <w:bookmarkEnd w:id="500"/>
    </w:p>
    <w:p w:rsidR="00FF148B" w:rsidRDefault="00FF148B" w:rsidP="007B09B8">
      <w:pPr>
        <w:pStyle w:val="Heading3"/>
      </w:pPr>
      <w:bookmarkStart w:id="501" w:name="_Toc404097906"/>
      <w:bookmarkStart w:id="502" w:name="_Toc411524626"/>
      <w:r w:rsidRPr="007B09B8">
        <w:t>Super</w:t>
      </w:r>
      <w:r>
        <w:t xml:space="preserve"> 8 Madison</w:t>
      </w:r>
      <w:bookmarkEnd w:id="501"/>
      <w:bookmarkEnd w:id="502"/>
    </w:p>
    <w:p w:rsidR="00FF148B" w:rsidRDefault="00FF148B" w:rsidP="007B09B8">
      <w:pPr>
        <w:pStyle w:val="NoSpacing"/>
      </w:pPr>
      <w:r>
        <w:t>219 N Highland Ave.</w:t>
      </w:r>
    </w:p>
    <w:p w:rsidR="00FF148B" w:rsidRDefault="00FF148B" w:rsidP="007B09B8">
      <w:pPr>
        <w:pStyle w:val="NoSpacing"/>
      </w:pPr>
      <w:r>
        <w:t>Madison SD, 57042</w:t>
      </w:r>
    </w:p>
    <w:p w:rsidR="00FF148B" w:rsidRDefault="00FF148B" w:rsidP="007B09B8">
      <w:pPr>
        <w:pStyle w:val="NoSpacing"/>
      </w:pPr>
      <w:r>
        <w:t>(605) 256-6931</w:t>
      </w:r>
    </w:p>
    <w:p w:rsidR="00FF148B" w:rsidRDefault="00FF148B" w:rsidP="007B09B8">
      <w:pPr>
        <w:pStyle w:val="Heading3"/>
      </w:pPr>
      <w:bookmarkStart w:id="503" w:name="_Toc404097907"/>
      <w:bookmarkStart w:id="504" w:name="_Toc411524627"/>
      <w:proofErr w:type="spellStart"/>
      <w:r>
        <w:t>AmericInn</w:t>
      </w:r>
      <w:proofErr w:type="spellEnd"/>
      <w:r>
        <w:t xml:space="preserve"> Lodge &amp; Suites</w:t>
      </w:r>
      <w:bookmarkEnd w:id="503"/>
      <w:bookmarkEnd w:id="504"/>
    </w:p>
    <w:p w:rsidR="00FF148B" w:rsidRDefault="00FF148B" w:rsidP="007B09B8">
      <w:pPr>
        <w:pStyle w:val="NoSpacing"/>
      </w:pPr>
      <w:r>
        <w:t>504 10th St SE</w:t>
      </w:r>
    </w:p>
    <w:p w:rsidR="00FF148B" w:rsidRDefault="00FF148B" w:rsidP="007B09B8">
      <w:pPr>
        <w:pStyle w:val="NoSpacing"/>
      </w:pPr>
      <w:r>
        <w:t>Madison, SD 57042</w:t>
      </w:r>
    </w:p>
    <w:p w:rsidR="00FF148B" w:rsidRDefault="00FF148B" w:rsidP="007B09B8">
      <w:pPr>
        <w:pStyle w:val="NoSpacing"/>
      </w:pPr>
      <w:r>
        <w:t>(605) 256-3076</w:t>
      </w:r>
    </w:p>
    <w:p w:rsidR="00FF148B" w:rsidRDefault="00FF148B" w:rsidP="007B09B8">
      <w:pPr>
        <w:pStyle w:val="Heading3"/>
      </w:pPr>
      <w:bookmarkStart w:id="505" w:name="_Toc404097908"/>
      <w:bookmarkStart w:id="506" w:name="_Toc411524628"/>
      <w:r>
        <w:t>Lakes Lodge</w:t>
      </w:r>
      <w:bookmarkEnd w:id="505"/>
      <w:bookmarkEnd w:id="506"/>
    </w:p>
    <w:p w:rsidR="006C1354" w:rsidRDefault="006C1354" w:rsidP="007B09B8">
      <w:pPr>
        <w:pStyle w:val="NoSpacing"/>
      </w:pPr>
      <w:r>
        <w:t>19 Golf Drive</w:t>
      </w:r>
    </w:p>
    <w:p w:rsidR="006C1354" w:rsidRDefault="006C1354" w:rsidP="007B09B8">
      <w:pPr>
        <w:pStyle w:val="NoSpacing"/>
      </w:pPr>
      <w:r>
        <w:t>Wentworth, SD 57075</w:t>
      </w:r>
    </w:p>
    <w:p w:rsidR="006C1354" w:rsidRDefault="006C1354" w:rsidP="007B09B8">
      <w:pPr>
        <w:pStyle w:val="NoSpacing"/>
      </w:pPr>
      <w:r>
        <w:t>(605) 483-3544</w:t>
      </w:r>
    </w:p>
    <w:p w:rsidR="00F32571" w:rsidRPr="00F32571" w:rsidRDefault="00F32571" w:rsidP="007B09B8"/>
    <w:p w:rsidR="007B09B8" w:rsidRDefault="00FF148B" w:rsidP="007B09B8">
      <w:pPr>
        <w:pStyle w:val="Heading3"/>
        <w:sectPr w:rsidR="007B09B8" w:rsidSect="007B09B8">
          <w:type w:val="continuous"/>
          <w:pgSz w:w="12240" w:h="15840"/>
          <w:pgMar w:top="1440" w:right="1440" w:bottom="1440" w:left="1440" w:header="720" w:footer="720" w:gutter="0"/>
          <w:cols w:num="2" w:space="720"/>
          <w:docGrid w:linePitch="360"/>
        </w:sectPr>
      </w:pPr>
      <w:bookmarkStart w:id="507" w:name="_Toc404097909"/>
      <w:bookmarkStart w:id="508" w:name="_Toc411524629"/>
      <w:r>
        <w:t xml:space="preserve">Camp </w:t>
      </w:r>
      <w:proofErr w:type="spellStart"/>
      <w:r>
        <w:t>Lakodia</w:t>
      </w:r>
      <w:proofErr w:type="spellEnd"/>
      <w:r>
        <w:t>?</w:t>
      </w:r>
      <w:bookmarkEnd w:id="507"/>
      <w:bookmarkEnd w:id="508"/>
    </w:p>
    <w:p w:rsidR="00CD2A89" w:rsidRDefault="00CD2A89" w:rsidP="00FF148B">
      <w:pPr>
        <w:pStyle w:val="Heading3"/>
        <w:ind w:left="720"/>
      </w:pPr>
      <w:r>
        <w:lastRenderedPageBreak/>
        <w:br w:type="page"/>
      </w:r>
    </w:p>
    <w:p w:rsidR="008222C1" w:rsidRDefault="006570D9" w:rsidP="006570D9">
      <w:pPr>
        <w:pStyle w:val="Heading1"/>
      </w:pPr>
      <w:bookmarkStart w:id="509" w:name="_Toc404097910"/>
      <w:bookmarkStart w:id="510" w:name="_Toc411524630"/>
      <w:proofErr w:type="spellStart"/>
      <w:r>
        <w:lastRenderedPageBreak/>
        <w:t>SVN</w:t>
      </w:r>
      <w:bookmarkEnd w:id="509"/>
      <w:bookmarkEnd w:id="510"/>
      <w:proofErr w:type="spellEnd"/>
    </w:p>
    <w:p w:rsidR="008222C1" w:rsidRDefault="008222C1" w:rsidP="0043162F">
      <w:pPr>
        <w:pStyle w:val="Heading2"/>
        <w:ind w:left="720"/>
      </w:pPr>
      <w:bookmarkStart w:id="511" w:name="_Toc404097911"/>
      <w:bookmarkStart w:id="512" w:name="_Toc411524631"/>
      <w:r>
        <w:t>Overview</w:t>
      </w:r>
      <w:bookmarkEnd w:id="511"/>
      <w:bookmarkEnd w:id="512"/>
    </w:p>
    <w:p w:rsidR="001D5533" w:rsidRDefault="001D5533" w:rsidP="00343CF8">
      <w:pPr>
        <w:ind w:left="720"/>
      </w:pPr>
      <w:r>
        <w:t xml:space="preserve">The </w:t>
      </w:r>
      <w:proofErr w:type="spellStart"/>
      <w:r>
        <w:t>Nanocon</w:t>
      </w:r>
      <w:proofErr w:type="spellEnd"/>
      <w:r>
        <w:t xml:space="preserve"> </w:t>
      </w:r>
      <w:proofErr w:type="spellStart"/>
      <w:r>
        <w:t>SVN</w:t>
      </w:r>
      <w:proofErr w:type="spellEnd"/>
      <w:r>
        <w:t xml:space="preserve"> contains all documents related to </w:t>
      </w:r>
      <w:proofErr w:type="spellStart"/>
      <w:r>
        <w:t>Nanocon</w:t>
      </w:r>
      <w:proofErr w:type="spellEnd"/>
      <w:r>
        <w:t xml:space="preserve">.  Currently we have everything from </w:t>
      </w:r>
      <w:proofErr w:type="spellStart"/>
      <w:r>
        <w:t>Nanocon</w:t>
      </w:r>
      <w:proofErr w:type="spellEnd"/>
      <w:r>
        <w:t xml:space="preserve"> 7 to the present.  </w:t>
      </w:r>
      <w:r w:rsidR="008A70EE">
        <w:t>The repository works both on and off campus.</w:t>
      </w:r>
      <w:r w:rsidR="00E52596">
        <w:t xml:space="preserve"> </w:t>
      </w:r>
    </w:p>
    <w:p w:rsidR="001D5533" w:rsidRDefault="001D5533" w:rsidP="00343CF8">
      <w:pPr>
        <w:ind w:left="720"/>
      </w:pPr>
      <w:r>
        <w:t xml:space="preserve">The </w:t>
      </w:r>
      <w:proofErr w:type="spellStart"/>
      <w:r>
        <w:t>SVN</w:t>
      </w:r>
      <w:proofErr w:type="spellEnd"/>
      <w:r>
        <w:t xml:space="preserve"> will contain a static version of the website for the associated year.  </w:t>
      </w:r>
    </w:p>
    <w:p w:rsidR="001D5533" w:rsidRDefault="001D5533" w:rsidP="00343CF8">
      <w:pPr>
        <w:ind w:left="720"/>
      </w:pPr>
      <w:r>
        <w:t>Email should be archived in the folder for the respective year.</w:t>
      </w:r>
    </w:p>
    <w:p w:rsidR="00AE12E3" w:rsidRDefault="00AE12E3" w:rsidP="00343CF8">
      <w:pPr>
        <w:pStyle w:val="Heading3"/>
        <w:ind w:left="1440"/>
      </w:pPr>
      <w:bookmarkStart w:id="513" w:name="_Toc404097912"/>
      <w:bookmarkStart w:id="514" w:name="_Toc411524632"/>
      <w:r>
        <w:t>Permission to Access</w:t>
      </w:r>
      <w:bookmarkEnd w:id="513"/>
      <w:bookmarkEnd w:id="514"/>
    </w:p>
    <w:p w:rsidR="00AE12E3" w:rsidRDefault="00AE12E3" w:rsidP="00343CF8">
      <w:pPr>
        <w:ind w:left="1440"/>
      </w:pPr>
      <w:r>
        <w:t xml:space="preserve">In order to use the </w:t>
      </w:r>
      <w:proofErr w:type="spellStart"/>
      <w:r>
        <w:t>SVN</w:t>
      </w:r>
      <w:proofErr w:type="spellEnd"/>
      <w:r>
        <w:t xml:space="preserve">, the person needs to have an active DSU email.  All names need to be submitted to the Gaming Club Advisor (Glen Berman), who in turn will forward the names to the Director of Web Services (Brent Van </w:t>
      </w:r>
      <w:proofErr w:type="spellStart"/>
      <w:r>
        <w:t>Aartsen</w:t>
      </w:r>
      <w:proofErr w:type="spellEnd"/>
      <w:r>
        <w:t xml:space="preserve">).  The director will permit access to the </w:t>
      </w:r>
      <w:proofErr w:type="spellStart"/>
      <w:r>
        <w:t>SVN</w:t>
      </w:r>
      <w:proofErr w:type="spellEnd"/>
      <w:r>
        <w:t xml:space="preserve"> for the provided names.</w:t>
      </w:r>
    </w:p>
    <w:p w:rsidR="001D5533" w:rsidRDefault="001D5533" w:rsidP="001D5533">
      <w:pPr>
        <w:pStyle w:val="Heading2"/>
        <w:ind w:left="720"/>
      </w:pPr>
      <w:bookmarkStart w:id="515" w:name="_Toc404097913"/>
      <w:bookmarkStart w:id="516" w:name="_Toc411524633"/>
      <w:r>
        <w:t>Setup</w:t>
      </w:r>
      <w:bookmarkEnd w:id="515"/>
      <w:bookmarkEnd w:id="516"/>
    </w:p>
    <w:p w:rsidR="00715522" w:rsidRDefault="00715522" w:rsidP="00343CF8">
      <w:pPr>
        <w:pStyle w:val="Heading3"/>
        <w:ind w:left="720"/>
      </w:pPr>
      <w:bookmarkStart w:id="517" w:name="_Toc404097914"/>
      <w:bookmarkStart w:id="518" w:name="_Toc411524634"/>
      <w:r>
        <w:t>Essential Information</w:t>
      </w:r>
      <w:bookmarkEnd w:id="517"/>
      <w:bookmarkEnd w:id="518"/>
    </w:p>
    <w:p w:rsidR="00BC0EEC" w:rsidRPr="00466607" w:rsidRDefault="00BC0EEC" w:rsidP="00343CF8">
      <w:pPr>
        <w:ind w:left="720"/>
      </w:pPr>
      <w:r>
        <w:t xml:space="preserve">This is a short list of information that is needed to setup the </w:t>
      </w:r>
      <w:proofErr w:type="spellStart"/>
      <w:r>
        <w:t>SVN</w:t>
      </w:r>
      <w:proofErr w:type="spellEnd"/>
      <w:r>
        <w:t>, if you know how to.</w:t>
      </w:r>
    </w:p>
    <w:p w:rsidR="00715522" w:rsidRDefault="00715522" w:rsidP="00343CF8">
      <w:pPr>
        <w:pStyle w:val="Heading4"/>
        <w:ind w:left="1440"/>
      </w:pPr>
      <w:r>
        <w:t xml:space="preserve">The </w:t>
      </w:r>
      <w:proofErr w:type="spellStart"/>
      <w:r>
        <w:t>SVN</w:t>
      </w:r>
      <w:proofErr w:type="spellEnd"/>
      <w:r>
        <w:t xml:space="preserve"> location</w:t>
      </w:r>
    </w:p>
    <w:p w:rsidR="00715522" w:rsidRDefault="00066E0E" w:rsidP="00715522">
      <w:pPr>
        <w:pStyle w:val="NoSpacing"/>
        <w:ind w:left="1440"/>
      </w:pPr>
      <w:hyperlink r:id="rId29" w:history="1">
        <w:r w:rsidR="00715522" w:rsidRPr="00524DAB">
          <w:rPr>
            <w:rStyle w:val="Hyperlink"/>
          </w:rPr>
          <w:t>https://</w:t>
        </w:r>
        <w:proofErr w:type="spellStart"/>
        <w:r w:rsidR="00715522" w:rsidRPr="00524DAB">
          <w:rPr>
            <w:rStyle w:val="Hyperlink"/>
          </w:rPr>
          <w:t>svn.dsu.edu</w:t>
        </w:r>
        <w:proofErr w:type="spellEnd"/>
        <w:r w:rsidR="00715522" w:rsidRPr="00524DAB">
          <w:rPr>
            <w:rStyle w:val="Hyperlink"/>
          </w:rPr>
          <w:t>/</w:t>
        </w:r>
        <w:proofErr w:type="spellStart"/>
        <w:r w:rsidR="00715522" w:rsidRPr="00524DAB">
          <w:rPr>
            <w:rStyle w:val="Hyperlink"/>
          </w:rPr>
          <w:t>svn</w:t>
        </w:r>
        <w:proofErr w:type="spellEnd"/>
        <w:r w:rsidR="00715522" w:rsidRPr="00524DAB">
          <w:rPr>
            <w:rStyle w:val="Hyperlink"/>
          </w:rPr>
          <w:t>/</w:t>
        </w:r>
        <w:proofErr w:type="spellStart"/>
        <w:r w:rsidR="00715522" w:rsidRPr="00524DAB">
          <w:rPr>
            <w:rStyle w:val="Hyperlink"/>
          </w:rPr>
          <w:t>nanocon</w:t>
        </w:r>
        <w:proofErr w:type="spellEnd"/>
        <w:r w:rsidR="00715522" w:rsidRPr="00524DAB">
          <w:rPr>
            <w:rStyle w:val="Hyperlink"/>
          </w:rPr>
          <w:t>/</w:t>
        </w:r>
      </w:hyperlink>
    </w:p>
    <w:p w:rsidR="00715522" w:rsidRDefault="00715522" w:rsidP="00343CF8">
      <w:pPr>
        <w:pStyle w:val="Heading4"/>
        <w:ind w:left="1440"/>
      </w:pPr>
      <w:r>
        <w:t>Login Credentials</w:t>
      </w:r>
    </w:p>
    <w:p w:rsidR="00715522" w:rsidRPr="00466607" w:rsidRDefault="00715522" w:rsidP="00343CF8">
      <w:pPr>
        <w:ind w:left="1440"/>
      </w:pPr>
      <w:r>
        <w:t>It’s your DSU username (</w:t>
      </w:r>
      <w:proofErr w:type="spellStart"/>
      <w:r>
        <w:t>eg</w:t>
      </w:r>
      <w:proofErr w:type="spellEnd"/>
      <w:r w:rsidR="00AE12E3">
        <w:t>.</w:t>
      </w:r>
      <w:r>
        <w:t xml:space="preserve"> </w:t>
      </w:r>
      <w:proofErr w:type="spellStart"/>
      <w:r>
        <w:t>cjhicks</w:t>
      </w:r>
      <w:proofErr w:type="spellEnd"/>
      <w:r>
        <w:t>) and your password</w:t>
      </w:r>
      <w:r w:rsidR="00E53E29">
        <w:t>, after you get permission to use it.</w:t>
      </w:r>
    </w:p>
    <w:p w:rsidR="001D5533" w:rsidRDefault="007C5901" w:rsidP="00343CF8">
      <w:pPr>
        <w:pStyle w:val="Heading3"/>
        <w:ind w:left="720"/>
      </w:pPr>
      <w:bookmarkStart w:id="519" w:name="_Toc404097915"/>
      <w:bookmarkStart w:id="520" w:name="_Toc411524635"/>
      <w:r>
        <w:t>Getting on Computer</w:t>
      </w:r>
      <w:bookmarkEnd w:id="519"/>
      <w:bookmarkEnd w:id="520"/>
    </w:p>
    <w:p w:rsidR="001D5533" w:rsidRDefault="001D5533" w:rsidP="00343CF8">
      <w:pPr>
        <w:pStyle w:val="Heading4"/>
        <w:ind w:left="1440"/>
      </w:pPr>
      <w:r>
        <w:t>Windows</w:t>
      </w:r>
    </w:p>
    <w:p w:rsidR="00715522" w:rsidRDefault="007C5901" w:rsidP="00343CF8">
      <w:pPr>
        <w:pStyle w:val="ListParagraph"/>
        <w:numPr>
          <w:ilvl w:val="0"/>
          <w:numId w:val="33"/>
        </w:numPr>
      </w:pPr>
      <w:r>
        <w:t xml:space="preserve">You can start by visiting the following website:  </w:t>
      </w:r>
      <w:hyperlink r:id="rId30" w:history="1">
        <w:r w:rsidRPr="007C5901">
          <w:rPr>
            <w:rStyle w:val="Hyperlink"/>
          </w:rPr>
          <w:t>http://</w:t>
        </w:r>
        <w:proofErr w:type="spellStart"/>
        <w:r w:rsidRPr="007C5901">
          <w:rPr>
            <w:rStyle w:val="Hyperlink"/>
          </w:rPr>
          <w:t>tortoisesvn.net</w:t>
        </w:r>
        <w:proofErr w:type="spellEnd"/>
        <w:r w:rsidRPr="007C5901">
          <w:rPr>
            <w:rStyle w:val="Hyperlink"/>
          </w:rPr>
          <w:t>/</w:t>
        </w:r>
        <w:proofErr w:type="spellStart"/>
        <w:r w:rsidRPr="007C5901">
          <w:rPr>
            <w:rStyle w:val="Hyperlink"/>
          </w:rPr>
          <w:t>downloads.html</w:t>
        </w:r>
        <w:proofErr w:type="spellEnd"/>
      </w:hyperlink>
    </w:p>
    <w:p w:rsidR="007C5901" w:rsidRDefault="007C5901" w:rsidP="00343CF8">
      <w:pPr>
        <w:pStyle w:val="ListParagraph"/>
        <w:numPr>
          <w:ilvl w:val="0"/>
          <w:numId w:val="33"/>
        </w:numPr>
      </w:pPr>
      <w:r>
        <w:t>Click on the button that has your OS type (all DSU computers are 64-bit)</w:t>
      </w:r>
    </w:p>
    <w:p w:rsidR="007C5901" w:rsidRDefault="007C5901" w:rsidP="00343CF8">
      <w:pPr>
        <w:pStyle w:val="ListParagraph"/>
        <w:numPr>
          <w:ilvl w:val="0"/>
          <w:numId w:val="33"/>
        </w:numPr>
      </w:pPr>
      <w:r>
        <w:t xml:space="preserve">Once it is done downloading, open it up, and click on run.  The publisher should be Open Source Developer, Stefan </w:t>
      </w:r>
      <w:proofErr w:type="spellStart"/>
      <w:r>
        <w:t>KUENG</w:t>
      </w:r>
      <w:proofErr w:type="spellEnd"/>
      <w:r>
        <w:t>.</w:t>
      </w:r>
    </w:p>
    <w:p w:rsidR="007C5901" w:rsidRDefault="007C5901" w:rsidP="00343CF8">
      <w:pPr>
        <w:pStyle w:val="ListParagraph"/>
        <w:numPr>
          <w:ilvl w:val="0"/>
          <w:numId w:val="33"/>
        </w:numPr>
      </w:pPr>
      <w:r>
        <w:t xml:space="preserve">Now do what you usually do with any other installer, hit next, I agree to terms, next, install etc.  </w:t>
      </w:r>
    </w:p>
    <w:p w:rsidR="007C5901" w:rsidRDefault="00BB2677" w:rsidP="00343CF8">
      <w:pPr>
        <w:pStyle w:val="ListParagraph"/>
        <w:numPr>
          <w:ilvl w:val="0"/>
          <w:numId w:val="33"/>
        </w:numPr>
      </w:pPr>
      <w:r>
        <w:t>Once it finishes installing, go ahead and hit finish.</w:t>
      </w:r>
    </w:p>
    <w:p w:rsidR="00BB2677" w:rsidRDefault="00BB2677" w:rsidP="00343CF8">
      <w:pPr>
        <w:pStyle w:val="ListParagraph"/>
        <w:numPr>
          <w:ilvl w:val="0"/>
          <w:numId w:val="33"/>
        </w:numPr>
      </w:pPr>
      <w:r>
        <w:t xml:space="preserve">Now, we need to actually get the files from the </w:t>
      </w:r>
      <w:proofErr w:type="spellStart"/>
      <w:r>
        <w:t>SVN</w:t>
      </w:r>
      <w:proofErr w:type="spellEnd"/>
      <w:r>
        <w:t>.</w:t>
      </w:r>
    </w:p>
    <w:p w:rsidR="000C62AB" w:rsidRDefault="000C62AB" w:rsidP="00343CF8">
      <w:pPr>
        <w:pStyle w:val="ListParagraph"/>
        <w:numPr>
          <w:ilvl w:val="0"/>
          <w:numId w:val="33"/>
        </w:numPr>
      </w:pPr>
      <w:r>
        <w:t>In order to do that you should open up Explorer and n</w:t>
      </w:r>
      <w:r w:rsidR="00BB2677">
        <w:t xml:space="preserve">avigate to where you would like to put the </w:t>
      </w:r>
      <w:proofErr w:type="spellStart"/>
      <w:r w:rsidR="00BB2677">
        <w:t>SVN</w:t>
      </w:r>
      <w:proofErr w:type="spellEnd"/>
      <w:r w:rsidR="00BB2677">
        <w:t xml:space="preserve"> at</w:t>
      </w:r>
      <w:r>
        <w:t xml:space="preserve">.  </w:t>
      </w:r>
    </w:p>
    <w:p w:rsidR="000C62AB" w:rsidRDefault="000C62AB" w:rsidP="00343CF8">
      <w:pPr>
        <w:pStyle w:val="ListParagraph"/>
        <w:numPr>
          <w:ilvl w:val="1"/>
          <w:numId w:val="33"/>
        </w:numPr>
      </w:pPr>
      <w:r>
        <w:t xml:space="preserve">Please do note that the </w:t>
      </w:r>
      <w:proofErr w:type="spellStart"/>
      <w:r>
        <w:t>SVN</w:t>
      </w:r>
      <w:proofErr w:type="spellEnd"/>
      <w:r>
        <w:t xml:space="preserve"> will </w:t>
      </w:r>
      <w:r w:rsidR="00BC0EEC">
        <w:t xml:space="preserve">not </w:t>
      </w:r>
      <w:r>
        <w:t xml:space="preserve">create a folder with all the </w:t>
      </w:r>
      <w:proofErr w:type="spellStart"/>
      <w:r>
        <w:t>Nanocon</w:t>
      </w:r>
      <w:proofErr w:type="spellEnd"/>
      <w:r>
        <w:t xml:space="preserve"> stuff in it, so you d</w:t>
      </w:r>
      <w:r w:rsidR="00BC0EEC">
        <w:t xml:space="preserve">o </w:t>
      </w:r>
      <w:r>
        <w:t>need to create a folder specifically for all the stuff.</w:t>
      </w:r>
    </w:p>
    <w:p w:rsidR="000C62AB" w:rsidRDefault="00BB2677" w:rsidP="00343CF8">
      <w:pPr>
        <w:pStyle w:val="ListParagraph"/>
        <w:numPr>
          <w:ilvl w:val="0"/>
          <w:numId w:val="33"/>
        </w:numPr>
      </w:pPr>
      <w:r>
        <w:lastRenderedPageBreak/>
        <w:t xml:space="preserve">Once you are there, you need to right click and click on the </w:t>
      </w:r>
      <w:proofErr w:type="spellStart"/>
      <w:r>
        <w:t>SVN</w:t>
      </w:r>
      <w:proofErr w:type="spellEnd"/>
      <w:r>
        <w:t xml:space="preserve"> Checkout menu option</w:t>
      </w:r>
      <w:r w:rsidR="000C62AB">
        <w:t xml:space="preserve"> (</w:t>
      </w:r>
      <w:r w:rsidR="000C62AB">
        <w:rPr>
          <w:noProof/>
        </w:rPr>
        <w:drawing>
          <wp:inline distT="0" distB="0" distL="0" distR="0" wp14:anchorId="4D37D9C2" wp14:editId="72A9D4F2">
            <wp:extent cx="2095500" cy="228600"/>
            <wp:effectExtent l="0" t="0" r="0" b="0"/>
            <wp:docPr id="14" name="Picture 14" descr="This menu item has the text &quot;SVN Checkout ...&quot;  &#10;&#10;There is a yellow cylander with a green arrow coming out of it and pointing outwards towards the bottom left corner." title="SVN Checkout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28600"/>
                    </a:xfrm>
                    <a:prstGeom prst="rect">
                      <a:avLst/>
                    </a:prstGeom>
                  </pic:spPr>
                </pic:pic>
              </a:graphicData>
            </a:graphic>
          </wp:inline>
        </w:drawing>
      </w:r>
      <w:r w:rsidR="000C62AB">
        <w:t>)</w:t>
      </w:r>
      <w:r>
        <w:t xml:space="preserve">.  </w:t>
      </w:r>
    </w:p>
    <w:p w:rsidR="00BB2677" w:rsidRDefault="000C62AB" w:rsidP="00343CF8">
      <w:pPr>
        <w:pStyle w:val="ListParagraph"/>
        <w:numPr>
          <w:ilvl w:val="1"/>
          <w:numId w:val="33"/>
        </w:numPr>
      </w:pPr>
      <w:r>
        <w:t>If you done get that option, something went wrong with the install, so you should go and ask someone from the NPC to help you out.</w:t>
      </w:r>
    </w:p>
    <w:p w:rsidR="00DB7F26" w:rsidRDefault="00DB7F26" w:rsidP="00343CF8">
      <w:pPr>
        <w:pStyle w:val="ListParagraph"/>
        <w:numPr>
          <w:ilvl w:val="0"/>
          <w:numId w:val="33"/>
        </w:numPr>
      </w:pPr>
      <w:r>
        <w:t>A checkout window will pop up.  You should fill it in as shown below.  Your Checkout Directory might be different.</w:t>
      </w:r>
    </w:p>
    <w:p w:rsidR="00DB7F26" w:rsidRDefault="00DB7F26" w:rsidP="00343CF8">
      <w:pPr>
        <w:pStyle w:val="ListParagraph"/>
        <w:numPr>
          <w:ilvl w:val="1"/>
          <w:numId w:val="33"/>
        </w:numPr>
      </w:pPr>
      <w:r>
        <w:rPr>
          <w:noProof/>
        </w:rPr>
        <w:drawing>
          <wp:inline distT="0" distB="0" distL="0" distR="0" wp14:anchorId="785B3036" wp14:editId="5D5581D3">
            <wp:extent cx="4467225" cy="3676650"/>
            <wp:effectExtent l="0" t="0" r="9525" b="0"/>
            <wp:docPr id="17" name="Picture 17" descr="This is the checkout window.  &#10;&#10;On here there are 3 groups of controls.  The first group, called Repository, has 3 fields in it.  The first field is called URL of repository.  In this field you should have the following url in it:  https://svn.dsu.edu/svn/nanocon/&#10;&#10;The second field is where you specify where you want the repository to be stored at.  Once again this might be different from what I have.&#10;&#10;The rest of the controls and field boxes should be at the default values, here are the default values:&#10;&#10;The first Groupbox third control is a checkbox, that I'm not quite sure what it does, but in this image it is a greyed out empty checkbox.&#10;&#10;In the 2nd control group is called Checkout Depth.  There are three items here.  &#10;The first one is a dropdown, which should be set to Fully Recursive.  &#10;&#10;Then there is a checkbox that says &quot;Omit Externals&quot;.  This shouldn't be checked.&#10;&#10;The third is a button that says &quot;Choose Items&quot;, This button can be safely ignored.&#10;&#10;The third control group is called Revision.  there are a couple of options here.  &#10;&#10;There is a radio group with two choices.  &#10;&#10;The first choice, called HEAD revision should be choosen by default, if not go ahead and choose it.  &#10;&#10;The second choice has a textbox and a button called &quot;show log&quot;.  These fields can be safely ignored.&#10;&#10;At the bottom, go ahead and press OK." title="Checko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225" cy="3676650"/>
                    </a:xfrm>
                    <a:prstGeom prst="rect">
                      <a:avLst/>
                    </a:prstGeom>
                  </pic:spPr>
                </pic:pic>
              </a:graphicData>
            </a:graphic>
          </wp:inline>
        </w:drawing>
      </w:r>
    </w:p>
    <w:p w:rsidR="008B38C1" w:rsidRDefault="008B38C1" w:rsidP="00343CF8">
      <w:pPr>
        <w:pStyle w:val="ListParagraph"/>
        <w:numPr>
          <w:ilvl w:val="0"/>
          <w:numId w:val="33"/>
        </w:numPr>
      </w:pPr>
      <w:r>
        <w:t>Once you are done, hit the OK button.</w:t>
      </w:r>
    </w:p>
    <w:p w:rsidR="008B38C1" w:rsidRDefault="008B38C1" w:rsidP="00343CF8">
      <w:pPr>
        <w:pStyle w:val="ListParagraph"/>
        <w:numPr>
          <w:ilvl w:val="0"/>
          <w:numId w:val="33"/>
        </w:numPr>
      </w:pPr>
      <w:r>
        <w:t xml:space="preserve">Another window will popup, with the title of </w:t>
      </w:r>
      <w:r w:rsidR="00BC0EEC">
        <w:t>“</w:t>
      </w:r>
      <w:proofErr w:type="spellStart"/>
      <w:r>
        <w:t>nanocon</w:t>
      </w:r>
      <w:proofErr w:type="spellEnd"/>
      <w:r>
        <w:t xml:space="preserve"> – Checkout – </w:t>
      </w:r>
      <w:proofErr w:type="spellStart"/>
      <w:r>
        <w:t>TortoiseSVN</w:t>
      </w:r>
      <w:proofErr w:type="spellEnd"/>
      <w:r w:rsidR="00BC0EEC">
        <w:t>”</w:t>
      </w:r>
      <w:r>
        <w:t xml:space="preserve">, as shown below.  </w:t>
      </w:r>
      <w:r w:rsidR="00BC0EEC">
        <w:t xml:space="preserve">There isn’t much to this window.  It is basically showing you all the files that it has synced from the server in a list.  </w:t>
      </w:r>
    </w:p>
    <w:p w:rsidR="00BC0EEC" w:rsidRDefault="00BC0EEC" w:rsidP="00343CF8">
      <w:pPr>
        <w:pStyle w:val="ListParagraph"/>
        <w:numPr>
          <w:ilvl w:val="1"/>
          <w:numId w:val="33"/>
        </w:numPr>
      </w:pPr>
      <w:r>
        <w:rPr>
          <w:noProof/>
        </w:rPr>
        <w:drawing>
          <wp:inline distT="0" distB="0" distL="0" distR="0" wp14:anchorId="34625F62" wp14:editId="3CF20360">
            <wp:extent cx="4152900" cy="191761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019" cy="1939367"/>
                    </a:xfrm>
                    <a:prstGeom prst="rect">
                      <a:avLst/>
                    </a:prstGeom>
                  </pic:spPr>
                </pic:pic>
              </a:graphicData>
            </a:graphic>
          </wp:inline>
        </w:drawing>
      </w:r>
    </w:p>
    <w:p w:rsidR="00BC0EEC" w:rsidRDefault="00BC0EEC" w:rsidP="00343CF8">
      <w:pPr>
        <w:pStyle w:val="ListParagraph"/>
        <w:numPr>
          <w:ilvl w:val="0"/>
          <w:numId w:val="33"/>
        </w:numPr>
      </w:pPr>
      <w:r>
        <w:lastRenderedPageBreak/>
        <w:t>Once it is done syncing all of the details, the OK button will be enabled, and you can click it to close out of it.</w:t>
      </w:r>
    </w:p>
    <w:p w:rsidR="00BC0EEC" w:rsidRDefault="00BC0EEC" w:rsidP="00343CF8">
      <w:pPr>
        <w:pStyle w:val="ListParagraph"/>
        <w:numPr>
          <w:ilvl w:val="0"/>
          <w:numId w:val="33"/>
        </w:numPr>
      </w:pPr>
      <w:r>
        <w:t xml:space="preserve">Now if you try navigating to the place you put the </w:t>
      </w:r>
      <w:proofErr w:type="spellStart"/>
      <w:r>
        <w:t>SVN</w:t>
      </w:r>
      <w:proofErr w:type="spellEnd"/>
      <w:r>
        <w:t>, you should see all the files from there.</w:t>
      </w:r>
    </w:p>
    <w:p w:rsidR="001D5533" w:rsidRDefault="001D5533" w:rsidP="00343CF8">
      <w:pPr>
        <w:pStyle w:val="Heading4"/>
        <w:ind w:left="1440"/>
      </w:pPr>
      <w:r>
        <w:t>Mac</w:t>
      </w:r>
    </w:p>
    <w:p w:rsidR="00BF144D" w:rsidRDefault="00BC0EEC" w:rsidP="00BF144D">
      <w:pPr>
        <w:ind w:left="1440"/>
        <w:rPr>
          <w:ins w:id="521" w:author="Hicks, Cameron" w:date="2015-02-12T18:49:00Z"/>
        </w:rPr>
      </w:pPr>
      <w:del w:id="522" w:author="Hicks, Cameron" w:date="2015-02-12T18:54:00Z">
        <w:r w:rsidDel="00BF144D">
          <w:delText>Unfortunately I don’t have a MAC, so I couldn’t give you instructions on how to set it up on a MAC</w:delText>
        </w:r>
      </w:del>
      <w:ins w:id="523" w:author="Hicks, Cameron" w:date="2015-02-12T18:54:00Z">
        <w:r w:rsidR="00BF144D">
          <w:t>Here is a rough outline provided by Brian Rushing.</w:t>
        </w:r>
      </w:ins>
    </w:p>
    <w:p w:rsidR="00BF144D" w:rsidRDefault="00BF144D">
      <w:pPr>
        <w:pStyle w:val="NoSpacing"/>
        <w:numPr>
          <w:ilvl w:val="0"/>
          <w:numId w:val="35"/>
        </w:numPr>
        <w:rPr>
          <w:ins w:id="524" w:author="Hicks, Cameron" w:date="2015-02-12T18:49:00Z"/>
        </w:rPr>
        <w:pPrChange w:id="525" w:author="Hicks, Cameron" w:date="2015-02-12T18:52:00Z">
          <w:pPr/>
        </w:pPrChange>
      </w:pPr>
      <w:ins w:id="526" w:author="Hicks, Cameron" w:date="2015-02-12T18:49:00Z">
        <w:r>
          <w:t>open terminal</w:t>
        </w:r>
      </w:ins>
    </w:p>
    <w:p w:rsidR="00BF144D" w:rsidRDefault="00BF144D">
      <w:pPr>
        <w:pStyle w:val="NoSpacing"/>
        <w:numPr>
          <w:ilvl w:val="1"/>
          <w:numId w:val="35"/>
        </w:numPr>
        <w:rPr>
          <w:ins w:id="527" w:author="Hicks, Cameron" w:date="2015-02-12T18:49:00Z"/>
        </w:rPr>
        <w:pPrChange w:id="528" w:author="Hicks, Cameron" w:date="2015-02-12T18:52:00Z">
          <w:pPr/>
        </w:pPrChange>
      </w:pPr>
      <w:ins w:id="529" w:author="Hicks, Cameron" w:date="2015-02-12T18:50:00Z">
        <w:r>
          <w:t>n</w:t>
        </w:r>
      </w:ins>
      <w:ins w:id="530" w:author="Hicks, Cameron" w:date="2015-02-12T18:49:00Z">
        <w:r>
          <w:t>avigate to desktop</w:t>
        </w:r>
      </w:ins>
    </w:p>
    <w:p w:rsidR="00BF144D" w:rsidRDefault="00BF144D">
      <w:pPr>
        <w:pStyle w:val="NoSpacing"/>
        <w:numPr>
          <w:ilvl w:val="1"/>
          <w:numId w:val="35"/>
        </w:numPr>
        <w:rPr>
          <w:ins w:id="531" w:author="Hicks, Cameron" w:date="2015-02-12T18:49:00Z"/>
        </w:rPr>
        <w:pPrChange w:id="532" w:author="Hicks, Cameron" w:date="2015-02-12T18:52:00Z">
          <w:pPr/>
        </w:pPrChange>
      </w:pPr>
      <w:ins w:id="533" w:author="Hicks, Cameron" w:date="2015-02-12T18:49:00Z">
        <w:r>
          <w:t>cd ~/Desktop</w:t>
        </w:r>
      </w:ins>
    </w:p>
    <w:p w:rsidR="00BF144D" w:rsidRDefault="00BF144D">
      <w:pPr>
        <w:pStyle w:val="NoSpacing"/>
        <w:numPr>
          <w:ilvl w:val="0"/>
          <w:numId w:val="35"/>
        </w:numPr>
        <w:rPr>
          <w:ins w:id="534" w:author="Hicks, Cameron" w:date="2015-02-12T18:49:00Z"/>
        </w:rPr>
        <w:pPrChange w:id="535" w:author="Hicks, Cameron" w:date="2015-02-12T18:52:00Z">
          <w:pPr/>
        </w:pPrChange>
      </w:pPr>
      <w:ins w:id="536" w:author="Hicks, Cameron" w:date="2015-02-12T18:50:00Z">
        <w:r>
          <w:t>t</w:t>
        </w:r>
      </w:ins>
      <w:ins w:id="537" w:author="Hicks, Cameron" w:date="2015-02-12T18:49:00Z">
        <w:r>
          <w:t>ype out the following</w:t>
        </w:r>
      </w:ins>
    </w:p>
    <w:p w:rsidR="00BF144D" w:rsidRDefault="00BF144D">
      <w:pPr>
        <w:pStyle w:val="NoSpacing"/>
        <w:numPr>
          <w:ilvl w:val="1"/>
          <w:numId w:val="35"/>
        </w:numPr>
        <w:rPr>
          <w:ins w:id="538" w:author="Hicks, Cameron" w:date="2015-02-12T18:49:00Z"/>
        </w:rPr>
        <w:pPrChange w:id="539" w:author="Hicks, Cameron" w:date="2015-02-12T18:52:00Z">
          <w:pPr/>
        </w:pPrChange>
      </w:pPr>
      <w:proofErr w:type="spellStart"/>
      <w:ins w:id="540" w:author="Hicks, Cameron" w:date="2015-02-12T18:49:00Z">
        <w:r>
          <w:t>svn</w:t>
        </w:r>
        <w:proofErr w:type="spellEnd"/>
        <w:r>
          <w:t xml:space="preserve"> checkout http://</w:t>
        </w:r>
        <w:proofErr w:type="spellStart"/>
        <w:r>
          <w:t>svn.dsu.edu</w:t>
        </w:r>
        <w:proofErr w:type="spellEnd"/>
        <w:r>
          <w:t>/</w:t>
        </w:r>
        <w:proofErr w:type="spellStart"/>
        <w:r>
          <w:t>svn</w:t>
        </w:r>
        <w:proofErr w:type="spellEnd"/>
        <w:r>
          <w:t>/</w:t>
        </w:r>
        <w:proofErr w:type="spellStart"/>
        <w:r>
          <w:t>nanocon</w:t>
        </w:r>
        <w:proofErr w:type="spellEnd"/>
      </w:ins>
    </w:p>
    <w:p w:rsidR="00BF144D" w:rsidRDefault="00BF144D">
      <w:pPr>
        <w:pStyle w:val="NoSpacing"/>
        <w:numPr>
          <w:ilvl w:val="0"/>
          <w:numId w:val="35"/>
        </w:numPr>
        <w:rPr>
          <w:ins w:id="541" w:author="Hicks, Cameron" w:date="2015-02-12T18:49:00Z"/>
        </w:rPr>
        <w:pPrChange w:id="542" w:author="Hicks, Cameron" w:date="2015-02-12T18:52:00Z">
          <w:pPr/>
        </w:pPrChange>
      </w:pPr>
      <w:ins w:id="543" w:author="Hicks, Cameron" w:date="2015-02-12T18:49:00Z">
        <w:r>
          <w:t xml:space="preserve">This should create folder on desktop called </w:t>
        </w:r>
        <w:proofErr w:type="spellStart"/>
        <w:r>
          <w:t>svn</w:t>
        </w:r>
        <w:proofErr w:type="spellEnd"/>
        <w:r>
          <w:t>.  it will show a bunch of file downloads</w:t>
        </w:r>
      </w:ins>
    </w:p>
    <w:p w:rsidR="00BF144D" w:rsidRDefault="00BF144D">
      <w:pPr>
        <w:pStyle w:val="NoSpacing"/>
        <w:numPr>
          <w:ilvl w:val="1"/>
          <w:numId w:val="35"/>
        </w:numPr>
        <w:rPr>
          <w:ins w:id="544" w:author="Hicks, Cameron" w:date="2015-02-12T18:49:00Z"/>
        </w:rPr>
        <w:pPrChange w:id="545" w:author="Hicks, Cameron" w:date="2015-02-12T18:52:00Z">
          <w:pPr/>
        </w:pPrChange>
      </w:pPr>
      <w:proofErr w:type="gramStart"/>
      <w:ins w:id="546" w:author="Hicks, Cameron" w:date="2015-02-12T18:49:00Z">
        <w:r>
          <w:t>once</w:t>
        </w:r>
        <w:proofErr w:type="gramEnd"/>
        <w:r>
          <w:t xml:space="preserve"> done it will say complete.</w:t>
        </w:r>
      </w:ins>
    </w:p>
    <w:p w:rsidR="00BF144D" w:rsidRDefault="00BF144D">
      <w:pPr>
        <w:pStyle w:val="NoSpacing"/>
        <w:numPr>
          <w:ilvl w:val="0"/>
          <w:numId w:val="35"/>
        </w:numPr>
        <w:rPr>
          <w:ins w:id="547" w:author="Hicks, Cameron" w:date="2015-02-12T18:49:00Z"/>
        </w:rPr>
        <w:pPrChange w:id="548" w:author="Hicks, Cameron" w:date="2015-02-12T18:52:00Z">
          <w:pPr/>
        </w:pPrChange>
      </w:pPr>
      <w:ins w:id="549" w:author="Hicks, Cameron" w:date="2015-02-12T18:49:00Z">
        <w:r>
          <w:t xml:space="preserve">You should now be able to go to the </w:t>
        </w:r>
        <w:proofErr w:type="spellStart"/>
        <w:r>
          <w:t>n</w:t>
        </w:r>
      </w:ins>
      <w:ins w:id="550" w:author="Hicks, Cameron" w:date="2015-02-12T18:54:00Z">
        <w:r>
          <w:t>a</w:t>
        </w:r>
      </w:ins>
      <w:ins w:id="551" w:author="Hicks, Cameron" w:date="2015-02-12T18:49:00Z">
        <w:r>
          <w:t>no</w:t>
        </w:r>
      </w:ins>
      <w:ins w:id="552" w:author="Hicks, Cameron" w:date="2015-02-12T18:53:00Z">
        <w:r>
          <w:t>c</w:t>
        </w:r>
      </w:ins>
      <w:ins w:id="553" w:author="Hicks, Cameron" w:date="2015-02-12T18:49:00Z">
        <w:r>
          <w:t>on</w:t>
        </w:r>
        <w:proofErr w:type="spellEnd"/>
        <w:r>
          <w:t xml:space="preserve"> folder on your desktop.</w:t>
        </w:r>
      </w:ins>
    </w:p>
    <w:p w:rsidR="00BF144D" w:rsidRDefault="00BF144D">
      <w:pPr>
        <w:pStyle w:val="NoSpacing"/>
        <w:numPr>
          <w:ilvl w:val="0"/>
          <w:numId w:val="35"/>
        </w:numPr>
        <w:rPr>
          <w:ins w:id="554" w:author="Hicks, Cameron" w:date="2015-02-12T18:49:00Z"/>
        </w:rPr>
        <w:pPrChange w:id="555" w:author="Hicks, Cameron" w:date="2015-02-12T18:52:00Z">
          <w:pPr/>
        </w:pPrChange>
      </w:pPr>
      <w:ins w:id="556" w:author="Hicks, Cameron" w:date="2015-02-12T18:49:00Z">
        <w:r>
          <w:t>You can add delete files</w:t>
        </w:r>
      </w:ins>
    </w:p>
    <w:p w:rsidR="00BF144D" w:rsidRDefault="00BF144D">
      <w:pPr>
        <w:pStyle w:val="NoSpacing"/>
        <w:numPr>
          <w:ilvl w:val="0"/>
          <w:numId w:val="35"/>
        </w:numPr>
        <w:rPr>
          <w:ins w:id="557" w:author="Hicks, Cameron" w:date="2015-02-12T18:49:00Z"/>
        </w:rPr>
        <w:pPrChange w:id="558" w:author="Hicks, Cameron" w:date="2015-02-12T18:52:00Z">
          <w:pPr/>
        </w:pPrChange>
      </w:pPr>
      <w:ins w:id="559" w:author="Hicks, Cameron" w:date="2015-02-12T18:49:00Z">
        <w:r>
          <w:t xml:space="preserve">once you do, you need to do the following to update the </w:t>
        </w:r>
        <w:proofErr w:type="spellStart"/>
        <w:r>
          <w:t>svn</w:t>
        </w:r>
        <w:proofErr w:type="spellEnd"/>
      </w:ins>
    </w:p>
    <w:p w:rsidR="00BF144D" w:rsidRDefault="00BF144D">
      <w:pPr>
        <w:pStyle w:val="NoSpacing"/>
        <w:numPr>
          <w:ilvl w:val="1"/>
          <w:numId w:val="35"/>
        </w:numPr>
        <w:rPr>
          <w:ins w:id="560" w:author="Hicks, Cameron" w:date="2015-02-12T18:49:00Z"/>
        </w:rPr>
        <w:pPrChange w:id="561" w:author="Hicks, Cameron" w:date="2015-02-12T18:52:00Z">
          <w:pPr/>
        </w:pPrChange>
      </w:pPr>
      <w:proofErr w:type="spellStart"/>
      <w:ins w:id="562" w:author="Hicks, Cameron" w:date="2015-02-12T18:49:00Z">
        <w:r>
          <w:t>svn</w:t>
        </w:r>
        <w:proofErr w:type="spellEnd"/>
        <w:r>
          <w:t xml:space="preserve"> add ‘path to file’</w:t>
        </w:r>
      </w:ins>
    </w:p>
    <w:p w:rsidR="00BF144D" w:rsidRDefault="00BF144D">
      <w:pPr>
        <w:pStyle w:val="NoSpacing"/>
        <w:numPr>
          <w:ilvl w:val="1"/>
          <w:numId w:val="35"/>
        </w:numPr>
        <w:rPr>
          <w:ins w:id="563" w:author="Hicks, Cameron" w:date="2015-02-12T18:49:00Z"/>
        </w:rPr>
        <w:pPrChange w:id="564" w:author="Hicks, Cameron" w:date="2015-02-12T18:52:00Z">
          <w:pPr/>
        </w:pPrChange>
      </w:pPr>
      <w:ins w:id="565" w:author="Hicks, Cameron" w:date="2015-02-12T18:49:00Z">
        <w:r>
          <w:t>to add a file to the list</w:t>
        </w:r>
      </w:ins>
    </w:p>
    <w:p w:rsidR="00BF144D" w:rsidRDefault="00BF144D">
      <w:pPr>
        <w:pStyle w:val="NoSpacing"/>
        <w:numPr>
          <w:ilvl w:val="0"/>
          <w:numId w:val="35"/>
        </w:numPr>
        <w:rPr>
          <w:ins w:id="566" w:author="Hicks, Cameron" w:date="2015-02-12T18:49:00Z"/>
        </w:rPr>
        <w:pPrChange w:id="567" w:author="Hicks, Cameron" w:date="2015-02-12T18:52:00Z">
          <w:pPr/>
        </w:pPrChange>
      </w:pPr>
      <w:ins w:id="568" w:author="Hicks, Cameron" w:date="2015-02-12T18:49:00Z">
        <w:r>
          <w:t>if just one file, next command is</w:t>
        </w:r>
      </w:ins>
    </w:p>
    <w:p w:rsidR="00BF144D" w:rsidRDefault="00BF144D">
      <w:pPr>
        <w:pStyle w:val="NoSpacing"/>
        <w:numPr>
          <w:ilvl w:val="1"/>
          <w:numId w:val="35"/>
        </w:numPr>
        <w:rPr>
          <w:ins w:id="569" w:author="Hicks, Cameron" w:date="2015-02-12T18:49:00Z"/>
        </w:rPr>
        <w:pPrChange w:id="570" w:author="Hicks, Cameron" w:date="2015-02-12T18:52:00Z">
          <w:pPr/>
        </w:pPrChange>
      </w:pPr>
      <w:proofErr w:type="spellStart"/>
      <w:proofErr w:type="gramStart"/>
      <w:ins w:id="571" w:author="Hicks, Cameron" w:date="2015-02-12T18:49:00Z">
        <w:r>
          <w:t>svn</w:t>
        </w:r>
        <w:proofErr w:type="spellEnd"/>
        <w:proofErr w:type="gramEnd"/>
        <w:r>
          <w:t xml:space="preserve"> commit -m ‘Some descriptive comment about the change.  Make sure to enclose in quotes’</w:t>
        </w:r>
      </w:ins>
    </w:p>
    <w:p w:rsidR="00BF144D" w:rsidRPr="00466607" w:rsidRDefault="00BF144D">
      <w:pPr>
        <w:pStyle w:val="NoSpacing"/>
        <w:numPr>
          <w:ilvl w:val="0"/>
          <w:numId w:val="35"/>
        </w:numPr>
        <w:pPrChange w:id="572" w:author="Hicks, Cameron" w:date="2015-02-12T18:52:00Z">
          <w:pPr>
            <w:ind w:left="1440"/>
          </w:pPr>
        </w:pPrChange>
      </w:pPr>
      <w:ins w:id="573" w:author="Hicks, Cameron" w:date="2015-02-12T18:49:00Z">
        <w:r>
          <w:t>You should be good!</w:t>
        </w:r>
      </w:ins>
    </w:p>
    <w:p w:rsidR="001D5533" w:rsidRDefault="001D5533" w:rsidP="00343CF8">
      <w:pPr>
        <w:pStyle w:val="Heading4"/>
        <w:ind w:left="1440"/>
        <w:rPr>
          <w:ins w:id="574" w:author="Hicks, Cameron" w:date="2015-02-12T18:52:00Z"/>
        </w:rPr>
      </w:pPr>
      <w:r>
        <w:t>Linux</w:t>
      </w:r>
    </w:p>
    <w:p w:rsidR="00BF144D" w:rsidRPr="00BF144D" w:rsidRDefault="00BF144D">
      <w:pPr>
        <w:ind w:left="1440"/>
        <w:rPr>
          <w:rPrChange w:id="575" w:author="Hicks, Cameron" w:date="2015-02-12T18:52:00Z">
            <w:rPr/>
          </w:rPrChange>
        </w:rPr>
        <w:pPrChange w:id="576" w:author="Hicks, Cameron" w:date="2015-02-12T18:52:00Z">
          <w:pPr>
            <w:pStyle w:val="Heading4"/>
            <w:ind w:left="1440"/>
          </w:pPr>
        </w:pPrChange>
      </w:pPr>
      <w:ins w:id="577" w:author="Hicks, Cameron" w:date="2015-02-12T18:52:00Z">
        <w:r>
          <w:t xml:space="preserve">Well, if you have a </w:t>
        </w:r>
        <w:proofErr w:type="spellStart"/>
        <w:r>
          <w:t>linux</w:t>
        </w:r>
        <w:proofErr w:type="spellEnd"/>
        <w:r>
          <w:t xml:space="preserve"> box, you should know enough to get this up and running.</w:t>
        </w:r>
      </w:ins>
    </w:p>
    <w:p w:rsidR="001D5533" w:rsidRDefault="001D5533" w:rsidP="001D5533">
      <w:pPr>
        <w:pStyle w:val="Heading2"/>
        <w:ind w:left="720"/>
      </w:pPr>
      <w:bookmarkStart w:id="578" w:name="_Toc404097916"/>
      <w:bookmarkStart w:id="579" w:name="_Toc411524636"/>
      <w:proofErr w:type="spellStart"/>
      <w:r>
        <w:t>SVN</w:t>
      </w:r>
      <w:proofErr w:type="spellEnd"/>
      <w:r>
        <w:t xml:space="preserve"> Basics</w:t>
      </w:r>
      <w:bookmarkEnd w:id="578"/>
      <w:bookmarkEnd w:id="579"/>
    </w:p>
    <w:p w:rsidR="001D5533" w:rsidRDefault="00BB1E84" w:rsidP="00BB1E84">
      <w:pPr>
        <w:pStyle w:val="Heading3"/>
        <w:ind w:left="1440"/>
      </w:pPr>
      <w:bookmarkStart w:id="580" w:name="_Toc404097917"/>
      <w:bookmarkStart w:id="581" w:name="_Toc411524637"/>
      <w:r>
        <w:t>Modifying Files</w:t>
      </w:r>
      <w:bookmarkEnd w:id="580"/>
      <w:bookmarkEnd w:id="581"/>
    </w:p>
    <w:p w:rsidR="00BB1E84" w:rsidRDefault="00BB1E84" w:rsidP="00BB1E84">
      <w:pPr>
        <w:pStyle w:val="Heading3"/>
        <w:ind w:left="1440"/>
      </w:pPr>
      <w:bookmarkStart w:id="582" w:name="_Toc404097918"/>
      <w:bookmarkStart w:id="583" w:name="_Toc411524638"/>
      <w:r>
        <w:t>Upload / Commit changes</w:t>
      </w:r>
      <w:bookmarkEnd w:id="582"/>
      <w:bookmarkEnd w:id="583"/>
    </w:p>
    <w:p w:rsidR="00BB1E84" w:rsidRPr="00BB1E84" w:rsidRDefault="00BB1E84" w:rsidP="00BB1E84">
      <w:pPr>
        <w:ind w:left="1440"/>
      </w:pPr>
    </w:p>
    <w:p w:rsidR="00696DA8" w:rsidRDefault="00696DA8">
      <w:pPr>
        <w:rPr>
          <w:rFonts w:asciiTheme="majorHAnsi" w:eastAsiaTheme="majorEastAsia" w:hAnsiTheme="majorHAnsi" w:cstheme="majorBidi"/>
          <w:color w:val="365F91" w:themeColor="accent1" w:themeShade="BF"/>
          <w:sz w:val="32"/>
          <w:szCs w:val="32"/>
        </w:rPr>
      </w:pPr>
      <w:r>
        <w:br w:type="page"/>
      </w:r>
    </w:p>
    <w:p w:rsidR="00521BCF" w:rsidRDefault="00521BCF" w:rsidP="006D056F">
      <w:pPr>
        <w:pStyle w:val="Heading2"/>
        <w:ind w:left="720"/>
      </w:pPr>
      <w:bookmarkStart w:id="584" w:name="_Toc404097919"/>
      <w:bookmarkStart w:id="585" w:name="_Toc411524639"/>
      <w:r>
        <w:lastRenderedPageBreak/>
        <w:t>Do’s and Don’ts</w:t>
      </w:r>
      <w:bookmarkEnd w:id="584"/>
      <w:bookmarkEnd w:id="585"/>
    </w:p>
    <w:p w:rsidR="00521BCF" w:rsidRDefault="00521BCF" w:rsidP="00521BCF">
      <w:pPr>
        <w:ind w:left="1440"/>
      </w:pPr>
      <w:r>
        <w:t xml:space="preserve">This is what you should include and not include in the </w:t>
      </w:r>
      <w:proofErr w:type="spellStart"/>
      <w:r>
        <w:t>svn</w:t>
      </w:r>
      <w:proofErr w:type="spellEnd"/>
      <w:r>
        <w:t>.</w:t>
      </w:r>
    </w:p>
    <w:p w:rsidR="00696DA8" w:rsidRDefault="00696DA8" w:rsidP="00FA38A6">
      <w:pPr>
        <w:pStyle w:val="Heading3"/>
        <w:ind w:left="1440"/>
      </w:pPr>
      <w:bookmarkStart w:id="586" w:name="_Toc404097920"/>
      <w:bookmarkStart w:id="587" w:name="_Toc411524640"/>
      <w:r>
        <w:t>Don’t</w:t>
      </w:r>
      <w:bookmarkEnd w:id="586"/>
      <w:bookmarkEnd w:id="587"/>
    </w:p>
    <w:p w:rsidR="00696DA8" w:rsidRDefault="00696DA8" w:rsidP="00FA38A6">
      <w:pPr>
        <w:pStyle w:val="ListParagraph"/>
        <w:numPr>
          <w:ilvl w:val="0"/>
          <w:numId w:val="28"/>
        </w:numPr>
      </w:pPr>
      <w:r>
        <w:t>Commit temporary files (anything starting with ~#)</w:t>
      </w:r>
    </w:p>
    <w:p w:rsidR="00696DA8" w:rsidRDefault="00696DA8" w:rsidP="00FA38A6">
      <w:pPr>
        <w:pStyle w:val="ListParagraph"/>
        <w:numPr>
          <w:ilvl w:val="0"/>
          <w:numId w:val="28"/>
        </w:numPr>
      </w:pPr>
      <w:r>
        <w:t>Upload a bunch of pictures at once, instead zip them up and upload the entire zip file.</w:t>
      </w:r>
    </w:p>
    <w:p w:rsidR="008A70EE" w:rsidRDefault="008A70EE" w:rsidP="00FA38A6">
      <w:pPr>
        <w:pStyle w:val="ListParagraph"/>
        <w:numPr>
          <w:ilvl w:val="0"/>
          <w:numId w:val="28"/>
        </w:numPr>
      </w:pPr>
      <w:r>
        <w:t>Leave the Commit comment empty!</w:t>
      </w:r>
    </w:p>
    <w:p w:rsidR="00696DA8" w:rsidRDefault="00696DA8" w:rsidP="00FA38A6">
      <w:pPr>
        <w:pStyle w:val="Heading3"/>
        <w:ind w:left="1440"/>
      </w:pPr>
      <w:bookmarkStart w:id="588" w:name="_Toc404097921"/>
      <w:bookmarkStart w:id="589" w:name="_Toc411524641"/>
      <w:r>
        <w:t>Do</w:t>
      </w:r>
      <w:bookmarkEnd w:id="588"/>
      <w:bookmarkEnd w:id="589"/>
    </w:p>
    <w:p w:rsidR="00696DA8" w:rsidRDefault="008A70EE" w:rsidP="00FA38A6">
      <w:pPr>
        <w:pStyle w:val="ListParagraph"/>
        <w:numPr>
          <w:ilvl w:val="0"/>
          <w:numId w:val="29"/>
        </w:numPr>
      </w:pPr>
      <w:r>
        <w:t xml:space="preserve">Upload anything relating to </w:t>
      </w:r>
      <w:proofErr w:type="spellStart"/>
      <w:r>
        <w:t>Nanocon</w:t>
      </w:r>
      <w:proofErr w:type="spellEnd"/>
      <w:r>
        <w:t xml:space="preserve"> to the respective year.</w:t>
      </w:r>
    </w:p>
    <w:p w:rsidR="008A70EE" w:rsidRDefault="008A70EE" w:rsidP="00FA38A6">
      <w:pPr>
        <w:pStyle w:val="ListParagraph"/>
        <w:numPr>
          <w:ilvl w:val="0"/>
          <w:numId w:val="29"/>
        </w:numPr>
      </w:pPr>
      <w:r>
        <w:t xml:space="preserve">Document exactly </w:t>
      </w:r>
      <w:r w:rsidR="00E56398">
        <w:t>why you are committing the changes and what you did in those changes.</w:t>
      </w:r>
      <w:r>
        <w:t xml:space="preserve"> </w:t>
      </w:r>
    </w:p>
    <w:p w:rsidR="008A70EE" w:rsidRPr="00696DA8" w:rsidRDefault="008A70EE" w:rsidP="00FA38A6">
      <w:pPr>
        <w:pStyle w:val="ListParagraph"/>
        <w:numPr>
          <w:ilvl w:val="0"/>
          <w:numId w:val="29"/>
        </w:numPr>
      </w:pPr>
    </w:p>
    <w:p w:rsidR="008222C1" w:rsidRDefault="00BB1E84" w:rsidP="006D056F">
      <w:pPr>
        <w:pStyle w:val="Heading2"/>
        <w:ind w:left="720"/>
      </w:pPr>
      <w:bookmarkStart w:id="590" w:name="_Toc404097922"/>
      <w:bookmarkStart w:id="591" w:name="_Toc411524642"/>
      <w:r>
        <w:t xml:space="preserve">File </w:t>
      </w:r>
      <w:r w:rsidR="008222C1">
        <w:t>Structure</w:t>
      </w:r>
      <w:bookmarkEnd w:id="590"/>
      <w:bookmarkEnd w:id="591"/>
    </w:p>
    <w:p w:rsidR="00BB1E84" w:rsidRDefault="00BB1E84" w:rsidP="006D056F">
      <w:pPr>
        <w:pStyle w:val="Heading4"/>
        <w:ind w:left="1440"/>
      </w:pPr>
      <w:proofErr w:type="spellStart"/>
      <w:r>
        <w:t>Nanocon</w:t>
      </w:r>
      <w:proofErr w:type="spellEnd"/>
      <w:r>
        <w:t xml:space="preserve"> (Year)</w:t>
      </w:r>
    </w:p>
    <w:p w:rsidR="00BB1E84" w:rsidRDefault="00BB1E84" w:rsidP="008A70EE">
      <w:pPr>
        <w:ind w:left="1440" w:firstLine="180"/>
      </w:pPr>
      <w:r>
        <w:t xml:space="preserve">For each </w:t>
      </w:r>
      <w:r w:rsidR="00D516FF">
        <w:t>New Year</w:t>
      </w:r>
      <w:r>
        <w:t xml:space="preserve">, a new </w:t>
      </w:r>
      <w:proofErr w:type="spellStart"/>
      <w:r>
        <w:t>nanocon</w:t>
      </w:r>
      <w:proofErr w:type="spellEnd"/>
      <w:r>
        <w:t xml:space="preserve"> folder with the respective year is created.  This will contain everything related to that </w:t>
      </w:r>
      <w:r w:rsidR="00E52596">
        <w:t>year’s</w:t>
      </w:r>
      <w:r>
        <w:t xml:space="preserve"> </w:t>
      </w:r>
      <w:proofErr w:type="spellStart"/>
      <w:r>
        <w:t>nanocon</w:t>
      </w:r>
      <w:proofErr w:type="spellEnd"/>
      <w:r>
        <w:t xml:space="preserve">.  </w:t>
      </w:r>
    </w:p>
    <w:p w:rsidR="00E52596" w:rsidRDefault="00E52596" w:rsidP="006D056F">
      <w:pPr>
        <w:pStyle w:val="Heading5"/>
        <w:ind w:left="2160"/>
      </w:pPr>
      <w:r>
        <w:t>aGenda’s</w:t>
      </w:r>
    </w:p>
    <w:p w:rsidR="00CD2A89" w:rsidRPr="00CD2A89" w:rsidRDefault="00CD2A89" w:rsidP="008A70EE">
      <w:pPr>
        <w:ind w:left="2160" w:firstLine="180"/>
      </w:pPr>
      <w:r>
        <w:t xml:space="preserve">All agenda’s need to go in here.  </w:t>
      </w:r>
      <w:r w:rsidR="00B95A51">
        <w:t xml:space="preserve">The leader of </w:t>
      </w:r>
      <w:proofErr w:type="spellStart"/>
      <w:r w:rsidR="00B95A51">
        <w:t>Nanocon</w:t>
      </w:r>
      <w:proofErr w:type="spellEnd"/>
      <w:r w:rsidR="00B95A51">
        <w:t xml:space="preserve"> has the responsibility to put all agenda’s in this folder.</w:t>
      </w:r>
    </w:p>
    <w:p w:rsidR="00E52596" w:rsidRDefault="00E52596" w:rsidP="006D056F">
      <w:pPr>
        <w:pStyle w:val="Heading5"/>
        <w:ind w:left="2160"/>
      </w:pPr>
      <w:r>
        <w:t>Letter’s</w:t>
      </w:r>
    </w:p>
    <w:p w:rsidR="00843C9D" w:rsidRPr="00843C9D" w:rsidRDefault="00843C9D" w:rsidP="00FA38A6">
      <w:pPr>
        <w:ind w:left="2160" w:firstLine="180"/>
      </w:pPr>
      <w:r>
        <w:t>If snail mail is to be used, then a copy of that letter must be put into this folder.</w:t>
      </w:r>
    </w:p>
    <w:p w:rsidR="00E52596" w:rsidRDefault="00E52596" w:rsidP="006D056F">
      <w:pPr>
        <w:pStyle w:val="Heading5"/>
        <w:ind w:left="2160"/>
      </w:pPr>
      <w:r>
        <w:t>Minute’s</w:t>
      </w:r>
    </w:p>
    <w:p w:rsidR="00CD2A89" w:rsidRPr="00CD2A89" w:rsidRDefault="00CD2A89" w:rsidP="00FA38A6">
      <w:pPr>
        <w:ind w:left="2160" w:firstLine="180"/>
      </w:pPr>
      <w:r>
        <w:t>All notes taken during a meeting goes in here.</w:t>
      </w:r>
      <w:r w:rsidR="00B95A51">
        <w:t xml:space="preserve">  The secretary of </w:t>
      </w:r>
      <w:proofErr w:type="spellStart"/>
      <w:r w:rsidR="00B95A51">
        <w:t>Nanocon</w:t>
      </w:r>
      <w:proofErr w:type="spellEnd"/>
      <w:r w:rsidR="00B95A51">
        <w:t xml:space="preserve"> has the responsibility to put all meeting minutes in this folder.</w:t>
      </w:r>
    </w:p>
    <w:p w:rsidR="00E52596" w:rsidRDefault="00E52596" w:rsidP="006D056F">
      <w:pPr>
        <w:pStyle w:val="Heading5"/>
        <w:ind w:left="2160"/>
      </w:pPr>
      <w:r>
        <w:t>Propaganda</w:t>
      </w:r>
    </w:p>
    <w:p w:rsidR="00CD2A89" w:rsidRPr="00CD2A89" w:rsidRDefault="00CD2A89" w:rsidP="00FA38A6">
      <w:pPr>
        <w:ind w:left="2160" w:firstLine="180"/>
      </w:pPr>
      <w:r>
        <w:t xml:space="preserve">All ads, signs, pamphlets, tickets, </w:t>
      </w:r>
      <w:proofErr w:type="gramStart"/>
      <w:r>
        <w:t>logo’s</w:t>
      </w:r>
      <w:proofErr w:type="gramEnd"/>
      <w:r>
        <w:t>, and theme ideas go in here.</w:t>
      </w:r>
    </w:p>
    <w:p w:rsidR="00E52596" w:rsidRDefault="00E52596" w:rsidP="006D056F">
      <w:pPr>
        <w:pStyle w:val="Heading5"/>
        <w:ind w:left="2160"/>
      </w:pPr>
      <w:r>
        <w:t>Schedule</w:t>
      </w:r>
    </w:p>
    <w:p w:rsidR="00521BCF" w:rsidRPr="00521BCF" w:rsidRDefault="00521BCF" w:rsidP="00FA38A6">
      <w:pPr>
        <w:ind w:left="2160" w:firstLine="180"/>
      </w:pPr>
      <w:r>
        <w:t xml:space="preserve">This folder will hold all information related to the </w:t>
      </w:r>
      <w:proofErr w:type="spellStart"/>
      <w:r>
        <w:t>nanocon</w:t>
      </w:r>
      <w:proofErr w:type="spellEnd"/>
      <w:r>
        <w:t xml:space="preserve"> schedule.</w:t>
      </w:r>
    </w:p>
    <w:p w:rsidR="00E52596" w:rsidRDefault="00E52596" w:rsidP="006D056F">
      <w:pPr>
        <w:pStyle w:val="Heading5"/>
        <w:ind w:left="2160"/>
      </w:pPr>
      <w:r>
        <w:t>Vendor’s</w:t>
      </w:r>
    </w:p>
    <w:p w:rsidR="00CD2A89" w:rsidRPr="00CD2A89" w:rsidRDefault="00CD2A89" w:rsidP="00FA38A6">
      <w:pPr>
        <w:ind w:left="2160" w:firstLine="180"/>
      </w:pPr>
      <w:r>
        <w:t>This will hold all vendor contracts and contact information.</w:t>
      </w:r>
      <w:r w:rsidR="00B95A51">
        <w:t xml:space="preserve"> The Event manager will be in charge of keeping this up to date, and to make sure that everything is correct.</w:t>
      </w:r>
    </w:p>
    <w:p w:rsidR="00E52596" w:rsidRDefault="00E52596" w:rsidP="006D056F">
      <w:pPr>
        <w:pStyle w:val="Heading5"/>
        <w:ind w:left="2160"/>
      </w:pPr>
      <w:r>
        <w:lastRenderedPageBreak/>
        <w:t>website</w:t>
      </w:r>
    </w:p>
    <w:p w:rsidR="00CD2A89" w:rsidRPr="00CD2A89" w:rsidRDefault="00CD2A89" w:rsidP="00FA38A6">
      <w:pPr>
        <w:ind w:left="2160" w:firstLine="180"/>
      </w:pPr>
      <w:r>
        <w:t xml:space="preserve">This will hold the static pages of the website for archival purposes.  </w:t>
      </w:r>
      <w:r w:rsidR="00B95A51">
        <w:t xml:space="preserve">The website manager for </w:t>
      </w:r>
      <w:proofErr w:type="spellStart"/>
      <w:r w:rsidR="00B95A51">
        <w:t>Nanocon</w:t>
      </w:r>
      <w:proofErr w:type="spellEnd"/>
      <w:r w:rsidR="00B95A51">
        <w:t xml:space="preserve"> is responsible for this folder.</w:t>
      </w:r>
    </w:p>
    <w:p w:rsidR="00E52596" w:rsidRPr="00E52596" w:rsidRDefault="00E52596" w:rsidP="006D056F"/>
    <w:p w:rsidR="00BB1E84" w:rsidRDefault="00BB1E84" w:rsidP="006D056F">
      <w:pPr>
        <w:pStyle w:val="Heading4"/>
        <w:ind w:left="1440"/>
      </w:pPr>
      <w:proofErr w:type="spellStart"/>
      <w:r>
        <w:t>Nanocon</w:t>
      </w:r>
      <w:proofErr w:type="spellEnd"/>
      <w:r>
        <w:t xml:space="preserve"> Website</w:t>
      </w:r>
    </w:p>
    <w:p w:rsidR="00BB1E84" w:rsidRPr="00BB1E84" w:rsidRDefault="00BB1E84" w:rsidP="00FA38A6">
      <w:pPr>
        <w:ind w:left="1440" w:firstLine="180"/>
      </w:pPr>
      <w:r>
        <w:t xml:space="preserve">This is where all the website files and folders go for </w:t>
      </w:r>
      <w:r w:rsidR="00E52596">
        <w:t xml:space="preserve">the current year of </w:t>
      </w:r>
      <w:proofErr w:type="spellStart"/>
      <w:r w:rsidR="00E52596">
        <w:t>Nanocon</w:t>
      </w:r>
      <w:proofErr w:type="spellEnd"/>
      <w:r>
        <w:t xml:space="preserve">.  </w:t>
      </w:r>
      <w:r w:rsidR="00FF148B">
        <w:t xml:space="preserve">Relevant Section </w:t>
      </w:r>
      <w:hyperlink w:anchor="_Website_1" w:history="1">
        <w:r w:rsidR="00FF148B" w:rsidRPr="00FF148B">
          <w:rPr>
            <w:rStyle w:val="Hyperlink"/>
          </w:rPr>
          <w:t>Website</w:t>
        </w:r>
      </w:hyperlink>
      <w:r w:rsidR="00FF148B">
        <w:t>.</w:t>
      </w:r>
    </w:p>
    <w:p w:rsidR="00BB1E84" w:rsidRDefault="00BB1E84" w:rsidP="006D056F">
      <w:pPr>
        <w:pStyle w:val="Heading4"/>
        <w:ind w:left="1440"/>
      </w:pPr>
      <w:proofErr w:type="spellStart"/>
      <w:r>
        <w:t>Bible.docx</w:t>
      </w:r>
      <w:proofErr w:type="spellEnd"/>
    </w:p>
    <w:p w:rsidR="00E52596" w:rsidRPr="00DB5A7B" w:rsidRDefault="00BB1E84" w:rsidP="00FA38A6">
      <w:pPr>
        <w:ind w:left="1440" w:firstLine="180"/>
      </w:pPr>
      <w:r>
        <w:t xml:space="preserve">This has all information regarding </w:t>
      </w:r>
      <w:proofErr w:type="spellStart"/>
      <w:r>
        <w:t>nanocon</w:t>
      </w:r>
      <w:proofErr w:type="spellEnd"/>
      <w:r>
        <w:t xml:space="preserve">.  The basic concept behind this is that once someone reads this document, they should know everything about </w:t>
      </w:r>
      <w:proofErr w:type="spellStart"/>
      <w:r>
        <w:t>Nanocon</w:t>
      </w:r>
      <w:proofErr w:type="spellEnd"/>
      <w:r>
        <w:t>.</w:t>
      </w:r>
      <w:r w:rsidR="00E52596">
        <w:br w:type="page"/>
      </w:r>
    </w:p>
    <w:p w:rsidR="00382B62" w:rsidRDefault="00382B62" w:rsidP="00382B62">
      <w:pPr>
        <w:pStyle w:val="Heading1"/>
      </w:pPr>
      <w:bookmarkStart w:id="592" w:name="_Toc404097923"/>
      <w:bookmarkStart w:id="593" w:name="_Toc411524643"/>
      <w:r>
        <w:lastRenderedPageBreak/>
        <w:t>Email Policies</w:t>
      </w:r>
      <w:bookmarkEnd w:id="592"/>
      <w:bookmarkEnd w:id="593"/>
    </w:p>
    <w:p w:rsidR="00191BD2" w:rsidRPr="00191BD2" w:rsidRDefault="00191BD2" w:rsidP="00191BD2">
      <w:r>
        <w:t xml:space="preserve">You must use the </w:t>
      </w:r>
      <w:proofErr w:type="spellStart"/>
      <w:r>
        <w:t>nanocon</w:t>
      </w:r>
      <w:proofErr w:type="spellEnd"/>
      <w:r>
        <w:t xml:space="preserve"> email for any and all official business that requires email contact by the </w:t>
      </w:r>
      <w:proofErr w:type="spellStart"/>
      <w:r>
        <w:t>nanocon</w:t>
      </w:r>
      <w:proofErr w:type="spellEnd"/>
      <w:r>
        <w:t xml:space="preserve"> staff.  It will also be used to register for any and all online accounts.</w:t>
      </w:r>
    </w:p>
    <w:p w:rsidR="00382B62" w:rsidRDefault="00382B62" w:rsidP="00382B62">
      <w:pPr>
        <w:pStyle w:val="Heading2"/>
      </w:pPr>
      <w:bookmarkStart w:id="594" w:name="_Toc404097924"/>
      <w:bookmarkStart w:id="595" w:name="_Toc411524644"/>
      <w:r>
        <w:t>Signature</w:t>
      </w:r>
      <w:bookmarkEnd w:id="594"/>
      <w:bookmarkEnd w:id="595"/>
    </w:p>
    <w:p w:rsidR="00382B62" w:rsidRDefault="00B55DE6" w:rsidP="00B55DE6">
      <w:pPr>
        <w:spacing w:after="0" w:line="240" w:lineRule="auto"/>
        <w:ind w:left="720"/>
      </w:pPr>
      <w:r>
        <w:rPr>
          <w:rFonts w:ascii="Calibri" w:eastAsia="Calibri" w:hAnsi="Calibri" w:cs="Times New Roman"/>
          <w:szCs w:val="24"/>
        </w:rPr>
        <w:t xml:space="preserve">The signature shall use Calibri font.  </w:t>
      </w:r>
      <w:r w:rsidR="00382B62">
        <w:t xml:space="preserve">The signature for all </w:t>
      </w:r>
      <w:proofErr w:type="spellStart"/>
      <w:r w:rsidR="00382B62">
        <w:t>nanocon</w:t>
      </w:r>
      <w:proofErr w:type="spellEnd"/>
      <w:r w:rsidR="00382B62">
        <w:t xml:space="preserve"> related emails </w:t>
      </w:r>
      <w:r w:rsidR="006747FB">
        <w:t>must include</w:t>
      </w:r>
      <w:r w:rsidR="00382B62">
        <w:t xml:space="preserve"> the following:</w:t>
      </w:r>
    </w:p>
    <w:p w:rsidR="00B55DE6" w:rsidRDefault="00B55DE6" w:rsidP="00B55DE6">
      <w:pPr>
        <w:spacing w:after="0" w:line="240" w:lineRule="auto"/>
        <w:ind w:left="720"/>
      </w:pPr>
    </w:p>
    <w:p w:rsidR="005F1244" w:rsidRDefault="005F1244" w:rsidP="007A43EE">
      <w:pPr>
        <w:spacing w:after="0" w:line="240" w:lineRule="auto"/>
        <w:ind w:left="1440"/>
        <w:rPr>
          <w:rFonts w:ascii="Calibri" w:eastAsia="Calibri" w:hAnsi="Calibri" w:cs="Times New Roman"/>
          <w:sz w:val="22"/>
        </w:rPr>
      </w:pPr>
      <w:r>
        <w:rPr>
          <w:rFonts w:ascii="Calibri" w:eastAsia="Calibri" w:hAnsi="Calibri" w:cs="Times New Roman"/>
          <w:sz w:val="22"/>
        </w:rPr>
        <w:t>Name of Sender</w:t>
      </w:r>
    </w:p>
    <w:p w:rsidR="007A43EE" w:rsidRPr="007A43EE" w:rsidRDefault="007A43EE" w:rsidP="007A43EE">
      <w:pPr>
        <w:spacing w:after="0" w:line="240" w:lineRule="auto"/>
        <w:ind w:left="1440"/>
        <w:rPr>
          <w:rFonts w:ascii="Calibri" w:eastAsia="Calibri" w:hAnsi="Calibri" w:cs="Times New Roman"/>
          <w:sz w:val="22"/>
        </w:rPr>
      </w:pPr>
      <w:r>
        <w:rPr>
          <w:rFonts w:ascii="Calibri" w:eastAsia="Calibri" w:hAnsi="Calibri" w:cs="Times New Roman"/>
          <w:sz w:val="22"/>
        </w:rPr>
        <w:t>-------------------------------</w:t>
      </w:r>
    </w:p>
    <w:p w:rsidR="007A43EE" w:rsidRPr="007A43EE" w:rsidRDefault="00B55DE6" w:rsidP="007A43EE">
      <w:pPr>
        <w:spacing w:after="0" w:line="240" w:lineRule="auto"/>
        <w:ind w:left="1440"/>
        <w:rPr>
          <w:rFonts w:ascii="Calibri" w:eastAsia="Calibri" w:hAnsi="Calibri" w:cs="Times New Roman"/>
          <w:b/>
        </w:rPr>
      </w:pPr>
      <w:r>
        <w:rPr>
          <w:rFonts w:ascii="Calibri" w:eastAsia="Calibri" w:hAnsi="Calibri" w:cs="Times New Roman"/>
          <w:b/>
        </w:rPr>
        <w:t>Official Staff Position</w:t>
      </w:r>
    </w:p>
    <w:p w:rsidR="007A43EE" w:rsidRPr="007A43EE" w:rsidRDefault="007A43EE" w:rsidP="007A43EE">
      <w:pPr>
        <w:spacing w:after="0" w:line="240" w:lineRule="auto"/>
        <w:ind w:left="1440" w:right="5760"/>
        <w:rPr>
          <w:rFonts w:ascii="Segoe UI" w:eastAsia="Calibri" w:hAnsi="Segoe UI" w:cs="Segoe UI"/>
          <w:i/>
          <w:color w:val="000000"/>
          <w:sz w:val="20"/>
          <w:szCs w:val="20"/>
        </w:rPr>
      </w:pPr>
      <w:proofErr w:type="spellStart"/>
      <w:r w:rsidRPr="007A43EE">
        <w:rPr>
          <w:rFonts w:ascii="Calibri" w:eastAsia="Calibri" w:hAnsi="Calibri" w:cs="Times New Roman"/>
          <w:bCs/>
          <w:i/>
          <w:color w:val="000000"/>
          <w:sz w:val="20"/>
          <w:szCs w:val="20"/>
        </w:rPr>
        <w:t>Nanocon</w:t>
      </w:r>
      <w:proofErr w:type="spellEnd"/>
      <w:r w:rsidRPr="007A43EE">
        <w:rPr>
          <w:rFonts w:ascii="Calibri" w:eastAsia="Calibri" w:hAnsi="Calibri" w:cs="Times New Roman"/>
          <w:bCs/>
          <w:i/>
          <w:color w:val="000000"/>
          <w:sz w:val="20"/>
          <w:szCs w:val="20"/>
        </w:rPr>
        <w:t xml:space="preserve"> Staff</w:t>
      </w:r>
    </w:p>
    <w:p w:rsidR="007A43EE" w:rsidRPr="007A43EE" w:rsidRDefault="007A43EE" w:rsidP="007A43EE">
      <w:pPr>
        <w:spacing w:after="0" w:line="240" w:lineRule="auto"/>
        <w:ind w:left="1440" w:right="5760"/>
        <w:rPr>
          <w:rFonts w:ascii="Segoe UI" w:eastAsia="Calibri" w:hAnsi="Segoe UI" w:cs="Segoe UI"/>
          <w:i/>
          <w:color w:val="000000"/>
          <w:sz w:val="27"/>
          <w:szCs w:val="27"/>
        </w:rPr>
      </w:pPr>
      <w:r w:rsidRPr="007A43EE">
        <w:rPr>
          <w:rFonts w:ascii="Calibri" w:eastAsia="Calibri" w:hAnsi="Calibri" w:cs="Times New Roman"/>
          <w:i/>
          <w:color w:val="000000"/>
          <w:sz w:val="20"/>
          <w:szCs w:val="20"/>
        </w:rPr>
        <w:t>DSU Gaming Club</w:t>
      </w:r>
    </w:p>
    <w:p w:rsidR="007A43EE" w:rsidRDefault="00066E0E" w:rsidP="007A43EE">
      <w:pPr>
        <w:spacing w:after="0" w:line="240" w:lineRule="auto"/>
        <w:ind w:left="1440" w:right="5760"/>
        <w:rPr>
          <w:rFonts w:ascii="Calibri" w:eastAsia="Calibri" w:hAnsi="Calibri" w:cs="Times New Roman"/>
          <w:i/>
          <w:sz w:val="22"/>
        </w:rPr>
      </w:pPr>
      <w:hyperlink r:id="rId34" w:tgtFrame="_blank" w:history="1">
        <w:proofErr w:type="spellStart"/>
        <w:r w:rsidR="007A43EE" w:rsidRPr="007A43EE">
          <w:rPr>
            <w:rFonts w:ascii="Calibri" w:eastAsia="Calibri" w:hAnsi="Calibri" w:cs="Times New Roman"/>
            <w:i/>
            <w:color w:val="0563C1"/>
            <w:sz w:val="20"/>
            <w:szCs w:val="20"/>
            <w:u w:val="single"/>
          </w:rPr>
          <w:t>www.nanocon.us</w:t>
        </w:r>
        <w:proofErr w:type="spellEnd"/>
      </w:hyperlink>
    </w:p>
    <w:p w:rsidR="00B55DE6" w:rsidRDefault="00B55DE6" w:rsidP="007A43EE">
      <w:pPr>
        <w:spacing w:after="0" w:line="240" w:lineRule="auto"/>
        <w:ind w:left="1440" w:right="5760"/>
        <w:rPr>
          <w:rFonts w:ascii="Calibri" w:eastAsia="Calibri" w:hAnsi="Calibri" w:cs="Times New Roman"/>
          <w:i/>
          <w:sz w:val="22"/>
        </w:rPr>
      </w:pPr>
    </w:p>
    <w:p w:rsidR="00B55DE6" w:rsidRDefault="00B55DE6" w:rsidP="00B55DE6">
      <w:pPr>
        <w:pStyle w:val="Heading3"/>
        <w:ind w:left="720"/>
        <w:rPr>
          <w:rFonts w:eastAsia="Calibri"/>
        </w:rPr>
      </w:pPr>
      <w:bookmarkStart w:id="596" w:name="_Toc404097925"/>
      <w:bookmarkStart w:id="597" w:name="_Toc411524645"/>
      <w:r>
        <w:rPr>
          <w:rFonts w:eastAsia="Calibri"/>
        </w:rPr>
        <w:t>Details</w:t>
      </w:r>
      <w:bookmarkEnd w:id="596"/>
      <w:bookmarkEnd w:id="597"/>
    </w:p>
    <w:p w:rsidR="007A43EE"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Must</w:t>
      </w:r>
      <w:r w:rsidR="007A43EE">
        <w:rPr>
          <w:rFonts w:ascii="Calibri" w:eastAsia="Calibri" w:hAnsi="Calibri" w:cs="Times New Roman"/>
          <w:szCs w:val="24"/>
        </w:rPr>
        <w:t xml:space="preserve"> comprise of dashes with a </w:t>
      </w:r>
      <w:proofErr w:type="spellStart"/>
      <w:r w:rsidR="007A43EE">
        <w:rPr>
          <w:rFonts w:ascii="Calibri" w:eastAsia="Calibri" w:hAnsi="Calibri" w:cs="Times New Roman"/>
          <w:szCs w:val="24"/>
        </w:rPr>
        <w:t>10pt</w:t>
      </w:r>
      <w:proofErr w:type="spellEnd"/>
      <w:r w:rsidR="007A43EE">
        <w:rPr>
          <w:rFonts w:ascii="Calibri" w:eastAsia="Calibri" w:hAnsi="Calibri" w:cs="Times New Roman"/>
          <w:szCs w:val="24"/>
        </w:rPr>
        <w:t xml:space="preserve"> font that will completely cover the second line of the signature</w:t>
      </w:r>
      <w:r>
        <w:rPr>
          <w:rFonts w:ascii="Calibri" w:eastAsia="Calibri" w:hAnsi="Calibri" w:cs="Times New Roman"/>
          <w:szCs w:val="24"/>
        </w:rPr>
        <w:t>.</w:t>
      </w:r>
    </w:p>
    <w:p w:rsidR="00B55DE6"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 xml:space="preserve">The official staff position shall be identical to one of the official titles defined in the Personnel section of this document.  It will be bold and have a font size of </w:t>
      </w:r>
      <w:proofErr w:type="spellStart"/>
      <w:r>
        <w:rPr>
          <w:rFonts w:ascii="Calibri" w:eastAsia="Calibri" w:hAnsi="Calibri" w:cs="Times New Roman"/>
          <w:szCs w:val="24"/>
        </w:rPr>
        <w:t>12pts</w:t>
      </w:r>
      <w:proofErr w:type="spellEnd"/>
      <w:r>
        <w:rPr>
          <w:rFonts w:ascii="Calibri" w:eastAsia="Calibri" w:hAnsi="Calibri" w:cs="Times New Roman"/>
          <w:szCs w:val="24"/>
        </w:rPr>
        <w:t xml:space="preserve">.  </w:t>
      </w:r>
    </w:p>
    <w:p w:rsidR="007A43EE" w:rsidRPr="007A43EE"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Must</w:t>
      </w:r>
      <w:r w:rsidR="007A43EE" w:rsidRPr="007A43EE">
        <w:rPr>
          <w:rFonts w:ascii="Calibri" w:eastAsia="Calibri" w:hAnsi="Calibri" w:cs="Times New Roman"/>
          <w:szCs w:val="24"/>
        </w:rPr>
        <w:t xml:space="preserve"> state “</w:t>
      </w:r>
      <w:proofErr w:type="spellStart"/>
      <w:r w:rsidR="007A43EE" w:rsidRPr="007A43EE">
        <w:rPr>
          <w:rFonts w:ascii="Calibri" w:eastAsia="Calibri" w:hAnsi="Calibri" w:cs="Times New Roman"/>
          <w:szCs w:val="24"/>
        </w:rPr>
        <w:t>Nanocon</w:t>
      </w:r>
      <w:proofErr w:type="spellEnd"/>
      <w:r w:rsidR="007A43EE" w:rsidRPr="007A43EE">
        <w:rPr>
          <w:rFonts w:ascii="Calibri" w:eastAsia="Calibri" w:hAnsi="Calibri" w:cs="Times New Roman"/>
          <w:szCs w:val="24"/>
        </w:rPr>
        <w:t xml:space="preserve"> Staff” in italics with a </w:t>
      </w:r>
      <w:proofErr w:type="spellStart"/>
      <w:r w:rsidR="007A43EE" w:rsidRPr="007A43EE">
        <w:rPr>
          <w:rFonts w:ascii="Calibri" w:eastAsia="Calibri" w:hAnsi="Calibri" w:cs="Times New Roman"/>
          <w:szCs w:val="24"/>
        </w:rPr>
        <w:t>10pt</w:t>
      </w:r>
      <w:proofErr w:type="spellEnd"/>
      <w:r w:rsidR="007A43EE" w:rsidRPr="007A43EE">
        <w:rPr>
          <w:rFonts w:ascii="Calibri" w:eastAsia="Calibri" w:hAnsi="Calibri" w:cs="Times New Roman"/>
          <w:szCs w:val="24"/>
        </w:rPr>
        <w:t xml:space="preserve"> font.  </w:t>
      </w:r>
    </w:p>
    <w:p w:rsidR="007A43EE" w:rsidRPr="007A43EE"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Must</w:t>
      </w:r>
      <w:r w:rsidR="007A43EE" w:rsidRPr="007A43EE">
        <w:rPr>
          <w:rFonts w:ascii="Calibri" w:eastAsia="Calibri" w:hAnsi="Calibri" w:cs="Times New Roman"/>
          <w:szCs w:val="24"/>
        </w:rPr>
        <w:t xml:space="preserve"> state “DSU Gaming Club” in italics with </w:t>
      </w:r>
      <w:proofErr w:type="spellStart"/>
      <w:r w:rsidR="007A43EE" w:rsidRPr="007A43EE">
        <w:rPr>
          <w:rFonts w:ascii="Calibri" w:eastAsia="Calibri" w:hAnsi="Calibri" w:cs="Times New Roman"/>
          <w:szCs w:val="24"/>
        </w:rPr>
        <w:t>10pt</w:t>
      </w:r>
      <w:proofErr w:type="spellEnd"/>
      <w:r w:rsidR="007A43EE" w:rsidRPr="007A43EE">
        <w:rPr>
          <w:rFonts w:ascii="Calibri" w:eastAsia="Calibri" w:hAnsi="Calibri" w:cs="Times New Roman"/>
          <w:szCs w:val="24"/>
        </w:rPr>
        <w:t xml:space="preserve"> font. </w:t>
      </w:r>
    </w:p>
    <w:p w:rsidR="007A43EE"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Must</w:t>
      </w:r>
      <w:r w:rsidR="007A43EE" w:rsidRPr="007A43EE">
        <w:rPr>
          <w:rFonts w:ascii="Calibri" w:eastAsia="Calibri" w:hAnsi="Calibri" w:cs="Times New Roman"/>
          <w:szCs w:val="24"/>
        </w:rPr>
        <w:t xml:space="preserve"> state “</w:t>
      </w:r>
      <w:proofErr w:type="spellStart"/>
      <w:r w:rsidR="007A43EE" w:rsidRPr="007A43EE">
        <w:rPr>
          <w:rFonts w:ascii="Calibri" w:eastAsia="Calibri" w:hAnsi="Calibri" w:cs="Times New Roman"/>
          <w:szCs w:val="24"/>
        </w:rPr>
        <w:t>www.nanocon.us</w:t>
      </w:r>
      <w:proofErr w:type="spellEnd"/>
      <w:r w:rsidR="007A43EE" w:rsidRPr="007A43EE">
        <w:rPr>
          <w:rFonts w:ascii="Calibri" w:eastAsia="Calibri" w:hAnsi="Calibri" w:cs="Times New Roman"/>
          <w:szCs w:val="24"/>
        </w:rPr>
        <w:t>” with a hyper link to “</w:t>
      </w:r>
      <w:proofErr w:type="spellStart"/>
      <w:r w:rsidR="007A43EE" w:rsidRPr="007A43EE">
        <w:rPr>
          <w:rFonts w:ascii="Calibri" w:eastAsia="Calibri" w:hAnsi="Calibri" w:cs="Times New Roman"/>
          <w:szCs w:val="24"/>
        </w:rPr>
        <w:t>www.nanocon.us</w:t>
      </w:r>
      <w:proofErr w:type="spellEnd"/>
      <w:r w:rsidR="007A43EE" w:rsidRPr="007A43EE">
        <w:rPr>
          <w:rFonts w:ascii="Calibri" w:eastAsia="Calibri" w:hAnsi="Calibri" w:cs="Times New Roman"/>
          <w:szCs w:val="24"/>
        </w:rPr>
        <w:t xml:space="preserve">” in italics with a </w:t>
      </w:r>
      <w:proofErr w:type="spellStart"/>
      <w:r w:rsidR="007A43EE" w:rsidRPr="007A43EE">
        <w:rPr>
          <w:rFonts w:ascii="Calibri" w:eastAsia="Calibri" w:hAnsi="Calibri" w:cs="Times New Roman"/>
          <w:szCs w:val="24"/>
        </w:rPr>
        <w:t>10pt</w:t>
      </w:r>
      <w:proofErr w:type="spellEnd"/>
      <w:r w:rsidR="007A43EE" w:rsidRPr="007A43EE">
        <w:rPr>
          <w:rFonts w:ascii="Calibri" w:eastAsia="Calibri" w:hAnsi="Calibri" w:cs="Times New Roman"/>
          <w:szCs w:val="24"/>
        </w:rPr>
        <w:t xml:space="preserve"> font.</w:t>
      </w:r>
    </w:p>
    <w:p w:rsidR="00B55DE6"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May state “Facebook Page” with a hyperlink to the Facebook page.</w:t>
      </w:r>
    </w:p>
    <w:p w:rsidR="00B55DE6"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May state “Twitter” with a hyperlink to the Twitter page.</w:t>
      </w:r>
    </w:p>
    <w:p w:rsidR="00B55DE6" w:rsidRDefault="00B55DE6" w:rsidP="00B55DE6">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May state “Linked-In” with a hyperlink to the LinkedIn page.</w:t>
      </w:r>
    </w:p>
    <w:p w:rsidR="00B55DE6" w:rsidRPr="00B55DE6" w:rsidRDefault="00B55DE6" w:rsidP="00B55DE6">
      <w:pPr>
        <w:pStyle w:val="ListParagraph"/>
        <w:spacing w:after="0" w:line="240" w:lineRule="auto"/>
        <w:ind w:left="1440"/>
        <w:rPr>
          <w:rFonts w:ascii="Calibri" w:eastAsia="Calibri" w:hAnsi="Calibri" w:cs="Times New Roman"/>
          <w:szCs w:val="24"/>
        </w:rPr>
      </w:pPr>
    </w:p>
    <w:p w:rsidR="0019468E" w:rsidRDefault="0019468E" w:rsidP="0019468E">
      <w:pPr>
        <w:pStyle w:val="Heading2"/>
      </w:pPr>
      <w:bookmarkStart w:id="598" w:name="_Toc404097926"/>
      <w:bookmarkStart w:id="599" w:name="_Toc411524646"/>
      <w:r>
        <w:t>Etiquette</w:t>
      </w:r>
      <w:bookmarkEnd w:id="598"/>
      <w:bookmarkEnd w:id="599"/>
    </w:p>
    <w:p w:rsidR="005F1244" w:rsidRDefault="0019468E" w:rsidP="005F1244">
      <w:pPr>
        <w:ind w:left="720"/>
      </w:pPr>
      <w:r>
        <w:t>How should all emails be structured?</w:t>
      </w:r>
    </w:p>
    <w:p w:rsidR="0019468E" w:rsidRDefault="0019468E" w:rsidP="0019468E">
      <w:pPr>
        <w:pStyle w:val="Heading2"/>
      </w:pPr>
      <w:bookmarkStart w:id="600" w:name="_Toc404097927"/>
      <w:bookmarkStart w:id="601" w:name="_Toc411524647"/>
      <w:r>
        <w:t xml:space="preserve">Emailing on Behalf of </w:t>
      </w:r>
      <w:proofErr w:type="spellStart"/>
      <w:r>
        <w:t>Nanocon</w:t>
      </w:r>
      <w:bookmarkEnd w:id="600"/>
      <w:bookmarkEnd w:id="601"/>
      <w:proofErr w:type="spellEnd"/>
    </w:p>
    <w:p w:rsidR="007C6935" w:rsidRDefault="0019468E" w:rsidP="00BF5B08">
      <w:pPr>
        <w:ind w:left="720"/>
      </w:pPr>
      <w:r>
        <w:t>All email</w:t>
      </w:r>
      <w:r w:rsidR="006747FB">
        <w:t>s</w:t>
      </w:r>
      <w:r>
        <w:t xml:space="preserve"> that is sent or received relating to </w:t>
      </w:r>
      <w:proofErr w:type="spellStart"/>
      <w:r>
        <w:t>nanocon</w:t>
      </w:r>
      <w:proofErr w:type="spellEnd"/>
      <w:r>
        <w:t xml:space="preserve"> must either be cc’d or forwarded to the </w:t>
      </w:r>
      <w:hyperlink r:id="rId35" w:history="1">
        <w:proofErr w:type="spellStart"/>
        <w:r w:rsidRPr="005220BA">
          <w:rPr>
            <w:rStyle w:val="Hyperlink"/>
          </w:rPr>
          <w:t>nanocon@dsu.edu</w:t>
        </w:r>
        <w:proofErr w:type="spellEnd"/>
      </w:hyperlink>
      <w:r>
        <w:t xml:space="preserve">.  </w:t>
      </w:r>
    </w:p>
    <w:p w:rsidR="007C6935" w:rsidRDefault="007C6935" w:rsidP="007C6935">
      <w:pPr>
        <w:pStyle w:val="Heading2"/>
      </w:pPr>
      <w:bookmarkStart w:id="602" w:name="_Toc404097928"/>
      <w:bookmarkStart w:id="603" w:name="_Toc411524648"/>
      <w:r>
        <w:t>Contacts</w:t>
      </w:r>
      <w:bookmarkEnd w:id="602"/>
      <w:bookmarkEnd w:id="603"/>
    </w:p>
    <w:p w:rsidR="00382B62" w:rsidRPr="00191BD2" w:rsidRDefault="007C6935" w:rsidP="007C6935">
      <w:r>
        <w:t xml:space="preserve">All Vendors, </w:t>
      </w:r>
      <w:r w:rsidR="00BF3ED3">
        <w:t>Sponsors</w:t>
      </w:r>
      <w:r>
        <w:t>, and Contact info will be up to date in the contact section of the email.</w:t>
      </w:r>
      <w:r w:rsidR="00382B62">
        <w:br w:type="page"/>
      </w:r>
    </w:p>
    <w:p w:rsidR="006B4BB6" w:rsidRDefault="006B4BB6" w:rsidP="006A0EA2">
      <w:pPr>
        <w:pStyle w:val="Heading1"/>
      </w:pPr>
      <w:bookmarkStart w:id="604" w:name="_Concessions_(food)"/>
      <w:bookmarkStart w:id="605" w:name="_Concessions"/>
      <w:bookmarkStart w:id="606" w:name="_Toc404097929"/>
      <w:bookmarkStart w:id="607" w:name="_Toc411524649"/>
      <w:bookmarkEnd w:id="604"/>
      <w:bookmarkEnd w:id="605"/>
      <w:r>
        <w:lastRenderedPageBreak/>
        <w:t>Concessions</w:t>
      </w:r>
      <w:bookmarkEnd w:id="606"/>
      <w:bookmarkEnd w:id="607"/>
    </w:p>
    <w:p w:rsidR="006B4BB6" w:rsidRDefault="006B4BB6" w:rsidP="006B4BB6">
      <w:pPr>
        <w:pStyle w:val="ListParagraph"/>
        <w:numPr>
          <w:ilvl w:val="0"/>
          <w:numId w:val="4"/>
        </w:numPr>
        <w:spacing w:after="0" w:line="240" w:lineRule="auto"/>
      </w:pPr>
      <w:r>
        <w:t xml:space="preserve">Before </w:t>
      </w:r>
      <w:proofErr w:type="spellStart"/>
      <w:r>
        <w:t>Nanocon</w:t>
      </w:r>
      <w:proofErr w:type="spellEnd"/>
    </w:p>
    <w:p w:rsidR="006B4BB6" w:rsidRDefault="006B4BB6" w:rsidP="006B4BB6">
      <w:pPr>
        <w:pStyle w:val="ListParagraph"/>
        <w:numPr>
          <w:ilvl w:val="1"/>
          <w:numId w:val="4"/>
        </w:numPr>
        <w:spacing w:after="0" w:line="240" w:lineRule="auto"/>
      </w:pPr>
      <w:r>
        <w:t>Find outside organizations to run the concessions counter.</w:t>
      </w:r>
    </w:p>
    <w:p w:rsidR="006B4BB6" w:rsidRDefault="006B4BB6" w:rsidP="006B4BB6">
      <w:pPr>
        <w:pStyle w:val="ListParagraph"/>
        <w:numPr>
          <w:ilvl w:val="1"/>
          <w:numId w:val="4"/>
        </w:numPr>
        <w:spacing w:after="0" w:line="240" w:lineRule="auto"/>
      </w:pPr>
      <w:r>
        <w:t>Schedule outside organization for counter shifts.</w:t>
      </w:r>
    </w:p>
    <w:p w:rsidR="006B4BB6" w:rsidRDefault="006B4BB6" w:rsidP="006B4BB6">
      <w:pPr>
        <w:pStyle w:val="ListParagraph"/>
        <w:numPr>
          <w:ilvl w:val="1"/>
          <w:numId w:val="4"/>
        </w:numPr>
        <w:spacing w:after="0" w:line="240" w:lineRule="auto"/>
      </w:pPr>
      <w:r>
        <w:t>Schedule Gaming Club members for concessions shifts.</w:t>
      </w:r>
    </w:p>
    <w:p w:rsidR="006B4BB6" w:rsidRDefault="006B4BB6" w:rsidP="006B4BB6">
      <w:pPr>
        <w:pStyle w:val="ListParagraph"/>
        <w:numPr>
          <w:ilvl w:val="0"/>
          <w:numId w:val="4"/>
        </w:numPr>
        <w:spacing w:after="0" w:line="240" w:lineRule="auto"/>
      </w:pPr>
      <w:r>
        <w:t xml:space="preserve">At </w:t>
      </w:r>
      <w:proofErr w:type="spellStart"/>
      <w:r>
        <w:t>Nanocon</w:t>
      </w:r>
      <w:proofErr w:type="spellEnd"/>
    </w:p>
    <w:p w:rsidR="006B4BB6" w:rsidRDefault="006B4BB6" w:rsidP="006B4BB6">
      <w:pPr>
        <w:pStyle w:val="ListParagraph"/>
        <w:numPr>
          <w:ilvl w:val="1"/>
          <w:numId w:val="4"/>
        </w:numPr>
        <w:spacing w:after="0" w:line="240" w:lineRule="auto"/>
      </w:pPr>
      <w:r>
        <w:t>Make sure the counter is manned at all times while open.</w:t>
      </w:r>
    </w:p>
    <w:p w:rsidR="006B4BB6" w:rsidRDefault="006B4BB6" w:rsidP="006B4BB6">
      <w:pPr>
        <w:pStyle w:val="ListParagraph"/>
        <w:numPr>
          <w:ilvl w:val="1"/>
          <w:numId w:val="4"/>
        </w:numPr>
        <w:spacing w:after="0" w:line="240" w:lineRule="auto"/>
      </w:pPr>
      <w:r>
        <w:t xml:space="preserve">Make sure at least one Gaming Club member is present behind at the counter at all times. </w:t>
      </w:r>
    </w:p>
    <w:p w:rsidR="006B4BB6" w:rsidRDefault="006B4BB6" w:rsidP="006B4BB6">
      <w:pPr>
        <w:pStyle w:val="ListParagraph"/>
        <w:numPr>
          <w:ilvl w:val="1"/>
          <w:numId w:val="4"/>
        </w:numPr>
        <w:spacing w:after="0" w:line="240" w:lineRule="auto"/>
      </w:pPr>
      <w:r>
        <w:t xml:space="preserve">Cash out the jar (money) at regular intervals in accordance to the Concessions SOP. </w:t>
      </w:r>
    </w:p>
    <w:p w:rsidR="006B4BB6" w:rsidRDefault="006B4BB6" w:rsidP="006B4BB6">
      <w:pPr>
        <w:pStyle w:val="ListParagraph"/>
        <w:numPr>
          <w:ilvl w:val="1"/>
          <w:numId w:val="4"/>
        </w:numPr>
        <w:spacing w:after="0" w:line="240" w:lineRule="auto"/>
      </w:pPr>
      <w:r>
        <w:t xml:space="preserve">Make sure the Concessions SOP is followed throughout </w:t>
      </w:r>
      <w:proofErr w:type="spellStart"/>
      <w:r>
        <w:t>Nanocon</w:t>
      </w:r>
      <w:proofErr w:type="spellEnd"/>
      <w:r>
        <w:t>.</w:t>
      </w:r>
    </w:p>
    <w:p w:rsidR="006B4BB6" w:rsidRDefault="006B4BB6" w:rsidP="006B4BB6">
      <w:pPr>
        <w:pStyle w:val="ListParagraph"/>
        <w:numPr>
          <w:ilvl w:val="0"/>
          <w:numId w:val="4"/>
        </w:numPr>
        <w:spacing w:after="0" w:line="240" w:lineRule="auto"/>
      </w:pPr>
      <w:r>
        <w:t xml:space="preserve">After </w:t>
      </w:r>
      <w:proofErr w:type="spellStart"/>
      <w:r>
        <w:t>Nanocon</w:t>
      </w:r>
      <w:proofErr w:type="spellEnd"/>
    </w:p>
    <w:p w:rsidR="006B4BB6" w:rsidRDefault="006B4BB6" w:rsidP="006B4BB6">
      <w:pPr>
        <w:pStyle w:val="ListParagraph"/>
        <w:numPr>
          <w:ilvl w:val="1"/>
          <w:numId w:val="4"/>
        </w:numPr>
        <w:spacing w:after="0" w:line="240" w:lineRule="auto"/>
      </w:pPr>
      <w:r>
        <w:t>Update the Concessions SOP as necessary.</w:t>
      </w:r>
    </w:p>
    <w:p w:rsidR="00BF3ED3" w:rsidRDefault="00BF3ED3" w:rsidP="00BF3ED3">
      <w:pPr>
        <w:pStyle w:val="Heading2"/>
      </w:pPr>
      <w:bookmarkStart w:id="608" w:name="_Toc404097930"/>
      <w:bookmarkStart w:id="609" w:name="_Toc411524650"/>
      <w:r>
        <w:t>Concessions (food)</w:t>
      </w:r>
      <w:bookmarkEnd w:id="608"/>
      <w:bookmarkEnd w:id="609"/>
    </w:p>
    <w:p w:rsidR="00BF3ED3" w:rsidRDefault="00BF3ED3" w:rsidP="006B4BB6">
      <w:pPr>
        <w:sectPr w:rsidR="00BF3ED3" w:rsidSect="00DA7F0A">
          <w:type w:val="continuous"/>
          <w:pgSz w:w="12240" w:h="15840"/>
          <w:pgMar w:top="1440" w:right="1440" w:bottom="1440" w:left="1440" w:header="720" w:footer="720" w:gutter="0"/>
          <w:cols w:space="720"/>
          <w:docGrid w:linePitch="360"/>
        </w:sectPr>
      </w:pPr>
    </w:p>
    <w:p w:rsidR="00FC7AE7" w:rsidRDefault="00FC7AE7" w:rsidP="006B4BB6">
      <w:pPr>
        <w:pStyle w:val="Heading3"/>
      </w:pPr>
      <w:bookmarkStart w:id="610" w:name="_Toc404097931"/>
      <w:bookmarkStart w:id="611" w:name="_Toc411524651"/>
      <w:r>
        <w:lastRenderedPageBreak/>
        <w:t xml:space="preserve">Jack’s </w:t>
      </w:r>
      <w:r w:rsidR="005D2BDA">
        <w:t>Meat Locker</w:t>
      </w:r>
      <w:bookmarkEnd w:id="610"/>
      <w:bookmarkEnd w:id="611"/>
    </w:p>
    <w:p w:rsidR="00FC7AE7" w:rsidRDefault="00FC7AE7" w:rsidP="00C77D7B">
      <w:pPr>
        <w:pStyle w:val="ListParagraph"/>
        <w:numPr>
          <w:ilvl w:val="0"/>
          <w:numId w:val="2"/>
        </w:numPr>
      </w:pPr>
      <w:r>
        <w:t>250 Hot Dogs (5 cases @ 50/case)</w:t>
      </w:r>
    </w:p>
    <w:p w:rsidR="00FC7AE7" w:rsidRDefault="00FC7AE7" w:rsidP="00C77D7B">
      <w:pPr>
        <w:pStyle w:val="ListParagraph"/>
        <w:numPr>
          <w:ilvl w:val="0"/>
          <w:numId w:val="2"/>
        </w:numPr>
      </w:pPr>
      <w:r>
        <w:t>56 Meat Sticks (7 lbs. @ 8/</w:t>
      </w:r>
      <w:proofErr w:type="spellStart"/>
      <w:r>
        <w:t>lbs</w:t>
      </w:r>
      <w:proofErr w:type="spellEnd"/>
      <w:r>
        <w:t>)</w:t>
      </w:r>
    </w:p>
    <w:p w:rsidR="00FC7AE7" w:rsidRDefault="00FC7AE7" w:rsidP="006B4BB6">
      <w:pPr>
        <w:pStyle w:val="Heading3"/>
      </w:pPr>
      <w:bookmarkStart w:id="612" w:name="_Toc404097932"/>
      <w:bookmarkStart w:id="613" w:name="_Toc411524652"/>
      <w:r>
        <w:t>Pizzas (from wholesaler @ $2/pizza)</w:t>
      </w:r>
      <w:bookmarkEnd w:id="612"/>
      <w:bookmarkEnd w:id="613"/>
    </w:p>
    <w:p w:rsidR="00FC7AE7" w:rsidRDefault="00E93F4E" w:rsidP="00C77D7B">
      <w:pPr>
        <w:pStyle w:val="ListParagraph"/>
        <w:numPr>
          <w:ilvl w:val="0"/>
          <w:numId w:val="1"/>
        </w:numPr>
      </w:pPr>
      <w:r>
        <w:t>84</w:t>
      </w:r>
      <w:r w:rsidR="00FC7AE7">
        <w:t xml:space="preserve"> Pepperoni</w:t>
      </w:r>
    </w:p>
    <w:p w:rsidR="00FC7AE7" w:rsidRDefault="00FC7AE7" w:rsidP="00C77D7B">
      <w:pPr>
        <w:pStyle w:val="ListParagraph"/>
        <w:numPr>
          <w:ilvl w:val="0"/>
          <w:numId w:val="1"/>
        </w:numPr>
      </w:pPr>
      <w:r>
        <w:t>24 Sausage and Pepperoni</w:t>
      </w:r>
    </w:p>
    <w:p w:rsidR="00FC7AE7" w:rsidRDefault="00E93F4E" w:rsidP="00C77D7B">
      <w:pPr>
        <w:pStyle w:val="ListParagraph"/>
        <w:numPr>
          <w:ilvl w:val="0"/>
          <w:numId w:val="1"/>
        </w:numPr>
      </w:pPr>
      <w:r>
        <w:t>25</w:t>
      </w:r>
      <w:r w:rsidR="00FC7AE7">
        <w:t xml:space="preserve"> Supreme</w:t>
      </w:r>
    </w:p>
    <w:p w:rsidR="00FC7AE7" w:rsidRDefault="00FC7AE7" w:rsidP="00C77D7B">
      <w:pPr>
        <w:pStyle w:val="ListParagraph"/>
        <w:numPr>
          <w:ilvl w:val="0"/>
          <w:numId w:val="1"/>
        </w:numPr>
      </w:pPr>
      <w:r>
        <w:t>36 3-Meat</w:t>
      </w:r>
    </w:p>
    <w:p w:rsidR="00FC7AE7" w:rsidRDefault="00E93F4E" w:rsidP="00C77D7B">
      <w:pPr>
        <w:pStyle w:val="ListParagraph"/>
        <w:numPr>
          <w:ilvl w:val="0"/>
          <w:numId w:val="1"/>
        </w:numPr>
      </w:pPr>
      <w:r>
        <w:t>25</w:t>
      </w:r>
      <w:r w:rsidR="00FC7AE7">
        <w:t xml:space="preserve"> Bacon Cheeseburger</w:t>
      </w:r>
    </w:p>
    <w:p w:rsidR="00FC7AE7" w:rsidRDefault="00FC7AE7" w:rsidP="006B4BB6">
      <w:pPr>
        <w:pStyle w:val="Heading3"/>
      </w:pPr>
      <w:bookmarkStart w:id="614" w:name="_Toc404097933"/>
      <w:bookmarkStart w:id="615" w:name="_Toc411524653"/>
      <w:r>
        <w:t>Sam’s Club</w:t>
      </w:r>
      <w:bookmarkEnd w:id="614"/>
      <w:bookmarkEnd w:id="615"/>
      <w:r>
        <w:t xml:space="preserve"> </w:t>
      </w:r>
    </w:p>
    <w:p w:rsidR="00FC7AE7" w:rsidRDefault="00FC7AE7" w:rsidP="00C77D7B">
      <w:pPr>
        <w:pStyle w:val="ListParagraph"/>
        <w:numPr>
          <w:ilvl w:val="0"/>
          <w:numId w:val="1"/>
        </w:numPr>
      </w:pPr>
      <w:r>
        <w:t xml:space="preserve">48 </w:t>
      </w:r>
      <w:r w:rsidR="00E93F4E">
        <w:t>bottle</w:t>
      </w:r>
      <w:r>
        <w:t xml:space="preserve"> of </w:t>
      </w:r>
      <w:proofErr w:type="spellStart"/>
      <w:r>
        <w:t>OJ</w:t>
      </w:r>
      <w:proofErr w:type="spellEnd"/>
    </w:p>
    <w:p w:rsidR="00FC7AE7" w:rsidRDefault="00E93F4E" w:rsidP="00C77D7B">
      <w:pPr>
        <w:pStyle w:val="ListParagraph"/>
        <w:numPr>
          <w:ilvl w:val="0"/>
          <w:numId w:val="1"/>
        </w:numPr>
      </w:pPr>
      <w:r>
        <w:t>48 bottle</w:t>
      </w:r>
      <w:r w:rsidR="00FC7AE7">
        <w:t xml:space="preserve"> of Apple Juice</w:t>
      </w:r>
    </w:p>
    <w:p w:rsidR="00FC7AE7" w:rsidRDefault="00F753F2" w:rsidP="00C77D7B">
      <w:pPr>
        <w:pStyle w:val="ListParagraph"/>
        <w:numPr>
          <w:ilvl w:val="0"/>
          <w:numId w:val="1"/>
        </w:numPr>
      </w:pPr>
      <w:r>
        <w:t>84</w:t>
      </w:r>
      <w:r w:rsidR="00FC7AE7">
        <w:t xml:space="preserve"> </w:t>
      </w:r>
      <w:r w:rsidR="00E93F4E">
        <w:t>bottles</w:t>
      </w:r>
      <w:r w:rsidR="00FC7AE7">
        <w:t xml:space="preserve"> of Chocolate Milk</w:t>
      </w:r>
    </w:p>
    <w:p w:rsidR="00FC7AE7" w:rsidRDefault="00FC7AE7" w:rsidP="00C77D7B">
      <w:pPr>
        <w:pStyle w:val="ListParagraph"/>
        <w:numPr>
          <w:ilvl w:val="0"/>
          <w:numId w:val="1"/>
        </w:numPr>
      </w:pPr>
      <w:r>
        <w:t>Soda (12 packs)</w:t>
      </w:r>
    </w:p>
    <w:p w:rsidR="00FC7AE7" w:rsidRDefault="00FC7AE7" w:rsidP="00C77D7B">
      <w:pPr>
        <w:pStyle w:val="ListParagraph"/>
        <w:numPr>
          <w:ilvl w:val="1"/>
          <w:numId w:val="1"/>
        </w:numPr>
      </w:pPr>
      <w:r>
        <w:t>16 Mt. Dew</w:t>
      </w:r>
    </w:p>
    <w:p w:rsidR="00FC7AE7" w:rsidRDefault="00FC7AE7" w:rsidP="00C77D7B">
      <w:pPr>
        <w:pStyle w:val="ListParagraph"/>
        <w:numPr>
          <w:ilvl w:val="1"/>
          <w:numId w:val="1"/>
        </w:numPr>
      </w:pPr>
      <w:r>
        <w:t>10 Coke</w:t>
      </w:r>
    </w:p>
    <w:p w:rsidR="00FC7AE7" w:rsidRDefault="00FC7AE7" w:rsidP="00C77D7B">
      <w:pPr>
        <w:pStyle w:val="ListParagraph"/>
        <w:numPr>
          <w:ilvl w:val="1"/>
          <w:numId w:val="1"/>
        </w:numPr>
      </w:pPr>
      <w:r>
        <w:t>8 Diet Coke</w:t>
      </w:r>
    </w:p>
    <w:p w:rsidR="00FC7AE7" w:rsidRDefault="00FC7AE7" w:rsidP="00C77D7B">
      <w:pPr>
        <w:pStyle w:val="ListParagraph"/>
        <w:numPr>
          <w:ilvl w:val="0"/>
          <w:numId w:val="1"/>
        </w:numPr>
      </w:pPr>
      <w:r>
        <w:t>Muffins</w:t>
      </w:r>
    </w:p>
    <w:p w:rsidR="00FC7AE7" w:rsidRDefault="00C670A7" w:rsidP="00C77D7B">
      <w:pPr>
        <w:pStyle w:val="ListParagraph"/>
        <w:numPr>
          <w:ilvl w:val="1"/>
          <w:numId w:val="1"/>
        </w:numPr>
      </w:pPr>
      <w:r>
        <w:t>60</w:t>
      </w:r>
      <w:r w:rsidR="00FC7AE7">
        <w:t xml:space="preserve"> Chocolate muffins</w:t>
      </w:r>
    </w:p>
    <w:p w:rsidR="00FC7AE7" w:rsidRDefault="00FC7AE7" w:rsidP="00C77D7B">
      <w:pPr>
        <w:pStyle w:val="ListParagraph"/>
        <w:numPr>
          <w:ilvl w:val="1"/>
          <w:numId w:val="1"/>
        </w:numPr>
      </w:pPr>
      <w:r>
        <w:t>24 Lemon Poppy seed</w:t>
      </w:r>
    </w:p>
    <w:p w:rsidR="00FC7AE7" w:rsidRDefault="00FC7AE7" w:rsidP="00C77D7B">
      <w:pPr>
        <w:pStyle w:val="ListParagraph"/>
        <w:numPr>
          <w:ilvl w:val="1"/>
          <w:numId w:val="1"/>
        </w:numPr>
      </w:pPr>
      <w:r>
        <w:t>24 Blueberry</w:t>
      </w:r>
    </w:p>
    <w:p w:rsidR="00FC7AE7" w:rsidRDefault="00FC7AE7" w:rsidP="00C77D7B">
      <w:pPr>
        <w:pStyle w:val="ListParagraph"/>
        <w:numPr>
          <w:ilvl w:val="0"/>
          <w:numId w:val="1"/>
        </w:numPr>
      </w:pPr>
      <w:r>
        <w:t>1 pack of Chips (50 assorted)</w:t>
      </w:r>
    </w:p>
    <w:p w:rsidR="00F32571" w:rsidRDefault="00FC7AE7" w:rsidP="00F32571">
      <w:pPr>
        <w:pStyle w:val="ListParagraph"/>
        <w:numPr>
          <w:ilvl w:val="0"/>
          <w:numId w:val="1"/>
        </w:numPr>
      </w:pPr>
      <w:r>
        <w:t>8 gal. Chili (for dogs and bowls)</w:t>
      </w:r>
    </w:p>
    <w:p w:rsidR="00FC7AE7" w:rsidRDefault="00BF3ED3" w:rsidP="00F32571">
      <w:pPr>
        <w:pStyle w:val="Heading3"/>
      </w:pPr>
      <w:r>
        <w:br w:type="column"/>
      </w:r>
      <w:bookmarkStart w:id="616" w:name="_Toc404097934"/>
      <w:bookmarkStart w:id="617" w:name="_Toc411524654"/>
      <w:r w:rsidR="00FC7AE7">
        <w:lastRenderedPageBreak/>
        <w:t>Sunshine</w:t>
      </w:r>
      <w:bookmarkEnd w:id="616"/>
      <w:bookmarkEnd w:id="617"/>
    </w:p>
    <w:p w:rsidR="00FC7AE7" w:rsidRDefault="00E93F4E" w:rsidP="00C77D7B">
      <w:pPr>
        <w:pStyle w:val="ListParagraph"/>
        <w:numPr>
          <w:ilvl w:val="0"/>
          <w:numId w:val="1"/>
        </w:numPr>
      </w:pPr>
      <w:r>
        <w:t>4</w:t>
      </w:r>
      <w:r w:rsidR="00FC7AE7">
        <w:t xml:space="preserve"> case of Water</w:t>
      </w:r>
    </w:p>
    <w:p w:rsidR="00FC7AE7" w:rsidRDefault="00FC7AE7" w:rsidP="00C77D7B">
      <w:pPr>
        <w:pStyle w:val="ListParagraph"/>
        <w:numPr>
          <w:ilvl w:val="0"/>
          <w:numId w:val="1"/>
        </w:numPr>
      </w:pPr>
      <w:r>
        <w:t>250 Hot Dog buns</w:t>
      </w:r>
    </w:p>
    <w:p w:rsidR="00FC7AE7" w:rsidRDefault="00FC7AE7" w:rsidP="00C77D7B">
      <w:pPr>
        <w:pStyle w:val="ListParagraph"/>
        <w:numPr>
          <w:ilvl w:val="0"/>
          <w:numId w:val="1"/>
        </w:numPr>
      </w:pPr>
      <w:r>
        <w:t>Soda</w:t>
      </w:r>
    </w:p>
    <w:p w:rsidR="00FC7AE7" w:rsidRDefault="00FC7AE7" w:rsidP="00C77D7B">
      <w:pPr>
        <w:pStyle w:val="ListParagraph"/>
        <w:numPr>
          <w:ilvl w:val="1"/>
          <w:numId w:val="1"/>
        </w:numPr>
      </w:pPr>
      <w:r>
        <w:t>8 Welches Grape</w:t>
      </w:r>
    </w:p>
    <w:p w:rsidR="00FC7AE7" w:rsidRDefault="00FC7AE7" w:rsidP="00C77D7B">
      <w:pPr>
        <w:pStyle w:val="ListParagraph"/>
        <w:numPr>
          <w:ilvl w:val="1"/>
          <w:numId w:val="1"/>
        </w:numPr>
      </w:pPr>
      <w:r>
        <w:t>8 Fanta Orange</w:t>
      </w:r>
    </w:p>
    <w:p w:rsidR="00FC7AE7" w:rsidRDefault="00FC7AE7" w:rsidP="00C77D7B">
      <w:pPr>
        <w:pStyle w:val="ListParagraph"/>
        <w:numPr>
          <w:ilvl w:val="1"/>
          <w:numId w:val="1"/>
        </w:numPr>
      </w:pPr>
      <w:r>
        <w:t xml:space="preserve">6 </w:t>
      </w:r>
      <w:proofErr w:type="spellStart"/>
      <w:r>
        <w:t>A&amp;W</w:t>
      </w:r>
      <w:proofErr w:type="spellEnd"/>
      <w:r>
        <w:t xml:space="preserve"> Root Beer</w:t>
      </w:r>
    </w:p>
    <w:p w:rsidR="00FC7AE7" w:rsidRDefault="00FC7AE7" w:rsidP="00C77D7B">
      <w:pPr>
        <w:pStyle w:val="ListParagraph"/>
        <w:numPr>
          <w:ilvl w:val="1"/>
          <w:numId w:val="1"/>
        </w:numPr>
      </w:pPr>
      <w:r>
        <w:t>4 Canada Dry</w:t>
      </w:r>
    </w:p>
    <w:p w:rsidR="00FC7AE7" w:rsidRDefault="00FC7AE7" w:rsidP="00C77D7B">
      <w:pPr>
        <w:pStyle w:val="ListParagraph"/>
        <w:numPr>
          <w:ilvl w:val="1"/>
          <w:numId w:val="1"/>
        </w:numPr>
      </w:pPr>
      <w:r>
        <w:t>6 Diet Canada Dry</w:t>
      </w:r>
    </w:p>
    <w:p w:rsidR="00BF3ED3" w:rsidRDefault="00FC7AE7" w:rsidP="00FC7AE7">
      <w:r>
        <w:t>Baked goods</w:t>
      </w:r>
      <w:r w:rsidR="00420BB4">
        <w:t xml:space="preserve"> and Puppy Chow</w:t>
      </w:r>
      <w:r>
        <w:t xml:space="preserve"> provided by Mrs. Bundy</w:t>
      </w:r>
    </w:p>
    <w:p w:rsidR="00070169" w:rsidRDefault="00B377B6" w:rsidP="00DA7F0A">
      <w:pPr>
        <w:pStyle w:val="Heading1"/>
      </w:pPr>
      <w:r>
        <w:br w:type="page"/>
      </w:r>
      <w:bookmarkStart w:id="618" w:name="_Toc404097935"/>
      <w:bookmarkStart w:id="619" w:name="_Toc411524655"/>
      <w:r w:rsidR="006A0EA2">
        <w:lastRenderedPageBreak/>
        <w:t>Concessions SOP</w:t>
      </w:r>
      <w:bookmarkEnd w:id="618"/>
      <w:bookmarkEnd w:id="619"/>
    </w:p>
    <w:p w:rsidR="006A0EA2" w:rsidRDefault="006A0EA2" w:rsidP="006A0EA2">
      <w:pPr>
        <w:pStyle w:val="NoSpacing"/>
      </w:pPr>
    </w:p>
    <w:p w:rsidR="006A0EA2" w:rsidRDefault="006A0EA2" w:rsidP="006A0EA2">
      <w:r>
        <w:t xml:space="preserve">There is to be at least 3 people working the concessions at all times. These 3+ people will consist of at least 1 Gaming Club member and 2+ other people (possible from another organization). </w:t>
      </w:r>
    </w:p>
    <w:p w:rsidR="006A0EA2" w:rsidRDefault="006A0EA2" w:rsidP="006B4BB6">
      <w:pPr>
        <w:pStyle w:val="Heading3"/>
      </w:pPr>
      <w:bookmarkStart w:id="620" w:name="_Toc404097936"/>
      <w:bookmarkStart w:id="621" w:name="_Toc411524656"/>
      <w:r>
        <w:t xml:space="preserve">Tab </w:t>
      </w:r>
      <w:r w:rsidRPr="00766CA0">
        <w:rPr>
          <w:rStyle w:val="Heading2Char"/>
        </w:rPr>
        <w:t>S</w:t>
      </w:r>
      <w:r>
        <w:t>heets</w:t>
      </w:r>
      <w:bookmarkEnd w:id="620"/>
      <w:bookmarkEnd w:id="621"/>
    </w:p>
    <w:p w:rsidR="006A0EA2" w:rsidRDefault="006A0EA2" w:rsidP="006A0EA2">
      <w:pPr>
        <w:pStyle w:val="NoSpacing"/>
      </w:pPr>
      <w:r>
        <w:t xml:space="preserve">Tab sheets are only allowed to </w:t>
      </w:r>
      <w:r w:rsidR="001C642A">
        <w:t>be made for DSU G</w:t>
      </w:r>
      <w:r>
        <w:t xml:space="preserve">aming </w:t>
      </w:r>
      <w:r w:rsidR="001C642A">
        <w:t>C</w:t>
      </w:r>
      <w:r>
        <w:t>lub members running events/working the con</w:t>
      </w:r>
      <w:r w:rsidR="001C642A">
        <w:t>vention</w:t>
      </w:r>
      <w:r>
        <w:t>, special guests (</w:t>
      </w:r>
      <w:r w:rsidR="001C642A">
        <w:t xml:space="preserve">e.g. </w:t>
      </w:r>
      <w:r>
        <w:t xml:space="preserve">guest speakers, vendors, </w:t>
      </w:r>
      <w:proofErr w:type="spellStart"/>
      <w:r>
        <w:t>etc</w:t>
      </w:r>
      <w:proofErr w:type="spellEnd"/>
      <w:r>
        <w:t>…)</w:t>
      </w:r>
      <w:r w:rsidR="001C642A">
        <w:t>, Lifetime DSU Gaming Club members</w:t>
      </w:r>
      <w:r>
        <w:t>, and</w:t>
      </w:r>
      <w:r w:rsidR="001C642A">
        <w:t xml:space="preserve"> any additional</w:t>
      </w:r>
      <w:r>
        <w:t xml:space="preserve"> people </w:t>
      </w:r>
      <w:r w:rsidR="001C642A">
        <w:t>allowed by the DSU Gaming Club advisor.</w:t>
      </w:r>
    </w:p>
    <w:p w:rsidR="006A0EA2" w:rsidRDefault="006A0EA2" w:rsidP="006A0EA2">
      <w:pPr>
        <w:pStyle w:val="NoSpacing"/>
      </w:pPr>
    </w:p>
    <w:p w:rsidR="006A0EA2" w:rsidRDefault="006A0EA2" w:rsidP="006A0EA2">
      <w:pPr>
        <w:pStyle w:val="NoSpacing"/>
      </w:pPr>
      <w:r>
        <w:t>Tabs are to be written in by the concessions people</w:t>
      </w:r>
      <w:r w:rsidR="001C642A">
        <w:t xml:space="preserve"> only –</w:t>
      </w:r>
      <w:r>
        <w:t xml:space="preserve"> not the person making the order. </w:t>
      </w:r>
    </w:p>
    <w:p w:rsidR="006A0EA2" w:rsidRDefault="006A0EA2" w:rsidP="006A0EA2">
      <w:pPr>
        <w:pStyle w:val="NoSpacing"/>
      </w:pPr>
    </w:p>
    <w:p w:rsidR="006A0EA2" w:rsidRDefault="001C642A" w:rsidP="006A0EA2">
      <w:pPr>
        <w:pStyle w:val="NoSpacing"/>
      </w:pPr>
      <w:r>
        <w:t>Non DSU Gaming Club member t</w:t>
      </w:r>
      <w:r w:rsidR="006A0EA2">
        <w:t xml:space="preserve">abs are to be paid by the final day of </w:t>
      </w:r>
      <w:proofErr w:type="spellStart"/>
      <w:r w:rsidR="006A0EA2">
        <w:t>Nanocon</w:t>
      </w:r>
      <w:proofErr w:type="spellEnd"/>
      <w:r>
        <w:t>. DSU Gaming Club members may make other arrangements to pay their tabs.</w:t>
      </w:r>
    </w:p>
    <w:p w:rsidR="006A0EA2" w:rsidRDefault="006A0EA2" w:rsidP="006A0EA2">
      <w:pPr>
        <w:pStyle w:val="NoSpacing"/>
      </w:pPr>
    </w:p>
    <w:p w:rsidR="006A0EA2" w:rsidRDefault="006A0EA2" w:rsidP="006B4BB6">
      <w:pPr>
        <w:pStyle w:val="Heading3"/>
      </w:pPr>
      <w:bookmarkStart w:id="622" w:name="_Toc404097937"/>
      <w:bookmarkStart w:id="623" w:name="_Toc411524657"/>
      <w:r>
        <w:t>Safe Drops</w:t>
      </w:r>
      <w:bookmarkEnd w:id="622"/>
      <w:bookmarkEnd w:id="623"/>
    </w:p>
    <w:p w:rsidR="001C642A" w:rsidRDefault="006A0EA2" w:rsidP="006A0EA2">
      <w:pPr>
        <w:pStyle w:val="NoSpacing"/>
      </w:pPr>
      <w:r>
        <w:t>Safe drops are</w:t>
      </w:r>
      <w:r w:rsidR="001C642A">
        <w:t xml:space="preserve"> to be made regular</w:t>
      </w:r>
      <w:r w:rsidR="001D6D11">
        <w:t>ly throughout the convention using the</w:t>
      </w:r>
      <w:r w:rsidR="001C642A">
        <w:t xml:space="preserve"> following schedule:</w:t>
      </w:r>
    </w:p>
    <w:p w:rsidR="006A0EA2" w:rsidRDefault="001C642A" w:rsidP="001C642A">
      <w:pPr>
        <w:pStyle w:val="NoSpacing"/>
        <w:numPr>
          <w:ilvl w:val="0"/>
          <w:numId w:val="8"/>
        </w:numPr>
      </w:pPr>
      <w:r>
        <w:t>Friday after dinner</w:t>
      </w:r>
    </w:p>
    <w:p w:rsidR="001C642A" w:rsidRDefault="001C642A" w:rsidP="001C642A">
      <w:pPr>
        <w:pStyle w:val="NoSpacing"/>
        <w:numPr>
          <w:ilvl w:val="0"/>
          <w:numId w:val="8"/>
        </w:numPr>
      </w:pPr>
      <w:r>
        <w:t>Friday at close</w:t>
      </w:r>
    </w:p>
    <w:p w:rsidR="001C642A" w:rsidRDefault="001C642A" w:rsidP="001C642A">
      <w:pPr>
        <w:pStyle w:val="NoSpacing"/>
        <w:numPr>
          <w:ilvl w:val="0"/>
          <w:numId w:val="8"/>
        </w:numPr>
      </w:pPr>
      <w:r>
        <w:t>Saturday after lunch</w:t>
      </w:r>
    </w:p>
    <w:p w:rsidR="001C642A" w:rsidRDefault="001C642A" w:rsidP="001C642A">
      <w:pPr>
        <w:pStyle w:val="NoSpacing"/>
        <w:numPr>
          <w:ilvl w:val="0"/>
          <w:numId w:val="8"/>
        </w:numPr>
      </w:pPr>
      <w:r>
        <w:t>Saturday after dinner</w:t>
      </w:r>
    </w:p>
    <w:p w:rsidR="001C642A" w:rsidRDefault="001C642A" w:rsidP="001C642A">
      <w:pPr>
        <w:pStyle w:val="NoSpacing"/>
        <w:numPr>
          <w:ilvl w:val="0"/>
          <w:numId w:val="8"/>
        </w:numPr>
      </w:pPr>
      <w:r>
        <w:t>Saturday at close</w:t>
      </w:r>
    </w:p>
    <w:p w:rsidR="001C642A" w:rsidRDefault="001C642A" w:rsidP="001C642A">
      <w:pPr>
        <w:pStyle w:val="NoSpacing"/>
        <w:numPr>
          <w:ilvl w:val="0"/>
          <w:numId w:val="8"/>
        </w:numPr>
      </w:pPr>
      <w:r>
        <w:t>Sunday after lunch</w:t>
      </w:r>
    </w:p>
    <w:p w:rsidR="001C642A" w:rsidRDefault="001C642A" w:rsidP="001C642A">
      <w:pPr>
        <w:pStyle w:val="NoSpacing"/>
        <w:numPr>
          <w:ilvl w:val="0"/>
          <w:numId w:val="8"/>
        </w:numPr>
      </w:pPr>
      <w:r>
        <w:t>Sunday after dinner</w:t>
      </w:r>
    </w:p>
    <w:p w:rsidR="001C642A" w:rsidRDefault="001C642A" w:rsidP="001C642A">
      <w:pPr>
        <w:pStyle w:val="NoSpacing"/>
        <w:numPr>
          <w:ilvl w:val="0"/>
          <w:numId w:val="8"/>
        </w:numPr>
      </w:pPr>
      <w:r>
        <w:t>Sunday at close</w:t>
      </w:r>
    </w:p>
    <w:p w:rsidR="006A0EA2" w:rsidRDefault="006A0EA2" w:rsidP="006A0EA2">
      <w:pPr>
        <w:pStyle w:val="NoSpacing"/>
      </w:pPr>
    </w:p>
    <w:p w:rsidR="006A0EA2" w:rsidRDefault="000E4B17" w:rsidP="006B4BB6">
      <w:pPr>
        <w:pStyle w:val="Heading3"/>
        <w:rPr>
          <w:b/>
        </w:rPr>
      </w:pPr>
      <w:r>
        <w:br w:type="column"/>
      </w:r>
      <w:bookmarkStart w:id="624" w:name="_Toc404097938"/>
      <w:bookmarkStart w:id="625" w:name="_Toc411524658"/>
      <w:r w:rsidR="006A0EA2">
        <w:lastRenderedPageBreak/>
        <w:t>Setup</w:t>
      </w:r>
      <w:bookmarkEnd w:id="624"/>
      <w:bookmarkEnd w:id="625"/>
    </w:p>
    <w:p w:rsidR="006A0EA2" w:rsidRDefault="006A0EA2" w:rsidP="006B4BB6">
      <w:pPr>
        <w:pStyle w:val="Heading4"/>
        <w:ind w:left="720"/>
      </w:pPr>
      <w:r>
        <w:t xml:space="preserve">Initial </w:t>
      </w:r>
    </w:p>
    <w:p w:rsidR="006A0EA2" w:rsidRDefault="006A0EA2" w:rsidP="006A0EA2">
      <w:pPr>
        <w:pStyle w:val="NoSpacing"/>
        <w:numPr>
          <w:ilvl w:val="1"/>
          <w:numId w:val="5"/>
        </w:numPr>
        <w:rPr>
          <w:b/>
        </w:rPr>
      </w:pPr>
      <w:r>
        <w:t xml:space="preserve">Extra buns, cups, bowls, </w:t>
      </w:r>
      <w:proofErr w:type="spellStart"/>
      <w:r>
        <w:t>etc</w:t>
      </w:r>
      <w:proofErr w:type="spellEnd"/>
      <w:r>
        <w:t>…. are placed in the cupboards and are brought out as needed.</w:t>
      </w:r>
    </w:p>
    <w:p w:rsidR="006A0EA2" w:rsidRDefault="006A0EA2" w:rsidP="006A0EA2">
      <w:pPr>
        <w:pStyle w:val="NoSpacing"/>
        <w:numPr>
          <w:ilvl w:val="1"/>
          <w:numId w:val="5"/>
        </w:numPr>
        <w:rPr>
          <w:b/>
        </w:rPr>
      </w:pPr>
      <w:r>
        <w:t xml:space="preserve">Place the pizza ovens, crockpots, </w:t>
      </w:r>
      <w:proofErr w:type="spellStart"/>
      <w:r>
        <w:t>etc</w:t>
      </w:r>
      <w:proofErr w:type="spellEnd"/>
      <w:r>
        <w:t>…. in their proper places that will be determined based on availability.</w:t>
      </w:r>
    </w:p>
    <w:p w:rsidR="006A0EA2" w:rsidRDefault="006A0EA2" w:rsidP="006A0EA2">
      <w:pPr>
        <w:pStyle w:val="NoSpacing"/>
        <w:numPr>
          <w:ilvl w:val="1"/>
          <w:numId w:val="5"/>
        </w:numPr>
        <w:rPr>
          <w:b/>
        </w:rPr>
      </w:pPr>
      <w:r>
        <w:t>Fill cooler with pop, milk, juice, and water.</w:t>
      </w:r>
    </w:p>
    <w:p w:rsidR="006A0EA2" w:rsidRDefault="006A0EA2" w:rsidP="006A0EA2">
      <w:pPr>
        <w:pStyle w:val="NoSpacing"/>
        <w:numPr>
          <w:ilvl w:val="1"/>
          <w:numId w:val="5"/>
        </w:numPr>
        <w:rPr>
          <w:b/>
        </w:rPr>
      </w:pPr>
      <w:r>
        <w:t>Fill freezers with pizza.</w:t>
      </w:r>
    </w:p>
    <w:p w:rsidR="006A0EA2" w:rsidRDefault="006A0EA2" w:rsidP="006A0EA2">
      <w:pPr>
        <w:pStyle w:val="NoSpacing"/>
        <w:numPr>
          <w:ilvl w:val="1"/>
          <w:numId w:val="5"/>
        </w:numPr>
        <w:rPr>
          <w:b/>
        </w:rPr>
      </w:pPr>
      <w:r>
        <w:t>Place extra hotdogs and other necessary cold items in the fridge.</w:t>
      </w:r>
    </w:p>
    <w:p w:rsidR="006A0EA2" w:rsidRDefault="006A0EA2" w:rsidP="006A0EA2">
      <w:pPr>
        <w:pStyle w:val="NoSpacing"/>
        <w:ind w:left="1110"/>
        <w:rPr>
          <w:b/>
        </w:rPr>
      </w:pPr>
    </w:p>
    <w:p w:rsidR="006A0EA2" w:rsidRDefault="006A0EA2" w:rsidP="006B4BB6">
      <w:pPr>
        <w:pStyle w:val="Heading4"/>
        <w:ind w:left="720"/>
      </w:pPr>
      <w:r>
        <w:t>Morning</w:t>
      </w:r>
    </w:p>
    <w:p w:rsidR="006A0EA2" w:rsidRDefault="006A0EA2" w:rsidP="006A0EA2">
      <w:pPr>
        <w:pStyle w:val="NoSpacing"/>
        <w:numPr>
          <w:ilvl w:val="1"/>
          <w:numId w:val="5"/>
        </w:numPr>
        <w:rPr>
          <w:b/>
        </w:rPr>
      </w:pPr>
      <w:r>
        <w:t>Begin heating chili</w:t>
      </w:r>
      <w:r>
        <w:rPr>
          <w:b/>
        </w:rPr>
        <w:t xml:space="preserve"> </w:t>
      </w:r>
      <w:r>
        <w:t>and hotdogs.</w:t>
      </w:r>
    </w:p>
    <w:p w:rsidR="006A0EA2" w:rsidRDefault="006A0EA2" w:rsidP="006A0EA2">
      <w:pPr>
        <w:pStyle w:val="NoSpacing"/>
        <w:numPr>
          <w:ilvl w:val="1"/>
          <w:numId w:val="5"/>
        </w:numPr>
        <w:rPr>
          <w:b/>
        </w:rPr>
      </w:pPr>
      <w:r>
        <w:t>Brew coffee</w:t>
      </w:r>
    </w:p>
    <w:p w:rsidR="006A0EA2" w:rsidRDefault="006A0EA2" w:rsidP="006A0EA2">
      <w:pPr>
        <w:pStyle w:val="NoSpacing"/>
        <w:numPr>
          <w:ilvl w:val="1"/>
          <w:numId w:val="5"/>
        </w:numPr>
        <w:rPr>
          <w:b/>
        </w:rPr>
      </w:pPr>
      <w:r>
        <w:t>Clean anything not cleaned the night before</w:t>
      </w:r>
    </w:p>
    <w:p w:rsidR="006A0EA2" w:rsidRDefault="006A0EA2" w:rsidP="006A0EA2">
      <w:pPr>
        <w:pStyle w:val="NoSpacing"/>
        <w:numPr>
          <w:ilvl w:val="1"/>
          <w:numId w:val="5"/>
        </w:numPr>
        <w:rPr>
          <w:b/>
        </w:rPr>
      </w:pPr>
      <w:r>
        <w:t>Inventory Pizza and alter menu as needed.</w:t>
      </w:r>
    </w:p>
    <w:p w:rsidR="00F32571" w:rsidRDefault="00F32571">
      <w:pPr>
        <w:rPr>
          <w:rFonts w:asciiTheme="majorHAnsi" w:eastAsiaTheme="majorEastAsia" w:hAnsiTheme="majorHAnsi" w:cstheme="majorBidi"/>
          <w:color w:val="365F91" w:themeColor="accent1" w:themeShade="BF"/>
          <w:sz w:val="32"/>
          <w:szCs w:val="32"/>
        </w:rPr>
      </w:pPr>
      <w:r>
        <w:br w:type="page"/>
      </w:r>
    </w:p>
    <w:p w:rsidR="006A0EA2" w:rsidRDefault="006A0EA2" w:rsidP="006B4BB6">
      <w:pPr>
        <w:pStyle w:val="Heading2"/>
        <w:rPr>
          <w:b/>
        </w:rPr>
      </w:pPr>
      <w:bookmarkStart w:id="626" w:name="_Toc404097939"/>
      <w:bookmarkStart w:id="627" w:name="_Toc411524659"/>
      <w:r>
        <w:lastRenderedPageBreak/>
        <w:t>Pizza</w:t>
      </w:r>
      <w:bookmarkEnd w:id="626"/>
      <w:bookmarkEnd w:id="627"/>
    </w:p>
    <w:p w:rsidR="006A0EA2" w:rsidRDefault="006A0EA2" w:rsidP="006A0EA2">
      <w:pPr>
        <w:pStyle w:val="NoSpacing"/>
      </w:pPr>
      <w:r>
        <w:t xml:space="preserve">Each pizza is to be prepared as ordered. Once someone places an order for a pizza rip a standard playing card in half, give the customer one of the halves, and write the kind of pizza on the other half. Then give the half that you kept to the person in the kitchen. When the pizza is done, the card is to be called out so the pizza can be picked up. </w:t>
      </w:r>
    </w:p>
    <w:p w:rsidR="006A0EA2" w:rsidRDefault="006A0EA2" w:rsidP="006A0EA2">
      <w:pPr>
        <w:pStyle w:val="NoSpacing"/>
      </w:pPr>
    </w:p>
    <w:p w:rsidR="006A0EA2" w:rsidRDefault="006A0EA2" w:rsidP="006A0EA2">
      <w:pPr>
        <w:pStyle w:val="NoSpacing"/>
        <w:rPr>
          <w:i/>
        </w:rPr>
      </w:pPr>
      <w:r>
        <w:rPr>
          <w:i/>
        </w:rPr>
        <w:t xml:space="preserve">Example: Seth orders a pepperoni pizza. I then grab a playing card and rip it in half. I give one half of this card (we will call it the 3 of clubs) and give it to Seth. I then write pepperoni on the other half and bring it into the kitchen to be cooked. Once it is done I call out </w:t>
      </w:r>
      <w:proofErr w:type="gramStart"/>
      <w:r>
        <w:rPr>
          <w:i/>
        </w:rPr>
        <w:t>“ 3</w:t>
      </w:r>
      <w:proofErr w:type="gramEnd"/>
      <w:r>
        <w:rPr>
          <w:i/>
        </w:rPr>
        <w:t xml:space="preserve"> of Clubs your pizza is ready” so that Seth knows his pizza is finished.</w:t>
      </w:r>
    </w:p>
    <w:p w:rsidR="006A0EA2" w:rsidRDefault="006A0EA2" w:rsidP="006A0EA2">
      <w:pPr>
        <w:pStyle w:val="NoSpacing"/>
        <w:rPr>
          <w:i/>
        </w:rPr>
      </w:pPr>
    </w:p>
    <w:p w:rsidR="006A0EA2" w:rsidRDefault="006A0EA2" w:rsidP="006A0EA2">
      <w:pPr>
        <w:pStyle w:val="NoSpacing"/>
      </w:pPr>
      <w:r>
        <w:t>Reminder: Only one deck of playing cards is to be used at a time. This will prevent confusion and possible overlay of the same card.</w:t>
      </w:r>
      <w:r w:rsidR="00EE61FD">
        <w:t xml:space="preserve"> DO NOT GIVE THEM THE FOOD WITHOUT THE PLAYING CARD.</w:t>
      </w:r>
    </w:p>
    <w:p w:rsidR="006A0EA2" w:rsidRDefault="006A0EA2" w:rsidP="006A0EA2">
      <w:pPr>
        <w:pStyle w:val="NoSpacing"/>
      </w:pPr>
    </w:p>
    <w:p w:rsidR="006A0EA2" w:rsidRDefault="006A0EA2" w:rsidP="006B4BB6">
      <w:pPr>
        <w:pStyle w:val="Heading2"/>
        <w:rPr>
          <w:b/>
        </w:rPr>
      </w:pPr>
      <w:bookmarkStart w:id="628" w:name="_Toc404097940"/>
      <w:bookmarkStart w:id="629" w:name="_Toc411524660"/>
      <w:r>
        <w:t>Checks</w:t>
      </w:r>
      <w:bookmarkEnd w:id="628"/>
      <w:bookmarkEnd w:id="629"/>
    </w:p>
    <w:p w:rsidR="006A0EA2" w:rsidRDefault="006A0EA2" w:rsidP="006A0EA2">
      <w:pPr>
        <w:pStyle w:val="NoSpacing"/>
      </w:pPr>
      <w:r>
        <w:t>Checks are to be made out to DSU Gaming Club.</w:t>
      </w:r>
    </w:p>
    <w:p w:rsidR="000E4B17" w:rsidRDefault="000E4B17" w:rsidP="006A0EA2">
      <w:pPr>
        <w:pStyle w:val="NoSpacing"/>
      </w:pPr>
    </w:p>
    <w:p w:rsidR="000E4B17" w:rsidRDefault="000E4B17" w:rsidP="000E4B17">
      <w:pPr>
        <w:pStyle w:val="Heading2"/>
        <w:rPr>
          <w:b/>
        </w:rPr>
      </w:pPr>
      <w:bookmarkStart w:id="630" w:name="_Toc404097941"/>
      <w:bookmarkStart w:id="631" w:name="_Toc411524661"/>
      <w:r>
        <w:t>Coffee</w:t>
      </w:r>
      <w:bookmarkEnd w:id="630"/>
      <w:bookmarkEnd w:id="631"/>
      <w:r>
        <w:t xml:space="preserve"> </w:t>
      </w:r>
    </w:p>
    <w:p w:rsidR="000E4B17" w:rsidRDefault="000E4B17" w:rsidP="000E4B17">
      <w:pPr>
        <w:pStyle w:val="NoSpacing"/>
      </w:pPr>
      <w:r>
        <w:t>Coffee is placed on the front counter near the wall with cups nearby. Guests are allowed to get their own coffee as they desire.</w:t>
      </w:r>
    </w:p>
    <w:p w:rsidR="006A0EA2" w:rsidRDefault="006A0EA2" w:rsidP="006A0EA2">
      <w:pPr>
        <w:pStyle w:val="NoSpacing"/>
        <w:rPr>
          <w:b/>
        </w:rPr>
      </w:pPr>
    </w:p>
    <w:p w:rsidR="006A0EA2" w:rsidRDefault="000E4B17" w:rsidP="00766CA0">
      <w:pPr>
        <w:pStyle w:val="Heading2"/>
      </w:pPr>
      <w:r>
        <w:br w:type="column"/>
      </w:r>
      <w:bookmarkStart w:id="632" w:name="_Toc404097942"/>
      <w:bookmarkStart w:id="633" w:name="_Toc411524662"/>
      <w:r w:rsidR="006A0EA2">
        <w:lastRenderedPageBreak/>
        <w:t>Cleaning</w:t>
      </w:r>
      <w:bookmarkEnd w:id="632"/>
      <w:bookmarkEnd w:id="633"/>
    </w:p>
    <w:p w:rsidR="006A0EA2" w:rsidRDefault="006A0EA2" w:rsidP="006A0EA2">
      <w:pPr>
        <w:pStyle w:val="NoSpacing"/>
        <w:numPr>
          <w:ilvl w:val="0"/>
          <w:numId w:val="7"/>
        </w:numPr>
      </w:pPr>
      <w:r>
        <w:t xml:space="preserve">Utensils, </w:t>
      </w:r>
      <w:proofErr w:type="spellStart"/>
      <w:r>
        <w:t>etc</w:t>
      </w:r>
      <w:proofErr w:type="spellEnd"/>
      <w:r>
        <w:t>…</w:t>
      </w:r>
    </w:p>
    <w:p w:rsidR="006A0EA2" w:rsidRDefault="006A0EA2" w:rsidP="006A0EA2">
      <w:pPr>
        <w:pStyle w:val="NoSpacing"/>
        <w:numPr>
          <w:ilvl w:val="1"/>
          <w:numId w:val="7"/>
        </w:numPr>
      </w:pPr>
      <w:r>
        <w:t xml:space="preserve">The utensils used </w:t>
      </w:r>
      <w:proofErr w:type="gramStart"/>
      <w:r>
        <w:t>( such</w:t>
      </w:r>
      <w:proofErr w:type="gramEnd"/>
      <w:r>
        <w:t xml:space="preserve"> as pizza cutter, ladle for chili, </w:t>
      </w:r>
      <w:proofErr w:type="spellStart"/>
      <w:r>
        <w:t>etc</w:t>
      </w:r>
      <w:proofErr w:type="spellEnd"/>
      <w:r>
        <w:t>…..) are to be cleaned throughout the day during quieter moments and at the very end of the night.</w:t>
      </w:r>
    </w:p>
    <w:p w:rsidR="006A0EA2" w:rsidRDefault="006A0EA2" w:rsidP="006A0EA2">
      <w:pPr>
        <w:pStyle w:val="NoSpacing"/>
        <w:numPr>
          <w:ilvl w:val="1"/>
          <w:numId w:val="7"/>
        </w:numPr>
      </w:pPr>
      <w:r>
        <w:t>By cleaning throughout the day it keeps the mess in the kitchen to a minimum.</w:t>
      </w:r>
    </w:p>
    <w:p w:rsidR="006A0EA2" w:rsidRDefault="006A0EA2" w:rsidP="006A0EA2">
      <w:pPr>
        <w:pStyle w:val="NoSpacing"/>
        <w:numPr>
          <w:ilvl w:val="0"/>
          <w:numId w:val="7"/>
        </w:numPr>
      </w:pPr>
      <w:r>
        <w:t>Crockpots</w:t>
      </w:r>
    </w:p>
    <w:p w:rsidR="006A0EA2" w:rsidRDefault="006A0EA2" w:rsidP="006A0EA2">
      <w:pPr>
        <w:pStyle w:val="NoSpacing"/>
        <w:numPr>
          <w:ilvl w:val="1"/>
          <w:numId w:val="7"/>
        </w:numPr>
      </w:pPr>
      <w:r>
        <w:t xml:space="preserve">The crockpots for chili and hotdogs are to be cleaned out at the end of the day. </w:t>
      </w:r>
    </w:p>
    <w:p w:rsidR="006A0EA2" w:rsidRDefault="006A0EA2" w:rsidP="006A0EA2">
      <w:pPr>
        <w:pStyle w:val="NoSpacing"/>
        <w:numPr>
          <w:ilvl w:val="0"/>
          <w:numId w:val="7"/>
        </w:numPr>
      </w:pPr>
      <w:r>
        <w:t>General Kitchen Area/ Front Counter Area</w:t>
      </w:r>
    </w:p>
    <w:p w:rsidR="006A0EA2" w:rsidRDefault="006A0EA2" w:rsidP="006A0EA2">
      <w:pPr>
        <w:pStyle w:val="NoSpacing"/>
        <w:numPr>
          <w:ilvl w:val="1"/>
          <w:numId w:val="7"/>
        </w:numPr>
      </w:pPr>
      <w:r>
        <w:t>Clean these throughout the day and straighten and wipe down at the end of the night.</w:t>
      </w:r>
    </w:p>
    <w:p w:rsidR="001D6D11" w:rsidRDefault="001D6D11" w:rsidP="001D6D11">
      <w:pPr>
        <w:pStyle w:val="NoSpacing"/>
      </w:pPr>
    </w:p>
    <w:p w:rsidR="00DA7F0A" w:rsidRDefault="00DA7F0A" w:rsidP="00DA7F0A">
      <w:pPr>
        <w:pStyle w:val="NoSpacing"/>
      </w:pPr>
      <w:r>
        <w:br w:type="page"/>
      </w:r>
    </w:p>
    <w:p w:rsidR="00DA7F0A" w:rsidRDefault="004E0937" w:rsidP="00DA7F0A">
      <w:pPr>
        <w:pStyle w:val="Heading1"/>
      </w:pPr>
      <w:bookmarkStart w:id="634" w:name="_Toc404097943"/>
      <w:bookmarkStart w:id="635" w:name="_Toc411524663"/>
      <w:r>
        <w:lastRenderedPageBreak/>
        <w:t>Equipment</w:t>
      </w:r>
      <w:bookmarkEnd w:id="634"/>
      <w:bookmarkEnd w:id="635"/>
    </w:p>
    <w:p w:rsidR="00FC7AE7" w:rsidRDefault="00FC7AE7" w:rsidP="00DA7F0A">
      <w:pPr>
        <w:pStyle w:val="Heading2"/>
      </w:pPr>
      <w:bookmarkStart w:id="636" w:name="_Toc404097944"/>
      <w:bookmarkStart w:id="637" w:name="_Toc411524664"/>
      <w:proofErr w:type="spellStart"/>
      <w:r>
        <w:t>RPGA</w:t>
      </w:r>
      <w:bookmarkEnd w:id="636"/>
      <w:bookmarkEnd w:id="637"/>
      <w:proofErr w:type="spellEnd"/>
    </w:p>
    <w:p w:rsidR="00FC7AE7" w:rsidRDefault="00FC7AE7" w:rsidP="000C55EE">
      <w:pPr>
        <w:pStyle w:val="ListParagraph"/>
        <w:numPr>
          <w:ilvl w:val="0"/>
          <w:numId w:val="3"/>
        </w:numPr>
      </w:pPr>
      <w:r>
        <w:t>Printer</w:t>
      </w:r>
    </w:p>
    <w:p w:rsidR="00FC7AE7" w:rsidRDefault="00FC7AE7" w:rsidP="000C55EE">
      <w:pPr>
        <w:pStyle w:val="ListParagraph"/>
        <w:numPr>
          <w:ilvl w:val="0"/>
          <w:numId w:val="3"/>
        </w:numPr>
      </w:pPr>
      <w:r>
        <w:t>Computer (with character generator)</w:t>
      </w:r>
    </w:p>
    <w:p w:rsidR="00FC7AE7" w:rsidRDefault="00FC7AE7" w:rsidP="000C55EE">
      <w:pPr>
        <w:pStyle w:val="ListParagraph"/>
        <w:numPr>
          <w:ilvl w:val="0"/>
          <w:numId w:val="3"/>
        </w:numPr>
      </w:pPr>
      <w:r>
        <w:t>Flash drive</w:t>
      </w:r>
    </w:p>
    <w:p w:rsidR="00BF1BA1" w:rsidRDefault="00FC7AE7" w:rsidP="00BF1BA1">
      <w:pPr>
        <w:pStyle w:val="ListParagraph"/>
        <w:numPr>
          <w:ilvl w:val="0"/>
          <w:numId w:val="3"/>
        </w:numPr>
        <w:rPr>
          <w:ins w:id="638" w:author="DSU" w:date="2015-11-03T17:42:00Z"/>
        </w:rPr>
      </w:pPr>
      <w:r>
        <w:t>Clock</w:t>
      </w:r>
    </w:p>
    <w:p w:rsidR="00BF1BA1" w:rsidDel="00BF1BA1" w:rsidRDefault="00BF1BA1" w:rsidP="00BF1BA1">
      <w:pPr>
        <w:pStyle w:val="ListParagraph"/>
        <w:numPr>
          <w:ilvl w:val="0"/>
          <w:numId w:val="3"/>
        </w:numPr>
        <w:rPr>
          <w:del w:id="639" w:author="DSU" w:date="2015-11-03T17:42:00Z"/>
          <w:moveTo w:id="640" w:author="DSU" w:date="2015-11-03T17:42:00Z"/>
        </w:rPr>
      </w:pPr>
      <w:moveToRangeStart w:id="641" w:author="DSU" w:date="2015-11-03T17:42:00Z" w:name="move434335898"/>
      <w:moveTo w:id="642" w:author="DSU" w:date="2015-11-03T17:42:00Z">
        <w:r>
          <w:t>Divider</w:t>
        </w:r>
      </w:moveTo>
      <w:ins w:id="643" w:author="DSU" w:date="2015-11-03T17:42:00Z">
        <w:r>
          <w:t>s</w:t>
        </w:r>
      </w:ins>
      <w:moveTo w:id="644" w:author="DSU" w:date="2015-11-03T17:42:00Z">
        <w:del w:id="645" w:author="DSU" w:date="2015-11-03T17:42:00Z">
          <w:r w:rsidDel="00BF1BA1">
            <w:delText>s</w:delText>
          </w:r>
        </w:del>
      </w:moveTo>
    </w:p>
    <w:moveToRangeEnd w:id="641"/>
    <w:p w:rsidR="00FC7AE7" w:rsidRDefault="00FC7AE7" w:rsidP="00BF1BA1">
      <w:pPr>
        <w:pStyle w:val="ListParagraph"/>
        <w:numPr>
          <w:ilvl w:val="0"/>
          <w:numId w:val="3"/>
        </w:numPr>
        <w:pPrChange w:id="646" w:author="DSU" w:date="2015-11-03T17:42:00Z">
          <w:pPr>
            <w:pStyle w:val="ListParagraph"/>
            <w:numPr>
              <w:numId w:val="3"/>
            </w:numPr>
            <w:ind w:hanging="360"/>
          </w:pPr>
        </w:pPrChange>
      </w:pPr>
    </w:p>
    <w:p w:rsidR="00FC7AE7" w:rsidRDefault="00FC7AE7" w:rsidP="000C55EE">
      <w:pPr>
        <w:pStyle w:val="ListParagraph"/>
        <w:numPr>
          <w:ilvl w:val="0"/>
          <w:numId w:val="3"/>
        </w:numPr>
      </w:pPr>
      <w:r>
        <w:t>Binders, binders, binders</w:t>
      </w:r>
    </w:p>
    <w:p w:rsidR="00FC7AE7" w:rsidRDefault="00FC7AE7" w:rsidP="000C55EE">
      <w:pPr>
        <w:pStyle w:val="ListParagraph"/>
        <w:numPr>
          <w:ilvl w:val="0"/>
          <w:numId w:val="3"/>
        </w:numPr>
      </w:pPr>
      <w:r>
        <w:t>Box 'o' dice</w:t>
      </w:r>
    </w:p>
    <w:p w:rsidR="00FC7AE7" w:rsidRDefault="00FC7AE7" w:rsidP="000C55EE">
      <w:pPr>
        <w:pStyle w:val="ListParagraph"/>
        <w:numPr>
          <w:ilvl w:val="0"/>
          <w:numId w:val="3"/>
        </w:numPr>
      </w:pPr>
      <w:r>
        <w:t>Box 'o' pencils</w:t>
      </w:r>
    </w:p>
    <w:p w:rsidR="00FC7AE7" w:rsidRDefault="00FC7AE7" w:rsidP="000C55EE">
      <w:pPr>
        <w:pStyle w:val="ListParagraph"/>
        <w:numPr>
          <w:ilvl w:val="0"/>
          <w:numId w:val="3"/>
        </w:numPr>
      </w:pPr>
      <w:r>
        <w:t>Pencil sharpeners</w:t>
      </w:r>
    </w:p>
    <w:p w:rsidR="00F71F3C" w:rsidRDefault="00F71F3C" w:rsidP="000C55EE">
      <w:pPr>
        <w:pStyle w:val="ListParagraph"/>
        <w:numPr>
          <w:ilvl w:val="0"/>
          <w:numId w:val="3"/>
        </w:numPr>
      </w:pPr>
      <w:r>
        <w:t>Paper towels</w:t>
      </w:r>
    </w:p>
    <w:p w:rsidR="00FC7AE7" w:rsidRDefault="00FC7AE7" w:rsidP="000C55EE">
      <w:pPr>
        <w:pStyle w:val="Heading2"/>
      </w:pPr>
      <w:bookmarkStart w:id="647" w:name="_Toc404097945"/>
      <w:bookmarkStart w:id="648" w:name="_Toc411524665"/>
      <w:r>
        <w:t>Magic</w:t>
      </w:r>
      <w:bookmarkEnd w:id="647"/>
      <w:bookmarkEnd w:id="648"/>
    </w:p>
    <w:p w:rsidR="00FC7AE7" w:rsidRDefault="00FC7AE7" w:rsidP="000C55EE">
      <w:pPr>
        <w:pStyle w:val="ListParagraph"/>
        <w:numPr>
          <w:ilvl w:val="0"/>
          <w:numId w:val="3"/>
        </w:numPr>
      </w:pPr>
      <w:r>
        <w:t>White board</w:t>
      </w:r>
    </w:p>
    <w:p w:rsidR="00FC7AE7" w:rsidRDefault="00FC7AE7" w:rsidP="000C55EE">
      <w:pPr>
        <w:pStyle w:val="ListParagraph"/>
        <w:numPr>
          <w:ilvl w:val="0"/>
          <w:numId w:val="3"/>
        </w:numPr>
      </w:pPr>
      <w:r>
        <w:t>Scotch tape</w:t>
      </w:r>
    </w:p>
    <w:p w:rsidR="00FC7AE7" w:rsidRDefault="00FC7AE7" w:rsidP="000C55EE">
      <w:pPr>
        <w:pStyle w:val="Heading2"/>
      </w:pPr>
      <w:bookmarkStart w:id="649" w:name="_Toc404097946"/>
      <w:bookmarkStart w:id="650" w:name="_Toc411524666"/>
      <w:r>
        <w:t>Video Games</w:t>
      </w:r>
      <w:bookmarkEnd w:id="649"/>
      <w:bookmarkEnd w:id="650"/>
    </w:p>
    <w:p w:rsidR="00FC7AE7" w:rsidRDefault="00FC7AE7" w:rsidP="000C55EE">
      <w:pPr>
        <w:pStyle w:val="ListParagraph"/>
        <w:numPr>
          <w:ilvl w:val="0"/>
          <w:numId w:val="3"/>
        </w:numPr>
      </w:pPr>
      <w:r>
        <w:t>Projectors</w:t>
      </w:r>
    </w:p>
    <w:p w:rsidR="00FC7AE7" w:rsidRDefault="00FC7AE7" w:rsidP="000C55EE">
      <w:pPr>
        <w:pStyle w:val="ListParagraph"/>
        <w:numPr>
          <w:ilvl w:val="0"/>
          <w:numId w:val="3"/>
        </w:numPr>
      </w:pPr>
      <w:r>
        <w:t>Screens</w:t>
      </w:r>
    </w:p>
    <w:p w:rsidR="00FC7AE7" w:rsidDel="00BF1BA1" w:rsidRDefault="00FC7AE7" w:rsidP="000C55EE">
      <w:pPr>
        <w:pStyle w:val="ListParagraph"/>
        <w:numPr>
          <w:ilvl w:val="0"/>
          <w:numId w:val="3"/>
        </w:numPr>
        <w:rPr>
          <w:moveFrom w:id="651" w:author="DSU" w:date="2015-11-03T17:42:00Z"/>
        </w:rPr>
      </w:pPr>
      <w:moveFromRangeStart w:id="652" w:author="DSU" w:date="2015-11-03T17:42:00Z" w:name="move434335898"/>
      <w:moveFrom w:id="653" w:author="DSU" w:date="2015-11-03T17:42:00Z">
        <w:r w:rsidDel="00BF1BA1">
          <w:t>Dividers</w:t>
        </w:r>
      </w:moveFrom>
    </w:p>
    <w:moveFromRangeEnd w:id="652"/>
    <w:p w:rsidR="00F71F3C" w:rsidRDefault="00F71F3C" w:rsidP="000C55EE">
      <w:pPr>
        <w:pStyle w:val="ListParagraph"/>
        <w:numPr>
          <w:ilvl w:val="0"/>
          <w:numId w:val="3"/>
        </w:numPr>
      </w:pPr>
      <w:r>
        <w:t>Power strips</w:t>
      </w:r>
    </w:p>
    <w:p w:rsidR="00F71F3C" w:rsidRDefault="00F71F3C" w:rsidP="000C55EE">
      <w:pPr>
        <w:pStyle w:val="ListParagraph"/>
        <w:numPr>
          <w:ilvl w:val="0"/>
          <w:numId w:val="3"/>
        </w:numPr>
      </w:pPr>
      <w:r>
        <w:t>Extension cords</w:t>
      </w:r>
    </w:p>
    <w:p w:rsidR="00F71F3C" w:rsidRDefault="00F71F3C" w:rsidP="000C55EE">
      <w:pPr>
        <w:pStyle w:val="ListParagraph"/>
        <w:numPr>
          <w:ilvl w:val="0"/>
          <w:numId w:val="3"/>
        </w:numPr>
      </w:pPr>
      <w:r>
        <w:t>Tote box</w:t>
      </w:r>
    </w:p>
    <w:p w:rsidR="00F71F3C" w:rsidRDefault="00F71F3C" w:rsidP="000C55EE">
      <w:pPr>
        <w:pStyle w:val="ListParagraph"/>
        <w:numPr>
          <w:ilvl w:val="0"/>
          <w:numId w:val="3"/>
        </w:numPr>
      </w:pPr>
      <w:r>
        <w:t>Wipes</w:t>
      </w:r>
    </w:p>
    <w:p w:rsidR="00FC7AE7" w:rsidDel="005F3806" w:rsidRDefault="00FC7AE7" w:rsidP="000C55EE">
      <w:pPr>
        <w:pStyle w:val="Heading2"/>
        <w:rPr>
          <w:del w:id="654" w:author="DSU" w:date="2015-10-20T17:18:00Z"/>
        </w:rPr>
      </w:pPr>
      <w:bookmarkStart w:id="655" w:name="_Toc404097947"/>
      <w:bookmarkStart w:id="656" w:name="_Toc411524667"/>
      <w:del w:id="657" w:author="DSU" w:date="2015-10-20T17:18:00Z">
        <w:r w:rsidDel="005F3806">
          <w:delText>SiS</w:delText>
        </w:r>
        <w:bookmarkEnd w:id="655"/>
        <w:bookmarkEnd w:id="656"/>
      </w:del>
    </w:p>
    <w:p w:rsidR="00FC7AE7" w:rsidDel="005F3806" w:rsidRDefault="00FC7AE7" w:rsidP="000C55EE">
      <w:pPr>
        <w:pStyle w:val="ListParagraph"/>
        <w:numPr>
          <w:ilvl w:val="0"/>
          <w:numId w:val="3"/>
        </w:numPr>
        <w:rPr>
          <w:del w:id="658" w:author="DSU" w:date="2015-10-20T17:18:00Z"/>
        </w:rPr>
      </w:pPr>
      <w:del w:id="659" w:author="DSU" w:date="2015-10-20T17:18:00Z">
        <w:r w:rsidDel="005F3806">
          <w:delText>Raffle tickets</w:delText>
        </w:r>
      </w:del>
    </w:p>
    <w:p w:rsidR="00FC7AE7" w:rsidDel="005F3806" w:rsidRDefault="00FC7AE7" w:rsidP="000C55EE">
      <w:pPr>
        <w:pStyle w:val="ListParagraph"/>
        <w:numPr>
          <w:ilvl w:val="0"/>
          <w:numId w:val="3"/>
        </w:numPr>
        <w:rPr>
          <w:del w:id="660" w:author="DSU" w:date="2015-10-20T17:18:00Z"/>
        </w:rPr>
      </w:pPr>
      <w:del w:id="661" w:author="DSU" w:date="2015-10-20T17:18:00Z">
        <w:r w:rsidDel="005F3806">
          <w:delText>Can for raffle Tickets</w:delText>
        </w:r>
      </w:del>
    </w:p>
    <w:p w:rsidR="00FC7AE7" w:rsidRDefault="00FC7AE7" w:rsidP="00C77D7B">
      <w:pPr>
        <w:pStyle w:val="Heading2"/>
      </w:pPr>
      <w:bookmarkStart w:id="662" w:name="_Toc404097948"/>
      <w:bookmarkStart w:id="663" w:name="_Toc411524668"/>
      <w:r>
        <w:t>Reaper</w:t>
      </w:r>
      <w:bookmarkEnd w:id="662"/>
      <w:bookmarkEnd w:id="663"/>
    </w:p>
    <w:p w:rsidR="00FC7AE7" w:rsidRDefault="00FC7AE7" w:rsidP="000C55EE">
      <w:pPr>
        <w:pStyle w:val="ListParagraph"/>
        <w:numPr>
          <w:ilvl w:val="0"/>
          <w:numId w:val="3"/>
        </w:numPr>
      </w:pPr>
      <w:r>
        <w:t>Paper stub</w:t>
      </w:r>
    </w:p>
    <w:p w:rsidR="00FC7AE7" w:rsidRDefault="00FC7AE7" w:rsidP="000C55EE">
      <w:pPr>
        <w:pStyle w:val="ListParagraph"/>
        <w:numPr>
          <w:ilvl w:val="0"/>
          <w:numId w:val="3"/>
        </w:numPr>
      </w:pPr>
      <w:r>
        <w:t>Tape</w:t>
      </w:r>
    </w:p>
    <w:p w:rsidR="00FC7AE7" w:rsidRDefault="00FC7AE7" w:rsidP="000C55EE">
      <w:pPr>
        <w:pStyle w:val="ListParagraph"/>
        <w:numPr>
          <w:ilvl w:val="0"/>
          <w:numId w:val="3"/>
        </w:numPr>
      </w:pPr>
      <w:r>
        <w:t>Contest form tickets</w:t>
      </w:r>
    </w:p>
    <w:p w:rsidR="00F71F3C" w:rsidRDefault="00F71F3C" w:rsidP="000C55EE">
      <w:pPr>
        <w:pStyle w:val="ListParagraph"/>
        <w:numPr>
          <w:ilvl w:val="0"/>
          <w:numId w:val="3"/>
        </w:numPr>
      </w:pPr>
      <w:r>
        <w:t>Minis</w:t>
      </w:r>
    </w:p>
    <w:p w:rsidR="00FC7AE7" w:rsidRDefault="00FC7AE7" w:rsidP="00C77D7B">
      <w:pPr>
        <w:pStyle w:val="Heading2"/>
      </w:pPr>
      <w:bookmarkStart w:id="664" w:name="_Toc404097949"/>
      <w:bookmarkStart w:id="665" w:name="_Toc411524669"/>
      <w:r>
        <w:t>Other - Events</w:t>
      </w:r>
      <w:bookmarkEnd w:id="664"/>
      <w:bookmarkEnd w:id="665"/>
    </w:p>
    <w:p w:rsidR="00FC7AE7" w:rsidRDefault="00FC7AE7" w:rsidP="000C55EE">
      <w:pPr>
        <w:pStyle w:val="ListParagraph"/>
        <w:numPr>
          <w:ilvl w:val="0"/>
          <w:numId w:val="3"/>
        </w:numPr>
      </w:pPr>
      <w:r>
        <w:t>Events tickets</w:t>
      </w:r>
    </w:p>
    <w:p w:rsidR="00FC7AE7" w:rsidRDefault="00FC7AE7" w:rsidP="000C55EE">
      <w:pPr>
        <w:pStyle w:val="ListParagraph"/>
        <w:numPr>
          <w:ilvl w:val="0"/>
          <w:numId w:val="3"/>
        </w:numPr>
      </w:pPr>
      <w:r>
        <w:lastRenderedPageBreak/>
        <w:t>Flash drive with ticket papers</w:t>
      </w:r>
    </w:p>
    <w:p w:rsidR="00FC7AE7" w:rsidRDefault="00FC7AE7" w:rsidP="000C55EE">
      <w:pPr>
        <w:pStyle w:val="ListParagraph"/>
        <w:numPr>
          <w:ilvl w:val="0"/>
          <w:numId w:val="3"/>
        </w:numPr>
      </w:pPr>
      <w:r>
        <w:t>Scratch paper</w:t>
      </w:r>
    </w:p>
    <w:p w:rsidR="00FC7AE7" w:rsidRDefault="00FC7AE7" w:rsidP="000C55EE">
      <w:pPr>
        <w:pStyle w:val="ListParagraph"/>
        <w:numPr>
          <w:ilvl w:val="0"/>
          <w:numId w:val="3"/>
        </w:numPr>
      </w:pPr>
      <w:r>
        <w:t>Regular Printer paper</w:t>
      </w:r>
    </w:p>
    <w:p w:rsidR="00FC7AE7" w:rsidRDefault="00FC7AE7" w:rsidP="00C77D7B">
      <w:pPr>
        <w:pStyle w:val="Heading2"/>
      </w:pPr>
      <w:bookmarkStart w:id="666" w:name="_Toc404097950"/>
      <w:bookmarkStart w:id="667" w:name="_Toc411524670"/>
      <w:r>
        <w:t>Concessions</w:t>
      </w:r>
      <w:bookmarkEnd w:id="666"/>
      <w:bookmarkEnd w:id="667"/>
    </w:p>
    <w:p w:rsidR="00FC7AE7" w:rsidRDefault="00070169" w:rsidP="000C55EE">
      <w:pPr>
        <w:pStyle w:val="ListParagraph"/>
        <w:numPr>
          <w:ilvl w:val="0"/>
          <w:numId w:val="3"/>
        </w:numPr>
      </w:pPr>
      <w:r>
        <w:t>Freezer</w:t>
      </w:r>
    </w:p>
    <w:p w:rsidR="00FC7AE7" w:rsidRDefault="00FC7AE7" w:rsidP="000C55EE">
      <w:pPr>
        <w:pStyle w:val="ListParagraph"/>
        <w:numPr>
          <w:ilvl w:val="0"/>
          <w:numId w:val="3"/>
        </w:numPr>
      </w:pPr>
      <w:r>
        <w:t>Croc Pots</w:t>
      </w:r>
      <w:r w:rsidR="00A3313A">
        <w:t xml:space="preserve"> </w:t>
      </w:r>
      <w:proofErr w:type="spellStart"/>
      <w:r w:rsidR="00A3313A">
        <w:t>x2</w:t>
      </w:r>
      <w:proofErr w:type="spellEnd"/>
    </w:p>
    <w:p w:rsidR="00FC7AE7" w:rsidRDefault="00FC7AE7" w:rsidP="000C55EE">
      <w:pPr>
        <w:pStyle w:val="ListParagraph"/>
        <w:numPr>
          <w:ilvl w:val="0"/>
          <w:numId w:val="3"/>
        </w:numPr>
      </w:pPr>
      <w:r>
        <w:t>Pizza cutters</w:t>
      </w:r>
      <w:r w:rsidR="00A3313A">
        <w:t xml:space="preserve"> </w:t>
      </w:r>
      <w:proofErr w:type="spellStart"/>
      <w:r w:rsidR="00A3313A">
        <w:t>x2</w:t>
      </w:r>
      <w:proofErr w:type="spellEnd"/>
    </w:p>
    <w:p w:rsidR="00FC7AE7" w:rsidRDefault="00FC7AE7" w:rsidP="000C55EE">
      <w:pPr>
        <w:pStyle w:val="ListParagraph"/>
        <w:numPr>
          <w:ilvl w:val="0"/>
          <w:numId w:val="3"/>
        </w:numPr>
      </w:pPr>
      <w:r>
        <w:t>Cleaning supplies</w:t>
      </w:r>
    </w:p>
    <w:p w:rsidR="00FC7AE7" w:rsidRDefault="00FC7AE7" w:rsidP="000C55EE">
      <w:pPr>
        <w:pStyle w:val="ListParagraph"/>
        <w:numPr>
          <w:ilvl w:val="0"/>
          <w:numId w:val="3"/>
        </w:numPr>
      </w:pPr>
      <w:r>
        <w:t>Pizza oven</w:t>
      </w:r>
      <w:r w:rsidR="00A3313A">
        <w:t xml:space="preserve"> </w:t>
      </w:r>
      <w:proofErr w:type="spellStart"/>
      <w:r w:rsidR="00A3313A">
        <w:t>x2</w:t>
      </w:r>
      <w:proofErr w:type="spellEnd"/>
    </w:p>
    <w:p w:rsidR="00FC7AE7" w:rsidRDefault="00761332" w:rsidP="000C55EE">
      <w:pPr>
        <w:pStyle w:val="ListParagraph"/>
        <w:numPr>
          <w:ilvl w:val="0"/>
          <w:numId w:val="3"/>
        </w:numPr>
      </w:pPr>
      <w:r>
        <w:t>Can Opener</w:t>
      </w:r>
    </w:p>
    <w:p w:rsidR="00FC7AE7" w:rsidRDefault="00FC7AE7" w:rsidP="000C55EE">
      <w:pPr>
        <w:pStyle w:val="ListParagraph"/>
        <w:numPr>
          <w:ilvl w:val="0"/>
          <w:numId w:val="3"/>
        </w:numPr>
      </w:pPr>
      <w:r>
        <w:t>Calculator</w:t>
      </w:r>
    </w:p>
    <w:p w:rsidR="00FC7AE7" w:rsidRDefault="00FC7AE7" w:rsidP="000C55EE">
      <w:pPr>
        <w:pStyle w:val="ListParagraph"/>
        <w:numPr>
          <w:ilvl w:val="0"/>
          <w:numId w:val="3"/>
        </w:numPr>
      </w:pPr>
      <w:r>
        <w:t>Pens</w:t>
      </w:r>
    </w:p>
    <w:p w:rsidR="00FC7AE7" w:rsidRDefault="00FC7AE7" w:rsidP="000C55EE">
      <w:pPr>
        <w:pStyle w:val="ListParagraph"/>
        <w:numPr>
          <w:ilvl w:val="0"/>
          <w:numId w:val="3"/>
        </w:numPr>
      </w:pPr>
      <w:r>
        <w:t>Menu</w:t>
      </w:r>
    </w:p>
    <w:p w:rsidR="00FC7AE7" w:rsidRDefault="00FC7AE7" w:rsidP="000C55EE">
      <w:pPr>
        <w:pStyle w:val="ListParagraph"/>
        <w:numPr>
          <w:ilvl w:val="0"/>
          <w:numId w:val="3"/>
        </w:numPr>
      </w:pPr>
      <w:r>
        <w:t>Decks o' cards</w:t>
      </w:r>
    </w:p>
    <w:p w:rsidR="00FC7AE7" w:rsidRDefault="00FC7AE7" w:rsidP="000C55EE">
      <w:pPr>
        <w:pStyle w:val="ListParagraph"/>
        <w:numPr>
          <w:ilvl w:val="0"/>
          <w:numId w:val="3"/>
        </w:numPr>
      </w:pPr>
      <w:r>
        <w:t>Speakers</w:t>
      </w:r>
    </w:p>
    <w:p w:rsidR="00FC7AE7" w:rsidRDefault="00FC7AE7" w:rsidP="000C55EE">
      <w:pPr>
        <w:pStyle w:val="ListParagraph"/>
        <w:numPr>
          <w:ilvl w:val="0"/>
          <w:numId w:val="3"/>
        </w:numPr>
      </w:pPr>
      <w:r>
        <w:t>Microphone</w:t>
      </w:r>
      <w:ins w:id="668" w:author="DSU" w:date="2015-11-03T17:46:00Z">
        <w:r w:rsidR="00BF1BA1">
          <w:t xml:space="preserve"> (From Playhouse)</w:t>
        </w:r>
      </w:ins>
    </w:p>
    <w:p w:rsidR="00761332" w:rsidRDefault="00761332" w:rsidP="000C55EE">
      <w:pPr>
        <w:pStyle w:val="ListParagraph"/>
        <w:numPr>
          <w:ilvl w:val="0"/>
          <w:numId w:val="3"/>
        </w:numPr>
      </w:pPr>
      <w:r>
        <w:t>Binder of tab sheets</w:t>
      </w:r>
    </w:p>
    <w:p w:rsidR="00761332" w:rsidRDefault="00761332" w:rsidP="000C55EE">
      <w:pPr>
        <w:pStyle w:val="ListParagraph"/>
        <w:numPr>
          <w:ilvl w:val="0"/>
          <w:numId w:val="3"/>
        </w:numPr>
      </w:pPr>
      <w:r>
        <w:t>Cash box</w:t>
      </w:r>
      <w:r w:rsidRPr="00761332">
        <w:t xml:space="preserve"> </w:t>
      </w:r>
    </w:p>
    <w:p w:rsidR="00761332" w:rsidRDefault="00761332" w:rsidP="000C55EE">
      <w:pPr>
        <w:pStyle w:val="ListParagraph"/>
        <w:numPr>
          <w:ilvl w:val="0"/>
          <w:numId w:val="3"/>
        </w:numPr>
      </w:pPr>
      <w:r>
        <w:t>Pizza trays/tin foil</w:t>
      </w:r>
      <w:r w:rsidR="00A3313A">
        <w:t xml:space="preserve"> </w:t>
      </w:r>
      <w:proofErr w:type="spellStart"/>
      <w:r w:rsidR="00A3313A">
        <w:t>x3</w:t>
      </w:r>
      <w:proofErr w:type="spellEnd"/>
    </w:p>
    <w:p w:rsidR="00761332" w:rsidRDefault="00761332" w:rsidP="000C55EE">
      <w:pPr>
        <w:pStyle w:val="ListParagraph"/>
        <w:numPr>
          <w:ilvl w:val="0"/>
          <w:numId w:val="3"/>
        </w:numPr>
      </w:pPr>
      <w:r>
        <w:t>Chili serving stuff</w:t>
      </w:r>
    </w:p>
    <w:p w:rsidR="00FC7AE7" w:rsidRDefault="00FC7AE7" w:rsidP="000C55EE">
      <w:pPr>
        <w:pStyle w:val="Heading2"/>
      </w:pPr>
      <w:bookmarkStart w:id="669" w:name="_Toc404097951"/>
      <w:bookmarkStart w:id="670" w:name="_Toc411524671"/>
      <w:r>
        <w:t>Convention Hall</w:t>
      </w:r>
      <w:bookmarkEnd w:id="669"/>
      <w:bookmarkEnd w:id="670"/>
    </w:p>
    <w:p w:rsidR="00FC7AE7" w:rsidRDefault="00FC7AE7" w:rsidP="000C55EE">
      <w:pPr>
        <w:pStyle w:val="ListParagraph"/>
        <w:numPr>
          <w:ilvl w:val="0"/>
          <w:numId w:val="3"/>
        </w:numPr>
      </w:pPr>
      <w:r>
        <w:t>Signage from ceiling/walls</w:t>
      </w:r>
    </w:p>
    <w:p w:rsidR="00FC7AE7" w:rsidRDefault="00FC7AE7" w:rsidP="000C55EE">
      <w:pPr>
        <w:pStyle w:val="ListParagraph"/>
        <w:numPr>
          <w:ilvl w:val="0"/>
          <w:numId w:val="3"/>
        </w:numPr>
      </w:pPr>
      <w:r>
        <w:t>Sharpies</w:t>
      </w:r>
    </w:p>
    <w:p w:rsidR="00FC7AE7" w:rsidRDefault="00FC7AE7" w:rsidP="000C55EE">
      <w:pPr>
        <w:pStyle w:val="ListParagraph"/>
        <w:numPr>
          <w:ilvl w:val="0"/>
          <w:numId w:val="3"/>
        </w:numPr>
      </w:pPr>
      <w:r>
        <w:t>Schedule boards</w:t>
      </w:r>
    </w:p>
    <w:p w:rsidR="00FC7AE7" w:rsidRDefault="00FC7AE7" w:rsidP="000C55EE">
      <w:pPr>
        <w:pStyle w:val="ListParagraph"/>
        <w:numPr>
          <w:ilvl w:val="0"/>
          <w:numId w:val="3"/>
        </w:numPr>
      </w:pPr>
      <w:r>
        <w:t>Front table</w:t>
      </w:r>
    </w:p>
    <w:p w:rsidR="00FC7AE7" w:rsidRDefault="00FC7AE7" w:rsidP="000C55EE">
      <w:pPr>
        <w:pStyle w:val="ListParagraph"/>
        <w:numPr>
          <w:ilvl w:val="0"/>
          <w:numId w:val="3"/>
        </w:numPr>
      </w:pPr>
      <w:r>
        <w:t>Con badges</w:t>
      </w:r>
    </w:p>
    <w:p w:rsidR="00FC7AE7" w:rsidRDefault="00FC7AE7" w:rsidP="000C55EE">
      <w:pPr>
        <w:pStyle w:val="ListParagraph"/>
        <w:numPr>
          <w:ilvl w:val="0"/>
          <w:numId w:val="3"/>
        </w:numPr>
      </w:pPr>
      <w:r>
        <w:t>Garbage Cans</w:t>
      </w:r>
    </w:p>
    <w:p w:rsidR="00FC7AE7" w:rsidRDefault="00FC7AE7" w:rsidP="000C55EE">
      <w:pPr>
        <w:pStyle w:val="ListParagraph"/>
        <w:numPr>
          <w:ilvl w:val="0"/>
          <w:numId w:val="3"/>
        </w:numPr>
      </w:pPr>
      <w:r>
        <w:t>Recycling Bins</w:t>
      </w:r>
      <w:ins w:id="671" w:author="DSU" w:date="2015-11-03T17:48:00Z">
        <w:r w:rsidR="00BF1BA1">
          <w:t xml:space="preserve"> (From TC)</w:t>
        </w:r>
      </w:ins>
    </w:p>
    <w:p w:rsidR="00FC7AE7" w:rsidRDefault="00FC7AE7" w:rsidP="000C55EE">
      <w:pPr>
        <w:pStyle w:val="ListParagraph"/>
        <w:numPr>
          <w:ilvl w:val="0"/>
          <w:numId w:val="3"/>
        </w:numPr>
      </w:pPr>
      <w:r>
        <w:t>Paper Towels</w:t>
      </w:r>
    </w:p>
    <w:p w:rsidR="00FC7AE7" w:rsidRDefault="00FC7AE7" w:rsidP="000C55EE">
      <w:pPr>
        <w:pStyle w:val="ListParagraph"/>
        <w:numPr>
          <w:ilvl w:val="0"/>
          <w:numId w:val="3"/>
        </w:numPr>
      </w:pPr>
      <w:r>
        <w:t>Garbage bags</w:t>
      </w:r>
    </w:p>
    <w:p w:rsidR="0026253F" w:rsidRDefault="00FC7AE7" w:rsidP="000C55EE">
      <w:pPr>
        <w:pStyle w:val="ListParagraph"/>
        <w:numPr>
          <w:ilvl w:val="0"/>
          <w:numId w:val="3"/>
        </w:numPr>
      </w:pPr>
      <w:r>
        <w:t>Post-its</w:t>
      </w:r>
    </w:p>
    <w:p w:rsidR="0043162F" w:rsidRDefault="00BF5B08" w:rsidP="000C55EE">
      <w:pPr>
        <w:pStyle w:val="ListParagraph"/>
        <w:numPr>
          <w:ilvl w:val="0"/>
          <w:numId w:val="3"/>
        </w:numPr>
        <w:sectPr w:rsidR="0043162F" w:rsidSect="00590A02">
          <w:footerReference w:type="first" r:id="rId36"/>
          <w:type w:val="continuous"/>
          <w:pgSz w:w="12240" w:h="15840"/>
          <w:pgMar w:top="1440" w:right="1440" w:bottom="1440" w:left="1440" w:header="720" w:footer="720" w:gutter="0"/>
          <w:cols w:num="2" w:space="720"/>
          <w:docGrid w:linePitch="360"/>
        </w:sectPr>
      </w:pPr>
      <w:proofErr w:type="spellStart"/>
      <w:r>
        <w:t>Frebreeze</w:t>
      </w:r>
      <w:proofErr w:type="spellEnd"/>
    </w:p>
    <w:p w:rsidR="0043162F" w:rsidRDefault="0043162F" w:rsidP="00E210EB">
      <w:pPr>
        <w:sectPr w:rsidR="0043162F" w:rsidSect="00590A02">
          <w:type w:val="continuous"/>
          <w:pgSz w:w="12240" w:h="15840"/>
          <w:pgMar w:top="1440" w:right="1440" w:bottom="1440" w:left="1440" w:header="720" w:footer="720" w:gutter="0"/>
          <w:cols w:space="720"/>
          <w:docGrid w:linePitch="360"/>
        </w:sectPr>
      </w:pPr>
    </w:p>
    <w:p w:rsidR="0026253F" w:rsidRDefault="00BF5B08" w:rsidP="00BF5B08">
      <w:pPr>
        <w:pStyle w:val="Heading1"/>
      </w:pPr>
      <w:bookmarkStart w:id="672" w:name="_Convention_Hall_Layout"/>
      <w:bookmarkEnd w:id="672"/>
      <w:r>
        <w:lastRenderedPageBreak/>
        <w:br w:type="page"/>
      </w:r>
      <w:bookmarkStart w:id="673" w:name="_Toc404097952"/>
      <w:bookmarkStart w:id="674" w:name="_Toc411524672"/>
      <w:r w:rsidR="0026253F">
        <w:lastRenderedPageBreak/>
        <w:t>Convention Hall Layout</w:t>
      </w:r>
      <w:bookmarkEnd w:id="673"/>
      <w:bookmarkEnd w:id="674"/>
    </w:p>
    <w:p w:rsidR="00CE2BFE" w:rsidRPr="00CE2BFE" w:rsidRDefault="00CE2BFE" w:rsidP="00CE2BFE">
      <w:pPr>
        <w:ind w:left="720"/>
      </w:pPr>
      <w:r>
        <w:t>The layout of the convention hall can be found on the next page.</w:t>
      </w:r>
    </w:p>
    <w:p w:rsidR="0026253F" w:rsidRDefault="00382B62" w:rsidP="00382B62">
      <w:pPr>
        <w:pStyle w:val="Heading2"/>
      </w:pPr>
      <w:bookmarkStart w:id="675" w:name="_Toc404097953"/>
      <w:bookmarkStart w:id="676" w:name="_Toc411524673"/>
      <w:r>
        <w:t>Room</w:t>
      </w:r>
      <w:r w:rsidR="00C72549">
        <w:t>s</w:t>
      </w:r>
      <w:bookmarkEnd w:id="675"/>
      <w:bookmarkEnd w:id="676"/>
    </w:p>
    <w:p w:rsidR="00C72549" w:rsidRDefault="00C72549" w:rsidP="00C72549">
      <w:pPr>
        <w:pStyle w:val="Heading3"/>
      </w:pPr>
      <w:bookmarkStart w:id="677" w:name="_Toc404097954"/>
      <w:bookmarkStart w:id="678" w:name="_Toc411524674"/>
      <w:r>
        <w:t>Primary Convention Room</w:t>
      </w:r>
      <w:bookmarkEnd w:id="677"/>
      <w:bookmarkEnd w:id="678"/>
    </w:p>
    <w:p w:rsidR="00C72549" w:rsidRDefault="00C72549" w:rsidP="00C72549">
      <w:pPr>
        <w:ind w:left="720"/>
      </w:pPr>
      <w:r>
        <w:t xml:space="preserve"> This room is around 80 x 80 feet.  This is where most of the events happen.    It is in here that you can find the following: ACME, Hobby Town, </w:t>
      </w:r>
      <w:proofErr w:type="spellStart"/>
      <w:r>
        <w:t>RPGA</w:t>
      </w:r>
      <w:proofErr w:type="spellEnd"/>
      <w:r>
        <w:t xml:space="preserve">, Flash </w:t>
      </w:r>
      <w:proofErr w:type="spellStart"/>
      <w:r>
        <w:t>Bax</w:t>
      </w:r>
      <w:proofErr w:type="spellEnd"/>
      <w:r>
        <w:t>, Silver Gryphon, SIS, Dragon’s Den, Artist’s Corner and table top games.</w:t>
      </w:r>
    </w:p>
    <w:p w:rsidR="00C72549" w:rsidRDefault="00C72549" w:rsidP="00C72549">
      <w:pPr>
        <w:pStyle w:val="Heading3"/>
      </w:pPr>
      <w:bookmarkStart w:id="679" w:name="_Toc404097955"/>
      <w:bookmarkStart w:id="680" w:name="_Toc411524675"/>
      <w:r>
        <w:t>Main Hall</w:t>
      </w:r>
      <w:bookmarkEnd w:id="679"/>
      <w:bookmarkEnd w:id="680"/>
    </w:p>
    <w:p w:rsidR="00C72549" w:rsidRDefault="00C72549" w:rsidP="00C72549">
      <w:pPr>
        <w:ind w:left="720"/>
      </w:pPr>
      <w:r>
        <w:t xml:space="preserve">The main Hall is the high traffic area.  This is where guests get their badges, tickets, order some food, and find the bathroom.  One can get to the bathrooms in this hall.  There must be a sign indicating where the bathrooms are.  Other things that you can do here is take a photo and play console games.  </w:t>
      </w:r>
    </w:p>
    <w:p w:rsidR="00C72549" w:rsidRDefault="00C72549" w:rsidP="00C72549">
      <w:pPr>
        <w:pStyle w:val="Heading3"/>
      </w:pPr>
      <w:bookmarkStart w:id="681" w:name="_Toc404097956"/>
      <w:bookmarkStart w:id="682" w:name="_Toc411524676"/>
      <w:r>
        <w:t>Theatre</w:t>
      </w:r>
      <w:bookmarkEnd w:id="681"/>
      <w:bookmarkEnd w:id="682"/>
    </w:p>
    <w:p w:rsidR="00BF5B08" w:rsidRDefault="00C72549" w:rsidP="00BF5B08">
      <w:pPr>
        <w:ind w:left="720"/>
      </w:pPr>
      <w:r>
        <w:t xml:space="preserve">This is where all our guest speakers go to talk.  The Game Design Majors on campus </w:t>
      </w:r>
      <w:r w:rsidR="00BF5B08">
        <w:t xml:space="preserve">do display their current progress on their games here. </w:t>
      </w:r>
    </w:p>
    <w:p w:rsidR="00BF5B08" w:rsidRDefault="00BF5B08" w:rsidP="00BF5B08">
      <w:pPr>
        <w:pStyle w:val="Heading3"/>
      </w:pPr>
      <w:bookmarkStart w:id="683" w:name="_Toc404097957"/>
      <w:bookmarkStart w:id="684" w:name="_Toc411524677"/>
      <w:r>
        <w:t>Concessions</w:t>
      </w:r>
      <w:bookmarkEnd w:id="683"/>
      <w:bookmarkEnd w:id="684"/>
    </w:p>
    <w:p w:rsidR="00BF5B08" w:rsidRPr="00BF5B08" w:rsidRDefault="00BF5B08" w:rsidP="00BF5B08">
      <w:pPr>
        <w:ind w:left="720"/>
      </w:pPr>
      <w:r>
        <w:t>This is technically part of the Main Hall, but it is distinct enough to separate out.  It is here that we make the pizza’s and sell snack and food items.</w:t>
      </w:r>
    </w:p>
    <w:p w:rsidR="006747FB" w:rsidRDefault="00BF5B08" w:rsidP="006747FB">
      <w:pPr>
        <w:pStyle w:val="Heading2"/>
      </w:pPr>
      <w:bookmarkStart w:id="685" w:name="_Toc404097958"/>
      <w:bookmarkStart w:id="686" w:name="_Toc411524678"/>
      <w:r>
        <w:t>Updating the Layout</w:t>
      </w:r>
      <w:bookmarkEnd w:id="685"/>
      <w:bookmarkEnd w:id="686"/>
    </w:p>
    <w:p w:rsidR="006747FB" w:rsidRPr="006747FB" w:rsidRDefault="006747FB" w:rsidP="006747FB">
      <w:r>
        <w:t xml:space="preserve">The person to contact is the </w:t>
      </w:r>
    </w:p>
    <w:p w:rsidR="00CE2BFE" w:rsidRDefault="00382B62" w:rsidP="00382B62">
      <w:r>
        <w:t xml:space="preserve">Size: </w:t>
      </w:r>
      <w:proofErr w:type="spellStart"/>
      <w:r>
        <w:t>80’x80</w:t>
      </w:r>
      <w:proofErr w:type="spellEnd"/>
      <w:r>
        <w:t>’</w:t>
      </w:r>
    </w:p>
    <w:p w:rsidR="00BC6369" w:rsidRDefault="00BC6369"/>
    <w:p w:rsidR="00EB08AD" w:rsidRDefault="00EB08AD">
      <w:pPr>
        <w:rPr>
          <w:rFonts w:asciiTheme="majorHAnsi" w:eastAsiaTheme="majorEastAsia" w:hAnsiTheme="majorHAnsi" w:cstheme="majorBidi"/>
          <w:color w:val="244061" w:themeColor="accent1" w:themeShade="80"/>
          <w:sz w:val="36"/>
          <w:szCs w:val="36"/>
        </w:rPr>
      </w:pPr>
      <w:r>
        <w:br w:type="page"/>
      </w:r>
    </w:p>
    <w:p w:rsidR="00EB08AD" w:rsidRDefault="00BC6369" w:rsidP="008E37AD">
      <w:pPr>
        <w:pStyle w:val="Heading1"/>
      </w:pPr>
      <w:bookmarkStart w:id="687" w:name="_Toc404097959"/>
      <w:bookmarkStart w:id="688" w:name="_Toc411524679"/>
      <w:r>
        <w:lastRenderedPageBreak/>
        <w:t>Maps</w:t>
      </w:r>
      <w:bookmarkEnd w:id="687"/>
      <w:bookmarkEnd w:id="688"/>
    </w:p>
    <w:p w:rsidR="00BC6369" w:rsidRDefault="00BC6369">
      <w:pPr>
        <w:pStyle w:val="Heading2"/>
      </w:pPr>
      <w:bookmarkStart w:id="689" w:name="_Toc404097960"/>
      <w:bookmarkStart w:id="690" w:name="_Toc411524680"/>
      <w:r>
        <w:t>Main Lobby</w:t>
      </w:r>
      <w:bookmarkEnd w:id="689"/>
      <w:bookmarkEnd w:id="690"/>
    </w:p>
    <w:p w:rsidR="00CE2BFE" w:rsidRDefault="00792A60">
      <w:r>
        <w:object w:dxaOrig="15240" w:dyaOrig="18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05pt;height:597.3pt" o:ole="">
            <v:imagedata r:id="rId37" o:title=""/>
          </v:shape>
          <o:OLEObject Type="Embed" ProgID="Visio.Drawing.15" ShapeID="_x0000_i1025" DrawAspect="Content" ObjectID="_1508101791" r:id="rId38"/>
        </w:object>
      </w:r>
      <w:r w:rsidR="00CE2BFE">
        <w:br w:type="page"/>
      </w:r>
    </w:p>
    <w:p w:rsidR="00BC6369" w:rsidRDefault="00BC6369" w:rsidP="00BC6369">
      <w:pPr>
        <w:pStyle w:val="Heading2"/>
      </w:pPr>
      <w:bookmarkStart w:id="691" w:name="_Toc404097961"/>
      <w:bookmarkStart w:id="692" w:name="_Toc411524681"/>
      <w:r>
        <w:lastRenderedPageBreak/>
        <w:t>Main Hall &amp; Theatre</w:t>
      </w:r>
      <w:bookmarkEnd w:id="691"/>
      <w:bookmarkEnd w:id="692"/>
    </w:p>
    <w:p w:rsidR="008E37AD" w:rsidRPr="008E37AD" w:rsidRDefault="008E37AD" w:rsidP="008E37AD"/>
    <w:p w:rsidR="00956822" w:rsidRDefault="00F47F0E">
      <w:pPr>
        <w:rPr>
          <w:rFonts w:asciiTheme="majorHAnsi" w:eastAsiaTheme="majorEastAsia" w:hAnsiTheme="majorHAnsi" w:cstheme="majorBidi"/>
          <w:color w:val="244061" w:themeColor="accent1" w:themeShade="80"/>
          <w:sz w:val="36"/>
          <w:szCs w:val="36"/>
        </w:rPr>
      </w:pPr>
      <w:r>
        <w:fldChar w:fldCharType="begin"/>
      </w:r>
      <w:r>
        <w:instrText xml:space="preserve"> LINK </w:instrText>
      </w:r>
      <w:r w:rsidR="00715522">
        <w:instrText xml:space="preserve"> "C:\\Users\\DSU\\Desktop\\Nanocon\\Main Hall Layout.vsdx"  </w:instrText>
      </w:r>
      <w:r>
        <w:instrText xml:space="preserve">\a \p \f 0 </w:instrText>
      </w:r>
      <w:r>
        <w:fldChar w:fldCharType="separate"/>
      </w:r>
      <w:r w:rsidR="00BA7C2C">
        <w:object w:dxaOrig="26366" w:dyaOrig="28257">
          <v:shape id="_x0000_i1026" type="#_x0000_t75" style="width:548.35pt;height:589.25pt">
            <v:imagedata r:id="rId39" o:title=""/>
          </v:shape>
        </w:object>
      </w:r>
      <w:r>
        <w:fldChar w:fldCharType="end"/>
      </w:r>
      <w:r w:rsidR="00956822">
        <w:br w:type="page"/>
      </w:r>
    </w:p>
    <w:p w:rsidR="00C960F0" w:rsidRDefault="00C960F0" w:rsidP="00FA38A6">
      <w:pPr>
        <w:pStyle w:val="Heading1"/>
      </w:pPr>
      <w:bookmarkStart w:id="693" w:name="_Toc404097962"/>
      <w:bookmarkStart w:id="694" w:name="_Toc411524682"/>
      <w:r>
        <w:lastRenderedPageBreak/>
        <w:t>Areas</w:t>
      </w:r>
      <w:bookmarkEnd w:id="693"/>
      <w:bookmarkEnd w:id="694"/>
    </w:p>
    <w:p w:rsidR="00C960F0" w:rsidRDefault="00C960F0" w:rsidP="00FA38A6">
      <w:pPr>
        <w:pStyle w:val="Heading2"/>
      </w:pPr>
      <w:bookmarkStart w:id="695" w:name="_Toc404097963"/>
      <w:bookmarkStart w:id="696" w:name="_Toc411524683"/>
      <w:r>
        <w:t>Front Table Area</w:t>
      </w:r>
      <w:bookmarkEnd w:id="695"/>
      <w:bookmarkEnd w:id="696"/>
    </w:p>
    <w:p w:rsidR="00C960F0" w:rsidRDefault="00C960F0" w:rsidP="00C960F0">
      <w:r>
        <w:t>This area was traditionally handled by the martial arts club here on campus.  They no longer have a club on campus, so Anime Club stepped in to fill this spot, after the President (Bryce Blocker) volunteered the club for this position, without asking the club first.</w:t>
      </w:r>
    </w:p>
    <w:p w:rsidR="00C960F0" w:rsidRDefault="00C960F0">
      <w:r>
        <w:t xml:space="preserve">The basic idea behind this area is to hand out the </w:t>
      </w:r>
      <w:proofErr w:type="spellStart"/>
      <w:r>
        <w:t>nanocon</w:t>
      </w:r>
      <w:proofErr w:type="spellEnd"/>
      <w:r>
        <w:t xml:space="preserve"> booklets, the lanyards, keep track of lost and found, and as a general Q&amp;A area.</w:t>
      </w:r>
    </w:p>
    <w:p w:rsidR="00C960F0" w:rsidRDefault="00C960F0" w:rsidP="00FA38A6">
      <w:pPr>
        <w:pStyle w:val="Heading2"/>
      </w:pPr>
      <w:bookmarkStart w:id="697" w:name="_Toc404097964"/>
      <w:bookmarkStart w:id="698" w:name="_Toc411524684"/>
      <w:r>
        <w:t>Game Consoles</w:t>
      </w:r>
      <w:bookmarkEnd w:id="697"/>
      <w:bookmarkEnd w:id="698"/>
    </w:p>
    <w:p w:rsidR="00C960F0" w:rsidRDefault="00C960F0" w:rsidP="00FA38A6">
      <w:pPr>
        <w:pStyle w:val="Heading3"/>
      </w:pPr>
      <w:bookmarkStart w:id="699" w:name="_Toc404097965"/>
      <w:bookmarkStart w:id="700" w:name="_Toc411524685"/>
      <w:r>
        <w:t xml:space="preserve">Before </w:t>
      </w:r>
      <w:proofErr w:type="spellStart"/>
      <w:r>
        <w:t>Nanocon</w:t>
      </w:r>
      <w:bookmarkEnd w:id="699"/>
      <w:bookmarkEnd w:id="700"/>
      <w:proofErr w:type="spellEnd"/>
    </w:p>
    <w:p w:rsidR="00C960F0" w:rsidRDefault="00C960F0" w:rsidP="00C960F0">
      <w:pPr>
        <w:spacing w:after="0" w:line="240" w:lineRule="auto"/>
        <w:ind w:left="720"/>
      </w:pPr>
      <w:r>
        <w:t>Schedule events.</w:t>
      </w:r>
    </w:p>
    <w:p w:rsidR="00C960F0" w:rsidRDefault="00C960F0" w:rsidP="00C960F0">
      <w:pPr>
        <w:spacing w:after="0" w:line="240" w:lineRule="auto"/>
        <w:ind w:left="720"/>
      </w:pPr>
      <w:r>
        <w:t>Acquire necessary equipment.</w:t>
      </w:r>
    </w:p>
    <w:p w:rsidR="00C960F0" w:rsidRDefault="00C960F0" w:rsidP="00FA38A6">
      <w:pPr>
        <w:pStyle w:val="Heading3"/>
      </w:pPr>
      <w:bookmarkStart w:id="701" w:name="_Toc404097966"/>
      <w:bookmarkStart w:id="702" w:name="_Toc411524686"/>
      <w:r>
        <w:t xml:space="preserve">At </w:t>
      </w:r>
      <w:proofErr w:type="spellStart"/>
      <w:r>
        <w:t>Nanocon</w:t>
      </w:r>
      <w:bookmarkEnd w:id="701"/>
      <w:bookmarkEnd w:id="702"/>
      <w:proofErr w:type="spellEnd"/>
    </w:p>
    <w:p w:rsidR="00C960F0" w:rsidRDefault="00C960F0" w:rsidP="00C960F0">
      <w:pPr>
        <w:spacing w:after="0" w:line="240" w:lineRule="auto"/>
        <w:ind w:left="720"/>
      </w:pPr>
      <w:r>
        <w:t>Give all event organizers their respective event organizer packet.</w:t>
      </w:r>
    </w:p>
    <w:p w:rsidR="00C960F0" w:rsidRDefault="00C960F0" w:rsidP="00C960F0">
      <w:pPr>
        <w:spacing w:after="0" w:line="240" w:lineRule="auto"/>
        <w:ind w:left="720"/>
      </w:pPr>
      <w:r>
        <w:t>Make sure all event organizers are aware of the event procedure.</w:t>
      </w:r>
    </w:p>
    <w:p w:rsidR="00C960F0" w:rsidRDefault="00C960F0" w:rsidP="00C960F0">
      <w:pPr>
        <w:spacing w:after="0" w:line="240" w:lineRule="auto"/>
        <w:ind w:left="720"/>
      </w:pPr>
      <w:r>
        <w:t xml:space="preserve">Make sure all event organizers are at their designated feature table at their designated time. </w:t>
      </w:r>
    </w:p>
    <w:p w:rsidR="00C960F0" w:rsidRDefault="00C960F0" w:rsidP="00C960F0">
      <w:pPr>
        <w:spacing w:after="0" w:line="240" w:lineRule="auto"/>
        <w:ind w:left="720"/>
      </w:pPr>
      <w:r>
        <w:t>Field any schedule changes, and alert the On Site Schedule Manager of any changes (including new events).</w:t>
      </w:r>
      <w:r w:rsidRPr="006B5B60">
        <w:rPr>
          <w:b/>
        </w:rPr>
        <w:t xml:space="preserve"> </w:t>
      </w:r>
    </w:p>
    <w:p w:rsidR="00C960F0" w:rsidRPr="006B5B60" w:rsidRDefault="00C960F0">
      <w:pPr>
        <w:pStyle w:val="Heading3"/>
        <w:rPr>
          <w:b/>
        </w:rPr>
      </w:pPr>
      <w:bookmarkStart w:id="703" w:name="_Toc404097967"/>
      <w:bookmarkStart w:id="704" w:name="_Toc411524687"/>
      <w:r w:rsidRPr="00C960F0">
        <w:t>After</w:t>
      </w:r>
      <w:r>
        <w:t xml:space="preserve"> </w:t>
      </w:r>
      <w:proofErr w:type="spellStart"/>
      <w:r>
        <w:t>Nanocon</w:t>
      </w:r>
      <w:bookmarkEnd w:id="703"/>
      <w:bookmarkEnd w:id="704"/>
      <w:proofErr w:type="spellEnd"/>
    </w:p>
    <w:p w:rsidR="00C960F0" w:rsidRDefault="00C960F0" w:rsidP="00C960F0">
      <w:pPr>
        <w:spacing w:after="0" w:line="240" w:lineRule="auto"/>
        <w:ind w:left="720"/>
      </w:pPr>
      <w:r>
        <w:t>Make sure all equipment is returned.</w:t>
      </w:r>
    </w:p>
    <w:p w:rsidR="00C960F0" w:rsidRDefault="00C960F0" w:rsidP="00C960F0">
      <w:pPr>
        <w:spacing w:after="0" w:line="240" w:lineRule="auto"/>
        <w:ind w:left="720"/>
      </w:pPr>
    </w:p>
    <w:p w:rsidR="00C960F0" w:rsidRDefault="00C960F0" w:rsidP="00FA38A6">
      <w:pPr>
        <w:pStyle w:val="Heading2"/>
      </w:pPr>
      <w:bookmarkStart w:id="705" w:name="_Toc404097968"/>
      <w:bookmarkStart w:id="706" w:name="_Toc411524688"/>
      <w:r>
        <w:t>SIS</w:t>
      </w:r>
      <w:bookmarkEnd w:id="705"/>
      <w:bookmarkEnd w:id="706"/>
    </w:p>
    <w:p w:rsidR="00C960F0" w:rsidRPr="009A59CD" w:rsidRDefault="00C960F0" w:rsidP="00C960F0">
      <w:r>
        <w:t>SIS, or Society in Shadows . . .</w:t>
      </w:r>
    </w:p>
    <w:p w:rsidR="00C960F0" w:rsidRDefault="00C960F0" w:rsidP="00C960F0">
      <w:pPr>
        <w:pStyle w:val="ListParagraph"/>
        <w:numPr>
          <w:ilvl w:val="0"/>
          <w:numId w:val="4"/>
        </w:numPr>
        <w:spacing w:after="0" w:line="240" w:lineRule="auto"/>
      </w:pPr>
      <w:r>
        <w:t xml:space="preserve">Before </w:t>
      </w:r>
      <w:proofErr w:type="spellStart"/>
      <w:r>
        <w:t>Nanocon</w:t>
      </w:r>
      <w:proofErr w:type="spellEnd"/>
    </w:p>
    <w:p w:rsidR="00C960F0" w:rsidRDefault="00C960F0" w:rsidP="00C960F0">
      <w:pPr>
        <w:pStyle w:val="ListParagraph"/>
        <w:numPr>
          <w:ilvl w:val="1"/>
          <w:numId w:val="4"/>
        </w:numPr>
        <w:spacing w:after="0" w:line="240" w:lineRule="auto"/>
      </w:pPr>
      <w:r>
        <w:t>Contact Six Stones to confirm their attendance and get a contract quote.</w:t>
      </w:r>
    </w:p>
    <w:p w:rsidR="00C960F0" w:rsidRDefault="00C960F0" w:rsidP="00C960F0">
      <w:pPr>
        <w:pStyle w:val="ListParagraph"/>
        <w:numPr>
          <w:ilvl w:val="1"/>
          <w:numId w:val="4"/>
        </w:numPr>
        <w:spacing w:after="0" w:line="240" w:lineRule="auto"/>
      </w:pPr>
      <w:r>
        <w:t>Inquire about and schedule events they wish to run.</w:t>
      </w:r>
      <w:r w:rsidRPr="00AD470D">
        <w:t xml:space="preserve"> </w:t>
      </w:r>
    </w:p>
    <w:p w:rsidR="00C960F0" w:rsidRDefault="00C960F0" w:rsidP="00C960F0">
      <w:pPr>
        <w:pStyle w:val="ListParagraph"/>
        <w:numPr>
          <w:ilvl w:val="0"/>
          <w:numId w:val="4"/>
        </w:numPr>
        <w:spacing w:after="0" w:line="240" w:lineRule="auto"/>
      </w:pPr>
      <w:r>
        <w:t xml:space="preserve">At </w:t>
      </w:r>
      <w:proofErr w:type="spellStart"/>
      <w:r>
        <w:t>Nanocon</w:t>
      </w:r>
      <w:proofErr w:type="spellEnd"/>
    </w:p>
    <w:p w:rsidR="00C960F0" w:rsidRDefault="00C960F0" w:rsidP="00C960F0">
      <w:pPr>
        <w:pStyle w:val="ListParagraph"/>
        <w:numPr>
          <w:ilvl w:val="1"/>
          <w:numId w:val="4"/>
        </w:numPr>
        <w:spacing w:after="0" w:line="240" w:lineRule="auto"/>
      </w:pPr>
      <w:r>
        <w:t>Field any schedule changes, and alert the On Site Schedule Manager of any changes (including new events).</w:t>
      </w:r>
    </w:p>
    <w:p w:rsidR="00C960F0" w:rsidRDefault="00C960F0" w:rsidP="00C960F0">
      <w:pPr>
        <w:pStyle w:val="ListParagraph"/>
        <w:numPr>
          <w:ilvl w:val="1"/>
          <w:numId w:val="4"/>
        </w:numPr>
        <w:spacing w:after="0" w:line="240" w:lineRule="auto"/>
      </w:pPr>
      <w:r>
        <w:t>Manage player disputes.</w:t>
      </w:r>
    </w:p>
    <w:p w:rsidR="00C960F0" w:rsidRDefault="00C960F0" w:rsidP="00C960F0">
      <w:pPr>
        <w:pStyle w:val="ListParagraph"/>
        <w:numPr>
          <w:ilvl w:val="1"/>
          <w:numId w:val="4"/>
        </w:numPr>
        <w:spacing w:after="0" w:line="240" w:lineRule="auto"/>
      </w:pPr>
      <w:r>
        <w:t>Inform Six Stones personnel that they may run a tab at the concessions counter.</w:t>
      </w:r>
    </w:p>
    <w:p w:rsidR="00C960F0" w:rsidRDefault="00C960F0" w:rsidP="00C960F0">
      <w:pPr>
        <w:pStyle w:val="ListParagraph"/>
        <w:numPr>
          <w:ilvl w:val="1"/>
          <w:numId w:val="4"/>
        </w:numPr>
        <w:spacing w:after="0" w:line="240" w:lineRule="auto"/>
      </w:pPr>
      <w:r>
        <w:t>Get the final contract from Six Stones, and deliver to Paperwork Manager.</w:t>
      </w:r>
    </w:p>
    <w:p w:rsidR="00C960F0" w:rsidRDefault="00C960F0" w:rsidP="00C960F0">
      <w:pPr>
        <w:pStyle w:val="ListParagraph"/>
        <w:numPr>
          <w:ilvl w:val="0"/>
          <w:numId w:val="4"/>
        </w:numPr>
        <w:tabs>
          <w:tab w:val="left" w:pos="1395"/>
        </w:tabs>
        <w:spacing w:after="0" w:line="240" w:lineRule="auto"/>
        <w:rPr>
          <w:b/>
        </w:rPr>
      </w:pPr>
      <w:r>
        <w:t xml:space="preserve">After </w:t>
      </w:r>
      <w:proofErr w:type="spellStart"/>
      <w:r>
        <w:t>Nanocon</w:t>
      </w:r>
      <w:proofErr w:type="spellEnd"/>
      <w:r w:rsidRPr="004E0937">
        <w:rPr>
          <w:b/>
        </w:rPr>
        <w:tab/>
      </w:r>
    </w:p>
    <w:p w:rsidR="00C960F0" w:rsidRPr="001A2A88" w:rsidRDefault="00C960F0" w:rsidP="00C960F0">
      <w:pPr>
        <w:pStyle w:val="ListParagraph"/>
        <w:numPr>
          <w:ilvl w:val="1"/>
          <w:numId w:val="4"/>
        </w:numPr>
        <w:tabs>
          <w:tab w:val="left" w:pos="1395"/>
        </w:tabs>
        <w:spacing w:after="0" w:line="240" w:lineRule="auto"/>
      </w:pPr>
      <w:r w:rsidRPr="001A2A88">
        <w:t xml:space="preserve">Send </w:t>
      </w:r>
      <w:r>
        <w:t>Thank You letter to Six Stones for their participation.</w:t>
      </w:r>
    </w:p>
    <w:p w:rsidR="00C960F0" w:rsidRPr="00FA38A6" w:rsidRDefault="00C960F0" w:rsidP="00C960F0">
      <w:pPr>
        <w:spacing w:after="0" w:line="240" w:lineRule="auto"/>
        <w:ind w:left="720"/>
      </w:pPr>
    </w:p>
    <w:p w:rsidR="00C960F0" w:rsidRPr="00C960F0" w:rsidRDefault="00C960F0" w:rsidP="00FA38A6">
      <w:pPr>
        <w:pStyle w:val="Heading2"/>
      </w:pPr>
      <w:bookmarkStart w:id="707" w:name="_Toc404097969"/>
      <w:bookmarkStart w:id="708" w:name="_Toc411524689"/>
      <w:r w:rsidRPr="00C960F0">
        <w:t>Role Playing Gaming Area</w:t>
      </w:r>
      <w:bookmarkEnd w:id="707"/>
      <w:bookmarkEnd w:id="708"/>
    </w:p>
    <w:p w:rsidR="00C960F0" w:rsidRPr="00C960F0" w:rsidRDefault="00C960F0" w:rsidP="00C960F0">
      <w:pPr>
        <w:numPr>
          <w:ilvl w:val="0"/>
          <w:numId w:val="4"/>
        </w:numPr>
        <w:spacing w:after="0" w:line="240" w:lineRule="auto"/>
        <w:contextualSpacing/>
      </w:pPr>
      <w:r w:rsidRPr="00C960F0">
        <w:t xml:space="preserve">Before </w:t>
      </w:r>
      <w:proofErr w:type="spellStart"/>
      <w:r w:rsidRPr="00C960F0">
        <w:t>Nanocon</w:t>
      </w:r>
      <w:proofErr w:type="spellEnd"/>
    </w:p>
    <w:p w:rsidR="00C960F0" w:rsidRPr="00C960F0" w:rsidRDefault="00C960F0" w:rsidP="00C960F0">
      <w:pPr>
        <w:numPr>
          <w:ilvl w:val="1"/>
          <w:numId w:val="4"/>
        </w:numPr>
        <w:spacing w:after="0" w:line="240" w:lineRule="auto"/>
        <w:contextualSpacing/>
      </w:pPr>
      <w:r w:rsidRPr="00C960F0">
        <w:t>Print all necessary modules that can/will be run.</w:t>
      </w:r>
    </w:p>
    <w:p w:rsidR="00C960F0" w:rsidRPr="00C960F0" w:rsidRDefault="00C960F0" w:rsidP="00C960F0">
      <w:pPr>
        <w:numPr>
          <w:ilvl w:val="1"/>
          <w:numId w:val="4"/>
        </w:numPr>
        <w:spacing w:after="0" w:line="240" w:lineRule="auto"/>
        <w:contextualSpacing/>
      </w:pPr>
      <w:r w:rsidRPr="00C960F0">
        <w:t xml:space="preserve">Schedule </w:t>
      </w:r>
      <w:proofErr w:type="spellStart"/>
      <w:r w:rsidRPr="00C960F0">
        <w:t>RPGA</w:t>
      </w:r>
      <w:proofErr w:type="spellEnd"/>
      <w:r w:rsidRPr="00C960F0">
        <w:t>/</w:t>
      </w:r>
      <w:proofErr w:type="spellStart"/>
      <w:r w:rsidRPr="00C960F0">
        <w:t>RPGA</w:t>
      </w:r>
      <w:proofErr w:type="spellEnd"/>
      <w:r w:rsidRPr="00C960F0">
        <w:t xml:space="preserve"> area events.</w:t>
      </w:r>
    </w:p>
    <w:p w:rsidR="00C960F0" w:rsidRPr="00C960F0" w:rsidRDefault="00C960F0" w:rsidP="00C960F0">
      <w:pPr>
        <w:numPr>
          <w:ilvl w:val="1"/>
          <w:numId w:val="4"/>
        </w:numPr>
        <w:spacing w:after="0" w:line="240" w:lineRule="auto"/>
        <w:contextualSpacing/>
      </w:pPr>
      <w:r w:rsidRPr="00C960F0">
        <w:lastRenderedPageBreak/>
        <w:t>Schedule GMs for events.</w:t>
      </w:r>
    </w:p>
    <w:p w:rsidR="00C960F0" w:rsidRPr="00C960F0" w:rsidRDefault="00C960F0" w:rsidP="00C960F0">
      <w:pPr>
        <w:numPr>
          <w:ilvl w:val="1"/>
          <w:numId w:val="4"/>
        </w:numPr>
        <w:spacing w:after="0" w:line="240" w:lineRule="auto"/>
        <w:contextualSpacing/>
      </w:pPr>
      <w:r w:rsidRPr="00C960F0">
        <w:t xml:space="preserve">Work with Czar of Propaganda and </w:t>
      </w:r>
      <w:proofErr w:type="spellStart"/>
      <w:r w:rsidRPr="00C960F0">
        <w:t>Nanocon</w:t>
      </w:r>
      <w:proofErr w:type="spellEnd"/>
      <w:r w:rsidRPr="00C960F0">
        <w:t xml:space="preserve"> Manager to create event tickets.</w:t>
      </w:r>
    </w:p>
    <w:p w:rsidR="00C960F0" w:rsidRPr="00C960F0" w:rsidRDefault="00C960F0" w:rsidP="00C960F0">
      <w:pPr>
        <w:numPr>
          <w:ilvl w:val="1"/>
          <w:numId w:val="4"/>
        </w:numPr>
        <w:spacing w:after="0" w:line="240" w:lineRule="auto"/>
        <w:contextualSpacing/>
      </w:pPr>
      <w:r w:rsidRPr="00C960F0">
        <w:t>Field any schedule changes, and alert the On Site Schedule Manager of any changes (including new events).</w:t>
      </w:r>
    </w:p>
    <w:p w:rsidR="00C960F0" w:rsidRPr="00C960F0" w:rsidRDefault="00C960F0" w:rsidP="00C960F0">
      <w:pPr>
        <w:numPr>
          <w:ilvl w:val="0"/>
          <w:numId w:val="4"/>
        </w:numPr>
        <w:spacing w:after="0" w:line="240" w:lineRule="auto"/>
        <w:contextualSpacing/>
      </w:pPr>
      <w:r w:rsidRPr="00C960F0">
        <w:t xml:space="preserve">At </w:t>
      </w:r>
      <w:proofErr w:type="spellStart"/>
      <w:r w:rsidRPr="00C960F0">
        <w:t>Nanocon</w:t>
      </w:r>
      <w:proofErr w:type="spellEnd"/>
    </w:p>
    <w:p w:rsidR="00C960F0" w:rsidRPr="00C960F0" w:rsidRDefault="00C960F0" w:rsidP="00C960F0">
      <w:pPr>
        <w:numPr>
          <w:ilvl w:val="1"/>
          <w:numId w:val="4"/>
        </w:numPr>
        <w:spacing w:after="0" w:line="240" w:lineRule="auto"/>
        <w:contextualSpacing/>
      </w:pPr>
      <w:r w:rsidRPr="00C960F0">
        <w:t xml:space="preserve">Make sure all GMs are aware of the event procedure. </w:t>
      </w:r>
    </w:p>
    <w:p w:rsidR="00C960F0" w:rsidRPr="00C960F0" w:rsidRDefault="00C960F0" w:rsidP="00C960F0">
      <w:pPr>
        <w:numPr>
          <w:ilvl w:val="1"/>
          <w:numId w:val="4"/>
        </w:numPr>
        <w:spacing w:after="0" w:line="240" w:lineRule="auto"/>
        <w:contextualSpacing/>
      </w:pPr>
      <w:r w:rsidRPr="00C960F0">
        <w:t xml:space="preserve">Organize the </w:t>
      </w:r>
      <w:proofErr w:type="spellStart"/>
      <w:r w:rsidRPr="00C960F0">
        <w:t>RPGA</w:t>
      </w:r>
      <w:proofErr w:type="spellEnd"/>
      <w:r w:rsidRPr="00C960F0">
        <w:t xml:space="preserve"> area tables as needed.</w:t>
      </w:r>
    </w:p>
    <w:p w:rsidR="00C960F0" w:rsidRPr="00C960F0" w:rsidRDefault="00C960F0" w:rsidP="00C960F0">
      <w:pPr>
        <w:numPr>
          <w:ilvl w:val="1"/>
          <w:numId w:val="4"/>
        </w:numPr>
        <w:spacing w:after="0" w:line="240" w:lineRule="auto"/>
        <w:contextualSpacing/>
      </w:pPr>
      <w:r w:rsidRPr="00C960F0">
        <w:t>Make sure GMs are present to run all events.</w:t>
      </w:r>
    </w:p>
    <w:p w:rsidR="00C960F0" w:rsidRPr="00C960F0" w:rsidRDefault="00C960F0" w:rsidP="00C960F0">
      <w:pPr>
        <w:numPr>
          <w:ilvl w:val="1"/>
          <w:numId w:val="4"/>
        </w:numPr>
        <w:spacing w:after="0" w:line="240" w:lineRule="auto"/>
        <w:contextualSpacing/>
      </w:pPr>
      <w:r w:rsidRPr="00C960F0">
        <w:t xml:space="preserve">Maintain organization and cleanliness in the </w:t>
      </w:r>
      <w:proofErr w:type="spellStart"/>
      <w:r w:rsidRPr="00C960F0">
        <w:t>RPGA</w:t>
      </w:r>
      <w:proofErr w:type="spellEnd"/>
      <w:r w:rsidRPr="00C960F0">
        <w:t xml:space="preserve"> area.</w:t>
      </w:r>
    </w:p>
    <w:p w:rsidR="00C960F0" w:rsidRDefault="00C960F0" w:rsidP="00FA38A6">
      <w:pPr>
        <w:pStyle w:val="Heading2"/>
      </w:pPr>
      <w:bookmarkStart w:id="709" w:name="_Toc404097970"/>
      <w:bookmarkStart w:id="710" w:name="_Toc411524690"/>
      <w:r>
        <w:t>CCG Tournament</w:t>
      </w:r>
      <w:bookmarkEnd w:id="709"/>
      <w:bookmarkEnd w:id="710"/>
      <w:r>
        <w:t xml:space="preserve"> </w:t>
      </w:r>
    </w:p>
    <w:p w:rsidR="00C960F0" w:rsidRDefault="00C960F0" w:rsidP="00C960F0">
      <w:r>
        <w:t xml:space="preserve">CCG, </w:t>
      </w:r>
      <w:proofErr w:type="gramStart"/>
      <w:r>
        <w:t>or ???</w:t>
      </w:r>
      <w:proofErr w:type="gramEnd"/>
      <w:r>
        <w:t xml:space="preserve"> </w:t>
      </w:r>
      <w:proofErr w:type="gramStart"/>
      <w:r>
        <w:t>is ???.</w:t>
      </w:r>
      <w:proofErr w:type="gramEnd"/>
    </w:p>
    <w:p w:rsidR="00C960F0" w:rsidRPr="004E2E31" w:rsidRDefault="00C960F0" w:rsidP="00C960F0"/>
    <w:p w:rsidR="00C960F0" w:rsidRDefault="00C960F0" w:rsidP="00C960F0">
      <w:pPr>
        <w:pStyle w:val="ListParagraph"/>
        <w:numPr>
          <w:ilvl w:val="0"/>
          <w:numId w:val="4"/>
        </w:numPr>
        <w:spacing w:after="0" w:line="240" w:lineRule="auto"/>
      </w:pPr>
      <w:r>
        <w:t xml:space="preserve">Before </w:t>
      </w:r>
      <w:proofErr w:type="spellStart"/>
      <w:r>
        <w:t>Nanocon</w:t>
      </w:r>
      <w:proofErr w:type="spellEnd"/>
    </w:p>
    <w:p w:rsidR="00C960F0" w:rsidRDefault="00C960F0" w:rsidP="00C960F0">
      <w:pPr>
        <w:pStyle w:val="ListParagraph"/>
        <w:numPr>
          <w:ilvl w:val="1"/>
          <w:numId w:val="4"/>
        </w:numPr>
        <w:spacing w:after="0" w:line="240" w:lineRule="auto"/>
      </w:pPr>
      <w:r>
        <w:t>Contact outside organizations to host CCG events.</w:t>
      </w:r>
    </w:p>
    <w:p w:rsidR="00C960F0" w:rsidRDefault="00C960F0" w:rsidP="00C960F0">
      <w:pPr>
        <w:pStyle w:val="ListParagraph"/>
        <w:numPr>
          <w:ilvl w:val="1"/>
          <w:numId w:val="4"/>
        </w:numPr>
        <w:spacing w:after="0" w:line="240" w:lineRule="auto"/>
      </w:pPr>
      <w:r>
        <w:t>Inquire about and acquire any special equipment they may need.</w:t>
      </w:r>
    </w:p>
    <w:p w:rsidR="00C960F0" w:rsidRDefault="00C960F0" w:rsidP="00C960F0">
      <w:pPr>
        <w:pStyle w:val="ListParagraph"/>
        <w:numPr>
          <w:ilvl w:val="1"/>
          <w:numId w:val="4"/>
        </w:numPr>
        <w:spacing w:after="0" w:line="240" w:lineRule="auto"/>
      </w:pPr>
      <w:r>
        <w:t>Inquire about and schedule events they wish to run.</w:t>
      </w:r>
    </w:p>
    <w:p w:rsidR="00C960F0" w:rsidRDefault="00C960F0" w:rsidP="00C960F0">
      <w:pPr>
        <w:pStyle w:val="ListParagraph"/>
        <w:numPr>
          <w:ilvl w:val="1"/>
          <w:numId w:val="4"/>
        </w:numPr>
        <w:spacing w:after="0" w:line="240" w:lineRule="auto"/>
      </w:pPr>
      <w:r>
        <w:t xml:space="preserve">Work with Czar of Propaganda and </w:t>
      </w:r>
      <w:proofErr w:type="spellStart"/>
      <w:r>
        <w:t>Nanocon</w:t>
      </w:r>
      <w:proofErr w:type="spellEnd"/>
      <w:r>
        <w:t xml:space="preserve"> Manager to create event tickets. </w:t>
      </w:r>
    </w:p>
    <w:p w:rsidR="00C960F0" w:rsidRDefault="00C960F0" w:rsidP="00C960F0">
      <w:pPr>
        <w:pStyle w:val="ListParagraph"/>
        <w:numPr>
          <w:ilvl w:val="1"/>
          <w:numId w:val="4"/>
        </w:numPr>
        <w:spacing w:after="0" w:line="240" w:lineRule="auto"/>
      </w:pPr>
      <w:r>
        <w:t>Get the organization into the DSU payment system if they are not already.</w:t>
      </w:r>
    </w:p>
    <w:p w:rsidR="00C960F0" w:rsidRDefault="00C960F0" w:rsidP="00C960F0">
      <w:pPr>
        <w:pStyle w:val="ListParagraph"/>
        <w:numPr>
          <w:ilvl w:val="0"/>
          <w:numId w:val="4"/>
        </w:numPr>
        <w:spacing w:after="0" w:line="240" w:lineRule="auto"/>
      </w:pPr>
      <w:r>
        <w:t xml:space="preserve">At </w:t>
      </w:r>
      <w:proofErr w:type="spellStart"/>
      <w:r>
        <w:t>Nanocon</w:t>
      </w:r>
      <w:proofErr w:type="spellEnd"/>
    </w:p>
    <w:p w:rsidR="00C960F0" w:rsidRDefault="00C960F0" w:rsidP="00C960F0">
      <w:pPr>
        <w:pStyle w:val="ListParagraph"/>
        <w:numPr>
          <w:ilvl w:val="1"/>
          <w:numId w:val="4"/>
        </w:numPr>
        <w:spacing w:after="0" w:line="240" w:lineRule="auto"/>
      </w:pPr>
      <w:r>
        <w:t>Give all event organizers their respective event organizer packet.</w:t>
      </w:r>
    </w:p>
    <w:p w:rsidR="00C960F0" w:rsidRDefault="00C960F0" w:rsidP="00C960F0">
      <w:pPr>
        <w:pStyle w:val="ListParagraph"/>
        <w:numPr>
          <w:ilvl w:val="1"/>
          <w:numId w:val="4"/>
        </w:numPr>
        <w:spacing w:after="0" w:line="240" w:lineRule="auto"/>
      </w:pPr>
      <w:r>
        <w:t>Make sure all event organizers are aware of the event procedure.</w:t>
      </w:r>
    </w:p>
    <w:p w:rsidR="00C960F0" w:rsidRDefault="00C960F0" w:rsidP="00C960F0">
      <w:pPr>
        <w:pStyle w:val="ListParagraph"/>
        <w:numPr>
          <w:ilvl w:val="1"/>
          <w:numId w:val="4"/>
        </w:numPr>
        <w:spacing w:after="0" w:line="240" w:lineRule="auto"/>
      </w:pPr>
      <w:r>
        <w:t xml:space="preserve">Make sure all event organizers are at their designated feature table at their designated time. </w:t>
      </w:r>
    </w:p>
    <w:p w:rsidR="00C960F0" w:rsidRDefault="00C960F0" w:rsidP="00C960F0">
      <w:pPr>
        <w:pStyle w:val="ListParagraph"/>
        <w:numPr>
          <w:ilvl w:val="1"/>
          <w:numId w:val="4"/>
        </w:numPr>
        <w:spacing w:after="0" w:line="240" w:lineRule="auto"/>
      </w:pPr>
      <w:r>
        <w:t>Field any schedule changes, and alert the On Site Schedule Manager of any changes (including new events).</w:t>
      </w:r>
    </w:p>
    <w:p w:rsidR="00C960F0" w:rsidRDefault="00C960F0" w:rsidP="00C960F0">
      <w:pPr>
        <w:pStyle w:val="ListParagraph"/>
        <w:numPr>
          <w:ilvl w:val="0"/>
          <w:numId w:val="4"/>
        </w:numPr>
        <w:spacing w:after="0" w:line="240" w:lineRule="auto"/>
      </w:pPr>
      <w:r>
        <w:t xml:space="preserve">After </w:t>
      </w:r>
      <w:proofErr w:type="spellStart"/>
      <w:r>
        <w:t>Nanocon</w:t>
      </w:r>
      <w:proofErr w:type="spellEnd"/>
    </w:p>
    <w:p w:rsidR="00C960F0" w:rsidRDefault="00C960F0" w:rsidP="00C960F0">
      <w:pPr>
        <w:pStyle w:val="ListParagraph"/>
        <w:numPr>
          <w:ilvl w:val="1"/>
          <w:numId w:val="4"/>
        </w:numPr>
        <w:spacing w:after="0" w:line="240" w:lineRule="auto"/>
      </w:pPr>
      <w:r>
        <w:t>Send Thank You letters to all outside organizations that hosted CCG events.</w:t>
      </w:r>
    </w:p>
    <w:p w:rsidR="00C960F0" w:rsidRDefault="00C960F0" w:rsidP="00FA38A6">
      <w:pPr>
        <w:pStyle w:val="Heading2"/>
      </w:pPr>
      <w:bookmarkStart w:id="711" w:name="_Toc404097971"/>
      <w:bookmarkStart w:id="712" w:name="_Toc411524691"/>
      <w:r>
        <w:t>Gaming Area</w:t>
      </w:r>
      <w:bookmarkEnd w:id="711"/>
      <w:bookmarkEnd w:id="712"/>
    </w:p>
    <w:p w:rsidR="00C960F0" w:rsidRDefault="00C960F0" w:rsidP="00C960F0">
      <w:pPr>
        <w:pStyle w:val="ListParagraph"/>
        <w:numPr>
          <w:ilvl w:val="0"/>
          <w:numId w:val="4"/>
        </w:numPr>
        <w:spacing w:after="0" w:line="240" w:lineRule="auto"/>
      </w:pPr>
      <w:r>
        <w:t xml:space="preserve">At </w:t>
      </w:r>
      <w:proofErr w:type="spellStart"/>
      <w:r>
        <w:t>Nanocon</w:t>
      </w:r>
      <w:proofErr w:type="spellEnd"/>
    </w:p>
    <w:p w:rsidR="00C960F0" w:rsidRDefault="00C960F0" w:rsidP="00C960F0">
      <w:pPr>
        <w:pStyle w:val="ListParagraph"/>
        <w:numPr>
          <w:ilvl w:val="1"/>
          <w:numId w:val="4"/>
        </w:numPr>
        <w:spacing w:after="0" w:line="240" w:lineRule="auto"/>
      </w:pPr>
      <w:r>
        <w:t>Keep the cabinets clean and organized.</w:t>
      </w:r>
    </w:p>
    <w:p w:rsidR="00C960F0" w:rsidRDefault="00C960F0" w:rsidP="00C960F0">
      <w:pPr>
        <w:pStyle w:val="ListParagraph"/>
        <w:numPr>
          <w:ilvl w:val="1"/>
          <w:numId w:val="4"/>
        </w:numPr>
        <w:spacing w:after="0" w:line="240" w:lineRule="auto"/>
      </w:pPr>
      <w:r>
        <w:t>Make sure any game taken from the cabinet is returned and not damaged.</w:t>
      </w:r>
    </w:p>
    <w:p w:rsidR="00C960F0" w:rsidRDefault="00C960F0" w:rsidP="00C960F0">
      <w:pPr>
        <w:pStyle w:val="ListParagraph"/>
        <w:numPr>
          <w:ilvl w:val="0"/>
          <w:numId w:val="4"/>
        </w:numPr>
        <w:spacing w:after="0" w:line="240" w:lineRule="auto"/>
      </w:pPr>
      <w:r>
        <w:t xml:space="preserve">After </w:t>
      </w:r>
      <w:proofErr w:type="spellStart"/>
      <w:r>
        <w:t>Nanocon</w:t>
      </w:r>
      <w:proofErr w:type="spellEnd"/>
    </w:p>
    <w:p w:rsidR="00C960F0" w:rsidRDefault="00C960F0" w:rsidP="00C960F0">
      <w:pPr>
        <w:pStyle w:val="ListParagraph"/>
        <w:numPr>
          <w:ilvl w:val="1"/>
          <w:numId w:val="4"/>
        </w:numPr>
        <w:spacing w:after="0" w:line="240" w:lineRule="auto"/>
      </w:pPr>
      <w:r>
        <w:t xml:space="preserve">Make sure all games are returned, complete, and organized (both in their respective boxes and in the cabinets). </w:t>
      </w:r>
    </w:p>
    <w:p w:rsidR="004A11D0" w:rsidRDefault="004A11D0">
      <w:pPr>
        <w:rPr>
          <w:rFonts w:asciiTheme="majorHAnsi" w:eastAsiaTheme="majorEastAsia" w:hAnsiTheme="majorHAnsi" w:cstheme="majorBidi"/>
          <w:color w:val="365F91" w:themeColor="accent1" w:themeShade="BF"/>
          <w:sz w:val="32"/>
          <w:szCs w:val="32"/>
        </w:rPr>
      </w:pPr>
      <w:r>
        <w:br w:type="page"/>
      </w:r>
    </w:p>
    <w:p w:rsidR="00C960F0" w:rsidRDefault="00C960F0" w:rsidP="00FA38A6">
      <w:pPr>
        <w:pStyle w:val="Heading2"/>
      </w:pPr>
      <w:bookmarkStart w:id="713" w:name="_Toc404097972"/>
      <w:bookmarkStart w:id="714" w:name="_Toc411524692"/>
      <w:proofErr w:type="spellStart"/>
      <w:r>
        <w:lastRenderedPageBreak/>
        <w:t>IDiG</w:t>
      </w:r>
      <w:bookmarkEnd w:id="713"/>
      <w:bookmarkEnd w:id="714"/>
      <w:proofErr w:type="spellEnd"/>
    </w:p>
    <w:p w:rsidR="005A6BB8" w:rsidRPr="004A11D0" w:rsidRDefault="00D90783" w:rsidP="005A6BB8">
      <w:r w:rsidRPr="00D90783">
        <w:t>Integrated Design in Games</w:t>
      </w:r>
      <w:r>
        <w:t xml:space="preserve"> </w:t>
      </w:r>
      <w:r w:rsidR="00C960F0">
        <w:t xml:space="preserve">or </w:t>
      </w:r>
      <w:proofErr w:type="spellStart"/>
      <w:r w:rsidR="00C960F0">
        <w:t>IDiG</w:t>
      </w:r>
      <w:proofErr w:type="spellEnd"/>
      <w:r w:rsidR="00C960F0">
        <w:t xml:space="preserve"> for short is responsible for </w:t>
      </w:r>
      <w:r w:rsidR="008F10FF">
        <w:t>h</w:t>
      </w:r>
      <w:r w:rsidR="004A11D0">
        <w:t xml:space="preserve">andling guest speakers.  </w:t>
      </w:r>
      <w:r>
        <w:t xml:space="preserve">They have been around since 2010.  </w:t>
      </w:r>
      <w:r w:rsidR="004A11D0">
        <w:t xml:space="preserve">Usually </w:t>
      </w:r>
      <w:r w:rsidR="004A11D0" w:rsidRPr="004A11D0">
        <w:t xml:space="preserve">Jeff Howard and Steve Graham </w:t>
      </w:r>
      <w:r w:rsidR="004A11D0">
        <w:t xml:space="preserve">heads this effort.  </w:t>
      </w:r>
      <w:r w:rsidR="005A6BB8">
        <w:t xml:space="preserve">They must coordinate with the speaker, be able to readily provide information about DSU and </w:t>
      </w:r>
      <w:proofErr w:type="spellStart"/>
      <w:r w:rsidR="005A6BB8">
        <w:t>Nanocon</w:t>
      </w:r>
      <w:proofErr w:type="spellEnd"/>
      <w:r w:rsidR="005A6BB8">
        <w:t>, coordinate the travel and lodging, set up the presentation schedule, create a short bio on the speaker, and create a short description of what they will be talking about.  They must make sure that the speakers have any and all the equipment that they might need.</w:t>
      </w:r>
    </w:p>
    <w:p w:rsidR="004A11D0" w:rsidRDefault="004A11D0" w:rsidP="00C960F0"/>
    <w:p w:rsidR="005A6BB8" w:rsidRDefault="005A6BB8" w:rsidP="00E94144">
      <w:pPr>
        <w:pStyle w:val="Heading3"/>
      </w:pPr>
      <w:bookmarkStart w:id="715" w:name="_Toc404097973"/>
      <w:bookmarkStart w:id="716" w:name="_Toc411524693"/>
      <w:r>
        <w:t>Speakers</w:t>
      </w:r>
      <w:bookmarkEnd w:id="715"/>
      <w:bookmarkEnd w:id="716"/>
    </w:p>
    <w:p w:rsidR="00C960F0" w:rsidRDefault="00C960F0" w:rsidP="00E94144">
      <w:pPr>
        <w:pStyle w:val="Heading3"/>
      </w:pPr>
    </w:p>
    <w:p w:rsidR="004A11D0" w:rsidRDefault="004A11D0" w:rsidP="00E94144">
      <w:pPr>
        <w:pStyle w:val="Heading3"/>
      </w:pPr>
      <w:bookmarkStart w:id="717" w:name="_Toc404097974"/>
      <w:bookmarkStart w:id="718" w:name="_Toc411524694"/>
      <w:r>
        <w:t>Hotel &amp; Board</w:t>
      </w:r>
      <w:bookmarkEnd w:id="717"/>
      <w:bookmarkEnd w:id="718"/>
    </w:p>
    <w:p w:rsidR="005A6BB8" w:rsidRPr="005A6BB8" w:rsidRDefault="005A6BB8">
      <w:r>
        <w:t>The hotel should be contacted before #### to reserve the rooms for the speakers.  The hotel contacts are in the @@@ section.</w:t>
      </w:r>
    </w:p>
    <w:p w:rsidR="004A11D0" w:rsidRDefault="004A11D0" w:rsidP="00E94144">
      <w:pPr>
        <w:pStyle w:val="Heading3"/>
      </w:pPr>
      <w:bookmarkStart w:id="719" w:name="_Toc404097975"/>
      <w:bookmarkStart w:id="720" w:name="_Toc411524695"/>
      <w:r>
        <w:t>Presentation</w:t>
      </w:r>
      <w:bookmarkEnd w:id="719"/>
      <w:bookmarkEnd w:id="720"/>
    </w:p>
    <w:p w:rsidR="00317468" w:rsidRPr="00317468" w:rsidRDefault="00317468">
      <w:r>
        <w:t>You need a presentation title and a short description about what the presentation is about.</w:t>
      </w:r>
    </w:p>
    <w:p w:rsidR="004A11D0" w:rsidRDefault="004A11D0" w:rsidP="00E94144">
      <w:pPr>
        <w:pStyle w:val="Heading3"/>
      </w:pPr>
      <w:bookmarkStart w:id="721" w:name="_Toc404097976"/>
      <w:bookmarkStart w:id="722" w:name="_Toc411524696"/>
      <w:r>
        <w:t>Bio</w:t>
      </w:r>
      <w:bookmarkEnd w:id="721"/>
      <w:bookmarkEnd w:id="722"/>
    </w:p>
    <w:p w:rsidR="004A11D0" w:rsidRPr="004A11D0" w:rsidRDefault="004A11D0">
      <w:r>
        <w:t>Every speaker needs to have a bio for both the website and the booklet.  The bio should include the person’s name and current position.</w:t>
      </w:r>
      <w:r w:rsidR="00E71C41">
        <w:t xml:space="preserve">  A list of games that they have worked on is a must.  The bio should also include a short piece about who the speaker is, what he is known for, and any notable games that they have worked on.</w:t>
      </w:r>
    </w:p>
    <w:p w:rsidR="004A11D0" w:rsidRDefault="004A11D0" w:rsidP="00E94144">
      <w:pPr>
        <w:pStyle w:val="Heading3"/>
      </w:pPr>
      <w:bookmarkStart w:id="723" w:name="_Toc404097977"/>
      <w:bookmarkStart w:id="724" w:name="_Toc411524697"/>
      <w:r>
        <w:t>Contracts</w:t>
      </w:r>
      <w:bookmarkEnd w:id="723"/>
      <w:bookmarkEnd w:id="724"/>
    </w:p>
    <w:p w:rsidR="005A6BB8" w:rsidRPr="005A6BB8" w:rsidRDefault="005A6BB8">
      <w:r>
        <w:t>The actual contract is in the @@@@ section.  In or</w:t>
      </w:r>
      <w:r w:rsidR="003E0BF9">
        <w:t xml:space="preserve">der for speaker to speak, they </w:t>
      </w:r>
      <w:r>
        <w:t>must sign this contract.  (Brief overview of what contract states).</w:t>
      </w:r>
    </w:p>
    <w:p w:rsidR="004A11D0" w:rsidRPr="00E94144" w:rsidRDefault="004A11D0" w:rsidP="00E94144">
      <w:pPr>
        <w:pStyle w:val="Heading3"/>
      </w:pPr>
      <w:bookmarkStart w:id="725" w:name="_Toc404097978"/>
      <w:bookmarkStart w:id="726" w:name="_Toc411524698"/>
      <w:r>
        <w:t>Scheduling</w:t>
      </w:r>
      <w:bookmarkEnd w:id="725"/>
      <w:bookmarkEnd w:id="726"/>
    </w:p>
    <w:p w:rsidR="004A11D0" w:rsidRDefault="005A6BB8">
      <w:r>
        <w:t>The scheduling master must be notified of any changes in a presenter’s schedule.</w:t>
      </w:r>
    </w:p>
    <w:p w:rsidR="009C1354" w:rsidRDefault="009C1354" w:rsidP="009C1354">
      <w:pPr>
        <w:pStyle w:val="Heading3"/>
      </w:pPr>
      <w:bookmarkStart w:id="727" w:name="_Toc404097979"/>
      <w:bookmarkStart w:id="728" w:name="_Toc411524699"/>
      <w:r>
        <w:t>At the Con</w:t>
      </w:r>
      <w:bookmarkEnd w:id="727"/>
      <w:bookmarkEnd w:id="728"/>
      <w:r w:rsidRPr="009C1354">
        <w:t xml:space="preserve"> </w:t>
      </w:r>
    </w:p>
    <w:p w:rsidR="009C1354" w:rsidRDefault="009C1354">
      <w:pPr>
        <w:pStyle w:val="Heading3"/>
      </w:pPr>
      <w:bookmarkStart w:id="729" w:name="_Toc404097980"/>
      <w:bookmarkStart w:id="730" w:name="_Toc411524700"/>
      <w:r>
        <w:t>Minions</w:t>
      </w:r>
      <w:bookmarkEnd w:id="729"/>
      <w:bookmarkEnd w:id="730"/>
    </w:p>
    <w:p w:rsidR="009C1354" w:rsidRPr="009D4F02" w:rsidRDefault="009C1354" w:rsidP="009C1354">
      <w:r>
        <w:t>Minions do not come into play until the presenter arrives in Madison or Sioux Falls.</w:t>
      </w:r>
    </w:p>
    <w:p w:rsidR="009C1354" w:rsidRPr="004A11D0" w:rsidRDefault="009C1354" w:rsidP="00E94144">
      <w:pPr>
        <w:pStyle w:val="Heading3"/>
      </w:pPr>
    </w:p>
    <w:p w:rsidR="00C960F0" w:rsidRDefault="00C960F0" w:rsidP="00C960F0">
      <w:pPr>
        <w:pStyle w:val="ListParagraph"/>
        <w:numPr>
          <w:ilvl w:val="0"/>
          <w:numId w:val="4"/>
        </w:numPr>
        <w:spacing w:after="0" w:line="240" w:lineRule="auto"/>
      </w:pPr>
      <w:r>
        <w:t xml:space="preserve">Before </w:t>
      </w:r>
      <w:proofErr w:type="spellStart"/>
      <w:r>
        <w:t>Nanocon</w:t>
      </w:r>
      <w:proofErr w:type="spellEnd"/>
    </w:p>
    <w:p w:rsidR="00C960F0" w:rsidRDefault="00C960F0" w:rsidP="00C960F0">
      <w:pPr>
        <w:pStyle w:val="ListParagraph"/>
        <w:numPr>
          <w:ilvl w:val="1"/>
          <w:numId w:val="4"/>
        </w:numPr>
        <w:spacing w:after="0" w:line="240" w:lineRule="auto"/>
      </w:pPr>
      <w:r>
        <w:t>Acquire and confirm guest appearances.</w:t>
      </w:r>
    </w:p>
    <w:p w:rsidR="00C960F0" w:rsidRDefault="00C960F0" w:rsidP="00C960F0">
      <w:pPr>
        <w:pStyle w:val="ListParagraph"/>
        <w:numPr>
          <w:ilvl w:val="1"/>
          <w:numId w:val="4"/>
        </w:numPr>
        <w:spacing w:after="0" w:line="240" w:lineRule="auto"/>
      </w:pPr>
      <w:r>
        <w:t>Coordinate travel and lodging.</w:t>
      </w:r>
    </w:p>
    <w:p w:rsidR="00C960F0" w:rsidRDefault="00C960F0" w:rsidP="00C960F0">
      <w:pPr>
        <w:pStyle w:val="ListParagraph"/>
        <w:numPr>
          <w:ilvl w:val="1"/>
          <w:numId w:val="4"/>
        </w:numPr>
        <w:spacing w:after="0" w:line="240" w:lineRule="auto"/>
      </w:pPr>
      <w:r>
        <w:t>Set the presentation and workshop schedule.</w:t>
      </w:r>
    </w:p>
    <w:p w:rsidR="00C960F0" w:rsidRDefault="00C960F0" w:rsidP="00C960F0">
      <w:pPr>
        <w:pStyle w:val="ListParagraph"/>
        <w:numPr>
          <w:ilvl w:val="1"/>
          <w:numId w:val="4"/>
        </w:numPr>
        <w:spacing w:after="0" w:line="240" w:lineRule="auto"/>
      </w:pPr>
      <w:r>
        <w:t>Get presentation and workshop descriptions for the online and booklet schedule.</w:t>
      </w:r>
    </w:p>
    <w:p w:rsidR="00C960F0" w:rsidRDefault="00C960F0" w:rsidP="00C960F0">
      <w:pPr>
        <w:pStyle w:val="ListParagraph"/>
        <w:numPr>
          <w:ilvl w:val="1"/>
          <w:numId w:val="4"/>
        </w:numPr>
        <w:spacing w:after="0" w:line="240" w:lineRule="auto"/>
      </w:pPr>
      <w:r>
        <w:t>Inquire about and acquire any special equipment the presenters may need.</w:t>
      </w:r>
    </w:p>
    <w:p w:rsidR="00C960F0" w:rsidRDefault="00C960F0" w:rsidP="00C960F0">
      <w:pPr>
        <w:pStyle w:val="ListParagraph"/>
        <w:numPr>
          <w:ilvl w:val="1"/>
          <w:numId w:val="4"/>
        </w:numPr>
        <w:spacing w:after="0" w:line="240" w:lineRule="auto"/>
      </w:pPr>
      <w:r>
        <w:lastRenderedPageBreak/>
        <w:t>Schedule door workers to take tickets for presentations/workshops.</w:t>
      </w:r>
    </w:p>
    <w:p w:rsidR="00C960F0" w:rsidRDefault="00C960F0" w:rsidP="00C960F0">
      <w:pPr>
        <w:pStyle w:val="ListParagraph"/>
        <w:numPr>
          <w:ilvl w:val="0"/>
          <w:numId w:val="4"/>
        </w:numPr>
        <w:spacing w:after="0" w:line="240" w:lineRule="auto"/>
      </w:pPr>
      <w:r>
        <w:t xml:space="preserve">At </w:t>
      </w:r>
      <w:proofErr w:type="spellStart"/>
      <w:r>
        <w:t>Nanocon</w:t>
      </w:r>
      <w:proofErr w:type="spellEnd"/>
    </w:p>
    <w:p w:rsidR="00C960F0" w:rsidRDefault="00C960F0" w:rsidP="00C960F0">
      <w:pPr>
        <w:pStyle w:val="ListParagraph"/>
        <w:numPr>
          <w:ilvl w:val="1"/>
          <w:numId w:val="4"/>
        </w:numPr>
        <w:spacing w:after="0" w:line="240" w:lineRule="auto"/>
      </w:pPr>
      <w:r>
        <w:t xml:space="preserve">Schedule any transportation to and from </w:t>
      </w:r>
      <w:proofErr w:type="spellStart"/>
      <w:r>
        <w:t>Nanocon</w:t>
      </w:r>
      <w:proofErr w:type="spellEnd"/>
      <w:r>
        <w:t xml:space="preserve"> as necessary.</w:t>
      </w:r>
    </w:p>
    <w:p w:rsidR="00C960F0" w:rsidRDefault="00C960F0" w:rsidP="00C960F0">
      <w:pPr>
        <w:pStyle w:val="ListParagraph"/>
        <w:numPr>
          <w:ilvl w:val="1"/>
          <w:numId w:val="4"/>
        </w:numPr>
        <w:spacing w:after="0" w:line="240" w:lineRule="auto"/>
      </w:pPr>
      <w:r>
        <w:t xml:space="preserve">Inform presenters that they may run a tab at the concessions counter, if they so choose. </w:t>
      </w:r>
    </w:p>
    <w:p w:rsidR="00C960F0" w:rsidRDefault="00C960F0" w:rsidP="00C960F0">
      <w:pPr>
        <w:pStyle w:val="ListParagraph"/>
        <w:numPr>
          <w:ilvl w:val="1"/>
          <w:numId w:val="4"/>
        </w:numPr>
        <w:spacing w:after="0" w:line="240" w:lineRule="auto"/>
      </w:pPr>
      <w:r>
        <w:t>Inform the presenters in a timely manner when they are scheduled to present (i.e. fifteen minutes before their scheduled presentation/workshop).</w:t>
      </w:r>
    </w:p>
    <w:p w:rsidR="00C960F0" w:rsidRDefault="00C960F0" w:rsidP="00C960F0">
      <w:pPr>
        <w:pStyle w:val="ListParagraph"/>
        <w:numPr>
          <w:ilvl w:val="1"/>
          <w:numId w:val="4"/>
        </w:numPr>
        <w:spacing w:after="0" w:line="240" w:lineRule="auto"/>
      </w:pPr>
      <w:r>
        <w:t xml:space="preserve">Hand out contracts to all applicable presenters to sign and return (can be mailed in after </w:t>
      </w:r>
      <w:proofErr w:type="spellStart"/>
      <w:r>
        <w:t>Nanocon</w:t>
      </w:r>
      <w:proofErr w:type="spellEnd"/>
      <w:r>
        <w:t>).</w:t>
      </w:r>
    </w:p>
    <w:p w:rsidR="00C960F0" w:rsidRDefault="00C960F0" w:rsidP="00C960F0">
      <w:pPr>
        <w:pStyle w:val="ListParagraph"/>
        <w:numPr>
          <w:ilvl w:val="1"/>
          <w:numId w:val="4"/>
        </w:numPr>
        <w:spacing w:after="0" w:line="240" w:lineRule="auto"/>
      </w:pPr>
      <w:r>
        <w:t>Make sure the door is manned at all time with someone taking tickets for the presentation/workshop.</w:t>
      </w:r>
    </w:p>
    <w:p w:rsidR="00C960F0" w:rsidRDefault="00C960F0" w:rsidP="00C960F0">
      <w:pPr>
        <w:pStyle w:val="ListParagraph"/>
        <w:numPr>
          <w:ilvl w:val="1"/>
          <w:numId w:val="4"/>
        </w:numPr>
        <w:spacing w:after="0" w:line="240" w:lineRule="auto"/>
      </w:pPr>
      <w:r>
        <w:t>Field any schedule changes, and alert the On Site Schedule Manager of any changes (including new events).</w:t>
      </w:r>
    </w:p>
    <w:p w:rsidR="00C960F0" w:rsidRDefault="00C960F0" w:rsidP="00C960F0">
      <w:pPr>
        <w:pStyle w:val="ListParagraph"/>
        <w:numPr>
          <w:ilvl w:val="0"/>
          <w:numId w:val="4"/>
        </w:numPr>
        <w:spacing w:after="0" w:line="240" w:lineRule="auto"/>
      </w:pPr>
      <w:r>
        <w:t xml:space="preserve">After </w:t>
      </w:r>
      <w:proofErr w:type="spellStart"/>
      <w:r>
        <w:t>Nanocon</w:t>
      </w:r>
      <w:proofErr w:type="spellEnd"/>
    </w:p>
    <w:p w:rsidR="00C960F0" w:rsidRDefault="00C960F0" w:rsidP="00C960F0">
      <w:pPr>
        <w:pStyle w:val="ListParagraph"/>
        <w:numPr>
          <w:ilvl w:val="1"/>
          <w:numId w:val="4"/>
        </w:numPr>
        <w:spacing w:after="0" w:line="240" w:lineRule="auto"/>
      </w:pPr>
      <w:r>
        <w:t>Send Thank You messages to all presenters.</w:t>
      </w:r>
    </w:p>
    <w:p w:rsidR="00C960F0" w:rsidRDefault="00C960F0">
      <w:pPr>
        <w:rPr>
          <w:rFonts w:eastAsiaTheme="majorEastAsia"/>
        </w:rPr>
      </w:pPr>
    </w:p>
    <w:p w:rsidR="00C960F0" w:rsidRDefault="00C960F0">
      <w:pPr>
        <w:rPr>
          <w:rFonts w:asciiTheme="majorHAnsi" w:eastAsiaTheme="majorEastAsia" w:hAnsiTheme="majorHAnsi" w:cstheme="majorBidi"/>
          <w:color w:val="244061" w:themeColor="accent1" w:themeShade="80"/>
          <w:sz w:val="36"/>
          <w:szCs w:val="36"/>
        </w:rPr>
      </w:pPr>
      <w:r>
        <w:br w:type="page"/>
      </w:r>
    </w:p>
    <w:bookmarkStart w:id="731" w:name="_Toc404097981"/>
    <w:bookmarkStart w:id="732" w:name="_Toc411524701"/>
    <w:p w:rsidR="006747FB" w:rsidRDefault="00782EB6" w:rsidP="00BF5B08">
      <w:pPr>
        <w:pStyle w:val="Heading1"/>
      </w:pPr>
      <w:r>
        <w:rPr>
          <w:noProof/>
        </w:rPr>
        <w:lastRenderedPageBreak/>
        <mc:AlternateContent>
          <mc:Choice Requires="wpi">
            <w:drawing>
              <wp:anchor distT="0" distB="0" distL="114300" distR="114300" simplePos="0" relativeHeight="251668480" behindDoc="0" locked="0" layoutInCell="1" allowOverlap="1" wp14:anchorId="3EB65664" wp14:editId="741D1C42">
                <wp:simplePos x="0" y="0"/>
                <wp:positionH relativeFrom="column">
                  <wp:posOffset>7114580</wp:posOffset>
                </wp:positionH>
                <wp:positionV relativeFrom="paragraph">
                  <wp:posOffset>3216065</wp:posOffset>
                </wp:positionV>
                <wp:extent cx="360" cy="360"/>
                <wp:effectExtent l="57150" t="57150" r="38100" b="38100"/>
                <wp:wrapNone/>
                <wp:docPr id="134" name="Ink 134"/>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C5C15D0" id="Ink 134" o:spid="_x0000_s1026" type="#_x0000_t75" style="position:absolute;margin-left:559.25pt;margin-top:252.3pt;width:1.95pt;height: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">
                <v:imagedata r:id="rId42" o:title=""/>
                <v:path arrowok="t"/>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1BD1F954" wp14:editId="6156CDFA">
                <wp:simplePos x="0" y="0"/>
                <wp:positionH relativeFrom="column">
                  <wp:posOffset>7957700</wp:posOffset>
                </wp:positionH>
                <wp:positionV relativeFrom="paragraph">
                  <wp:posOffset>3082865</wp:posOffset>
                </wp:positionV>
                <wp:extent cx="360" cy="360"/>
                <wp:effectExtent l="57150" t="57150" r="38100" b="38100"/>
                <wp:wrapNone/>
                <wp:docPr id="121" name="Ink 121"/>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F1A8E13" id="Ink 121" o:spid="_x0000_s1026" type="#_x0000_t75" style="position:absolute;margin-left:625.65pt;margin-top:241.8pt;width:1.95pt;height: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">
                <v:imagedata r:id="rId42" o:title=""/>
                <v:path arrowok="t"/>
                <o:lock v:ext="edit" rotation="t" aspectratio="f"/>
              </v:shape>
            </w:pict>
          </mc:Fallback>
        </mc:AlternateContent>
      </w:r>
      <w:r>
        <w:rPr>
          <w:noProof/>
        </w:rPr>
        <mc:AlternateContent>
          <mc:Choice Requires="wpi">
            <w:drawing>
              <wp:anchor distT="0" distB="0" distL="114300" distR="114300" simplePos="0" relativeHeight="251664384" behindDoc="0" locked="0" layoutInCell="1" allowOverlap="1" wp14:anchorId="5A28CE14" wp14:editId="6A76C26F">
                <wp:simplePos x="0" y="0"/>
                <wp:positionH relativeFrom="column">
                  <wp:posOffset>7652060</wp:posOffset>
                </wp:positionH>
                <wp:positionV relativeFrom="paragraph">
                  <wp:posOffset>3386705</wp:posOffset>
                </wp:positionV>
                <wp:extent cx="360" cy="360"/>
                <wp:effectExtent l="57150" t="57150" r="38100" b="38100"/>
                <wp:wrapNone/>
                <wp:docPr id="120" name="Ink 120"/>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2968BDC" id="Ink 120" o:spid="_x0000_s1026" type="#_x0000_t75" style="position:absolute;margin-left:601.55pt;margin-top:265.7pt;width:1.95pt;height: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&#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">
                <v:imagedata r:id="rId42" o:title=""/>
                <v:path arrowok="t"/>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690E0F1D" wp14:editId="5B66AFDD">
                <wp:simplePos x="0" y="0"/>
                <wp:positionH relativeFrom="column">
                  <wp:posOffset>7880300</wp:posOffset>
                </wp:positionH>
                <wp:positionV relativeFrom="paragraph">
                  <wp:posOffset>2846345</wp:posOffset>
                </wp:positionV>
                <wp:extent cx="360" cy="360"/>
                <wp:effectExtent l="57150" t="57150" r="38100" b="38100"/>
                <wp:wrapNone/>
                <wp:docPr id="117" name="Ink 117"/>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DDF817A" id="Ink 117" o:spid="_x0000_s1026" type="#_x0000_t75" style="position:absolute;margin-left:619.55pt;margin-top:223.15pt;width:1.95pt;height: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">
                <v:imagedata r:id="rId42" o:title=""/>
                <v:path arrowok="t"/>
                <o:lock v:ext="edit" rotation="t" aspectratio="f"/>
              </v:shape>
            </w:pict>
          </mc:Fallback>
        </mc:AlternateContent>
      </w:r>
      <w:r>
        <w:rPr>
          <w:noProof/>
        </w:rPr>
        <mc:AlternateContent>
          <mc:Choice Requires="wpi">
            <w:drawing>
              <wp:anchor distT="0" distB="0" distL="114300" distR="114300" simplePos="0" relativeHeight="251658240" behindDoc="0" locked="0" layoutInCell="1" allowOverlap="1" wp14:anchorId="0D759372" wp14:editId="72A62DF0">
                <wp:simplePos x="0" y="0"/>
                <wp:positionH relativeFrom="column">
                  <wp:posOffset>7684100</wp:posOffset>
                </wp:positionH>
                <wp:positionV relativeFrom="paragraph">
                  <wp:posOffset>2886665</wp:posOffset>
                </wp:positionV>
                <wp:extent cx="360" cy="360"/>
                <wp:effectExtent l="57150" t="57150" r="38100" b="38100"/>
                <wp:wrapNone/>
                <wp:docPr id="116" name="Ink 116"/>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27CE745" id="Ink 116" o:spid="_x0000_s1026" type="#_x0000_t75" style="position:absolute;margin-left:604.1pt;margin-top:226.35pt;width:1.95pt;height:1.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">
                <v:imagedata r:id="rId42" o:title=""/>
                <v:path arrowok="t"/>
                <o:lock v:ext="edit" rotation="t" aspectratio="f"/>
              </v:shape>
            </w:pict>
          </mc:Fallback>
        </mc:AlternateContent>
      </w:r>
      <w:r>
        <w:rPr>
          <w:noProof/>
        </w:rPr>
        <mc:AlternateContent>
          <mc:Choice Requires="wpi">
            <w:drawing>
              <wp:anchor distT="0" distB="0" distL="114300" distR="114300" simplePos="0" relativeHeight="251656192" behindDoc="0" locked="0" layoutInCell="1" allowOverlap="1" wp14:anchorId="6C3D52DC" wp14:editId="07A0B9BC">
                <wp:simplePos x="0" y="0"/>
                <wp:positionH relativeFrom="column">
                  <wp:posOffset>8014580</wp:posOffset>
                </wp:positionH>
                <wp:positionV relativeFrom="paragraph">
                  <wp:posOffset>3376265</wp:posOffset>
                </wp:positionV>
                <wp:extent cx="360" cy="360"/>
                <wp:effectExtent l="57150" t="57150" r="38100" b="38100"/>
                <wp:wrapNone/>
                <wp:docPr id="107" name="Ink 107"/>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EA71246" id="Ink 107" o:spid="_x0000_s1026" type="#_x0000_t75" style="position:absolute;margin-left:630.1pt;margin-top:264.9pt;width:1.95pt;height:1.9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">
                <v:imagedata r:id="rId42" o:title=""/>
                <v:path arrowok="t"/>
                <o:lock v:ext="edit" rotation="t" aspectratio="f"/>
              </v:shape>
            </w:pict>
          </mc:Fallback>
        </mc:AlternateContent>
      </w:r>
      <w:r>
        <w:rPr>
          <w:noProof/>
        </w:rPr>
        <mc:AlternateContent>
          <mc:Choice Requires="wpi">
            <w:drawing>
              <wp:anchor distT="0" distB="0" distL="114300" distR="114300" simplePos="0" relativeHeight="251654144" behindDoc="0" locked="0" layoutInCell="1" allowOverlap="1" wp14:anchorId="3C0225DB" wp14:editId="3973241E">
                <wp:simplePos x="0" y="0"/>
                <wp:positionH relativeFrom="column">
                  <wp:posOffset>7900460</wp:posOffset>
                </wp:positionH>
                <wp:positionV relativeFrom="paragraph">
                  <wp:posOffset>3649505</wp:posOffset>
                </wp:positionV>
                <wp:extent cx="360" cy="360"/>
                <wp:effectExtent l="57150" t="57150" r="38100" b="38100"/>
                <wp:wrapNone/>
                <wp:docPr id="106" name="Ink 106"/>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744F6EB" id="Ink 106" o:spid="_x0000_s1026" type="#_x0000_t75" style="position:absolute;margin-left:621.15pt;margin-top:286.4pt;width:1.95pt;height:1.9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">
                <v:imagedata r:id="rId42" o:title=""/>
                <v:path arrowok="t"/>
                <o:lock v:ext="edit" rotation="t" aspectratio="f"/>
              </v:shape>
            </w:pict>
          </mc:Fallback>
        </mc:AlternateContent>
      </w:r>
      <w:r>
        <w:rPr>
          <w:noProof/>
        </w:rPr>
        <mc:AlternateContent>
          <mc:Choice Requires="wpi">
            <w:drawing>
              <wp:anchor distT="0" distB="0" distL="114300" distR="114300" simplePos="0" relativeHeight="251652096" behindDoc="0" locked="0" layoutInCell="1" allowOverlap="1" wp14:anchorId="113D5969" wp14:editId="799BC1B2">
                <wp:simplePos x="0" y="0"/>
                <wp:positionH relativeFrom="column">
                  <wp:posOffset>7915940</wp:posOffset>
                </wp:positionH>
                <wp:positionV relativeFrom="paragraph">
                  <wp:posOffset>3176105</wp:posOffset>
                </wp:positionV>
                <wp:extent cx="20520" cy="77400"/>
                <wp:effectExtent l="38100" t="57150" r="36830" b="37465"/>
                <wp:wrapNone/>
                <wp:docPr id="105" name="Ink 105"/>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20520" cy="77400"/>
                      </w14:xfrm>
                    </w14:contentPart>
                  </a:graphicData>
                </a:graphic>
              </wp:anchor>
            </w:drawing>
          </mc:Choice>
          <mc:Fallback>
            <w:pict>
              <v:shape w14:anchorId="52BAB69A" id="Ink 105" o:spid="_x0000_s1026" type="#_x0000_t75" style="position:absolute;margin-left:622.35pt;margin-top:249.15pt;width:3.5pt;height:8.0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">
                <v:imagedata r:id="rId50" o:title=""/>
                <v:path arrowok="t"/>
                <o:lock v:ext="edit" rotation="t" aspectratio="f"/>
              </v:shape>
            </w:pict>
          </mc:Fallback>
        </mc:AlternateContent>
      </w:r>
      <w:r>
        <w:rPr>
          <w:noProof/>
        </w:rPr>
        <mc:AlternateContent>
          <mc:Choice Requires="wpi">
            <w:drawing>
              <wp:anchor distT="0" distB="0" distL="114300" distR="114300" simplePos="0" relativeHeight="251650048" behindDoc="0" locked="0" layoutInCell="1" allowOverlap="1" wp14:anchorId="6762BE7A" wp14:editId="52322F0D">
                <wp:simplePos x="0" y="0"/>
                <wp:positionH relativeFrom="column">
                  <wp:posOffset>7217900</wp:posOffset>
                </wp:positionH>
                <wp:positionV relativeFrom="paragraph">
                  <wp:posOffset>3340625</wp:posOffset>
                </wp:positionV>
                <wp:extent cx="360" cy="360"/>
                <wp:effectExtent l="57150" t="57150" r="38100" b="38100"/>
                <wp:wrapNone/>
                <wp:docPr id="87" name="Ink 87"/>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D780D2B" id="Ink 87" o:spid="_x0000_s1026" type="#_x0000_t75" style="position:absolute;margin-left:567.4pt;margin-top:262.1pt;width:1.95pt;height:1.9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&#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">
                <v:imagedata r:id="rId42" o:title=""/>
                <v:path arrowok="t"/>
                <o:lock v:ext="edit" rotation="t" aspectratio="f"/>
              </v:shape>
            </w:pict>
          </mc:Fallback>
        </mc:AlternateContent>
      </w:r>
      <w:r>
        <w:rPr>
          <w:noProof/>
        </w:rPr>
        <mc:AlternateContent>
          <mc:Choice Requires="wpi">
            <w:drawing>
              <wp:anchor distT="0" distB="0" distL="114300" distR="114300" simplePos="0" relativeHeight="251648000" behindDoc="0" locked="0" layoutInCell="1" allowOverlap="1" wp14:anchorId="6A43F2AB" wp14:editId="4BC16801">
                <wp:simplePos x="0" y="0"/>
                <wp:positionH relativeFrom="column">
                  <wp:posOffset>-2765620</wp:posOffset>
                </wp:positionH>
                <wp:positionV relativeFrom="paragraph">
                  <wp:posOffset>5296865</wp:posOffset>
                </wp:positionV>
                <wp:extent cx="30960" cy="139320"/>
                <wp:effectExtent l="38100" t="38100" r="26670" b="32385"/>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30960" cy="139320"/>
                      </w14:xfrm>
                    </w14:contentPart>
                  </a:graphicData>
                </a:graphic>
              </wp:anchor>
            </w:drawing>
          </mc:Choice>
          <mc:Fallback>
            <w:pict>
              <v:shape w14:anchorId="254D4291" id="Ink 1" o:spid="_x0000_s1026" type="#_x0000_t75" style="position:absolute;margin-left:-218.7pt;margin-top:416.15pt;width:4.4pt;height:12.8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">
                <v:imagedata r:id="rId53" o:title=""/>
                <v:path arrowok="t"/>
                <o:lock v:ext="edit" rotation="t" aspectratio="f"/>
              </v:shape>
            </w:pict>
          </mc:Fallback>
        </mc:AlternateContent>
      </w:r>
      <w:r w:rsidR="006747FB">
        <w:t>Bible Writing Conventions</w:t>
      </w:r>
      <w:bookmarkEnd w:id="731"/>
      <w:bookmarkEnd w:id="732"/>
    </w:p>
    <w:p w:rsidR="00C75CE1" w:rsidRPr="00C75CE1" w:rsidRDefault="00C75CE1" w:rsidP="00C75CE1">
      <w:pPr>
        <w:pStyle w:val="Heading2"/>
      </w:pPr>
      <w:bookmarkStart w:id="733" w:name="_Toc404097982"/>
      <w:bookmarkStart w:id="734" w:name="_Toc411524702"/>
      <w:r>
        <w:t>Referring to People</w:t>
      </w:r>
      <w:bookmarkEnd w:id="733"/>
      <w:bookmarkEnd w:id="734"/>
    </w:p>
    <w:p w:rsidR="003F2A40" w:rsidRDefault="00C75CE1" w:rsidP="00C75CE1">
      <w:pPr>
        <w:ind w:left="720"/>
      </w:pPr>
      <w:r>
        <w:t xml:space="preserve">Any time a person needs to be contacted, their official position must be used, and then in parenthesis, the person last known to hold that position.  For example: In order to gain access to the </w:t>
      </w:r>
      <w:proofErr w:type="spellStart"/>
      <w:r>
        <w:t>SVN</w:t>
      </w:r>
      <w:proofErr w:type="spellEnd"/>
      <w:r>
        <w:t xml:space="preserve"> you need to contact the Gaming Club Advisor (Glenn Berman) and request access to it.</w:t>
      </w:r>
    </w:p>
    <w:p w:rsidR="003F2A40" w:rsidRDefault="003F2A40" w:rsidP="003F2A40">
      <w:pPr>
        <w:pStyle w:val="Heading2"/>
      </w:pPr>
      <w:bookmarkStart w:id="735" w:name="_Toc404097983"/>
      <w:bookmarkStart w:id="736" w:name="_Toc411524703"/>
      <w:r>
        <w:t>Formatting</w:t>
      </w:r>
      <w:bookmarkEnd w:id="735"/>
      <w:bookmarkEnd w:id="736"/>
    </w:p>
    <w:p w:rsidR="00BF5B08" w:rsidRDefault="003F2A40" w:rsidP="003F2A40">
      <w:pPr>
        <w:ind w:left="720"/>
      </w:pPr>
      <w:r>
        <w:t>All sections must start on their own page.  A sub-section should never be split in two by a page break.</w:t>
      </w:r>
    </w:p>
    <w:p w:rsidR="00BF5B08" w:rsidRDefault="00BF5B08" w:rsidP="00BF5B08">
      <w:pPr>
        <w:pStyle w:val="Heading2"/>
      </w:pPr>
      <w:bookmarkStart w:id="737" w:name="_Toc404097984"/>
      <w:bookmarkStart w:id="738" w:name="_Toc411524704"/>
      <w:r>
        <w:t>Updating</w:t>
      </w:r>
      <w:bookmarkEnd w:id="737"/>
      <w:bookmarkEnd w:id="738"/>
    </w:p>
    <w:p w:rsidR="00642E80" w:rsidRDefault="00BF5B08" w:rsidP="00BF5B08">
      <w:pPr>
        <w:ind w:left="720"/>
      </w:pPr>
      <w:r>
        <w:t>It is the responsibility for each officer to update his or her section at the end of each year, to ensure that the Bible stays up to date.</w:t>
      </w:r>
    </w:p>
    <w:p w:rsidR="00FF148B" w:rsidRDefault="00642E80" w:rsidP="00BF5B08">
      <w:pPr>
        <w:ind w:left="720"/>
      </w:pPr>
      <w:r>
        <w:t xml:space="preserve">Any person who makes changes in this document must update the date under the </w:t>
      </w:r>
      <w:proofErr w:type="spellStart"/>
      <w:r>
        <w:t>nanocon</w:t>
      </w:r>
      <w:proofErr w:type="spellEnd"/>
      <w:r>
        <w:t xml:space="preserve"> logo on the first page.  This date is there to indicate when it was last updated.</w:t>
      </w:r>
    </w:p>
    <w:p w:rsidR="006747FB" w:rsidRDefault="00FF148B" w:rsidP="00BF5B08">
      <w:pPr>
        <w:ind w:left="720"/>
        <w:rPr>
          <w:rFonts w:eastAsiaTheme="majorEastAsia"/>
          <w:color w:val="244061" w:themeColor="accent1" w:themeShade="80"/>
          <w:sz w:val="36"/>
          <w:szCs w:val="36"/>
        </w:rPr>
      </w:pPr>
      <w:r>
        <w:t xml:space="preserve">Be sure to add your </w:t>
      </w:r>
      <w:r w:rsidR="00B91B01">
        <w:t>DSU</w:t>
      </w:r>
      <w:r>
        <w:t xml:space="preserve"> credentials to the author section of the document.</w:t>
      </w:r>
      <w:r w:rsidR="006747FB">
        <w:br w:type="page"/>
      </w:r>
    </w:p>
    <w:p w:rsidR="0026253F" w:rsidRDefault="00EB61D8" w:rsidP="00BF5B08">
      <w:pPr>
        <w:pStyle w:val="Heading1"/>
      </w:pPr>
      <w:bookmarkStart w:id="739" w:name="_Toc404097985"/>
      <w:bookmarkStart w:id="740" w:name="_Toc411524705"/>
      <w:r>
        <w:lastRenderedPageBreak/>
        <w:t>Authors</w:t>
      </w:r>
      <w:bookmarkEnd w:id="739"/>
      <w:bookmarkEnd w:id="740"/>
    </w:p>
    <w:p w:rsidR="00EB61D8" w:rsidRPr="0043162F" w:rsidRDefault="0043162F" w:rsidP="0043162F">
      <w:pPr>
        <w:ind w:left="720"/>
        <w:rPr>
          <w:b/>
          <w:sz w:val="28"/>
        </w:rPr>
      </w:pPr>
      <w:proofErr w:type="spellStart"/>
      <w:proofErr w:type="gramStart"/>
      <w:r>
        <w:rPr>
          <w:b/>
          <w:sz w:val="28"/>
        </w:rPr>
        <w:t>a</w:t>
      </w:r>
      <w:r w:rsidR="00EB61D8" w:rsidRPr="0043162F">
        <w:rPr>
          <w:b/>
          <w:sz w:val="28"/>
        </w:rPr>
        <w:t>mthi</w:t>
      </w:r>
      <w:r>
        <w:rPr>
          <w:b/>
          <w:sz w:val="28"/>
        </w:rPr>
        <w:t>e</w:t>
      </w:r>
      <w:r w:rsidR="00EB61D8" w:rsidRPr="0043162F">
        <w:rPr>
          <w:b/>
          <w:sz w:val="28"/>
        </w:rPr>
        <w:t>le</w:t>
      </w:r>
      <w:proofErr w:type="spellEnd"/>
      <w:proofErr w:type="gramEnd"/>
    </w:p>
    <w:p w:rsidR="00EB61D8" w:rsidRDefault="00EB61D8" w:rsidP="0043162F">
      <w:pPr>
        <w:ind w:left="720"/>
        <w:rPr>
          <w:b/>
          <w:sz w:val="28"/>
        </w:rPr>
      </w:pPr>
      <w:proofErr w:type="spellStart"/>
      <w:proofErr w:type="gramStart"/>
      <w:r w:rsidRPr="0043162F">
        <w:rPr>
          <w:b/>
          <w:sz w:val="28"/>
        </w:rPr>
        <w:t>cjhicks</w:t>
      </w:r>
      <w:proofErr w:type="spellEnd"/>
      <w:proofErr w:type="gramEnd"/>
    </w:p>
    <w:p w:rsidR="00E94144" w:rsidRDefault="00A3313A" w:rsidP="0043162F">
      <w:pPr>
        <w:ind w:left="720"/>
        <w:rPr>
          <w:b/>
          <w:sz w:val="28"/>
        </w:rPr>
      </w:pPr>
      <w:proofErr w:type="spellStart"/>
      <w:proofErr w:type="gramStart"/>
      <w:r>
        <w:rPr>
          <w:b/>
          <w:sz w:val="28"/>
        </w:rPr>
        <w:t>lamutzenberger</w:t>
      </w:r>
      <w:proofErr w:type="spellEnd"/>
      <w:proofErr w:type="gramEnd"/>
    </w:p>
    <w:p w:rsidR="00E94144" w:rsidRPr="00107EFA" w:rsidRDefault="00135386" w:rsidP="00E94144">
      <w:pPr>
        <w:rPr>
          <w:b/>
          <w:sz w:val="28"/>
          <w:szCs w:val="28"/>
        </w:rPr>
      </w:pPr>
      <w:bookmarkStart w:id="741" w:name="_Toc404097986"/>
      <w:r>
        <w:tab/>
      </w:r>
      <w:proofErr w:type="spellStart"/>
      <w:proofErr w:type="gramStart"/>
      <w:r w:rsidRPr="00107EFA">
        <w:rPr>
          <w:b/>
          <w:sz w:val="28"/>
          <w:szCs w:val="28"/>
        </w:rPr>
        <w:t>bnrushing</w:t>
      </w:r>
      <w:proofErr w:type="spellEnd"/>
      <w:proofErr w:type="gramEnd"/>
      <w:r w:rsidR="00E94144" w:rsidRPr="00107EFA">
        <w:rPr>
          <w:b/>
          <w:sz w:val="28"/>
          <w:szCs w:val="28"/>
        </w:rPr>
        <w:br w:type="page"/>
      </w:r>
    </w:p>
    <w:p w:rsidR="00EC104B" w:rsidRDefault="00EC104B" w:rsidP="0043162F">
      <w:pPr>
        <w:ind w:left="720"/>
        <w:rPr>
          <w:b/>
          <w:sz w:val="28"/>
        </w:rPr>
      </w:pPr>
    </w:p>
    <w:p w:rsidR="00BD5D4A" w:rsidRDefault="00EC104B" w:rsidP="00EC104B">
      <w:pPr>
        <w:sectPr w:rsidR="00BD5D4A" w:rsidSect="00590A02">
          <w:footerReference w:type="even" r:id="rId54"/>
          <w:footerReference w:type="default" r:id="rId55"/>
          <w:type w:val="continuous"/>
          <w:pgSz w:w="12240" w:h="15840"/>
          <w:pgMar w:top="1440" w:right="1440" w:bottom="1440" w:left="1440" w:header="720" w:footer="720" w:gutter="0"/>
          <w:cols w:space="720"/>
          <w:docGrid w:linePitch="360"/>
        </w:sectPr>
      </w:pPr>
      <w:r>
        <w:br w:type="page"/>
      </w:r>
    </w:p>
    <w:p w:rsidR="00A3313A" w:rsidRPr="009A59CD" w:rsidRDefault="00934105" w:rsidP="009A59CD">
      <w:pPr>
        <w:pStyle w:val="Heading1"/>
        <w:rPr>
          <w:color w:val="FFFFFF" w:themeColor="background1"/>
        </w:rPr>
      </w:pPr>
      <w:bookmarkStart w:id="742" w:name="_Toc411524706"/>
      <w:r>
        <w:rPr>
          <w:noProof/>
          <w:color w:val="FFFFFF" w:themeColor="background1"/>
        </w:rPr>
        <w:lastRenderedPageBreak/>
        <mc:AlternateContent>
          <mc:Choice Requires="wps">
            <w:drawing>
              <wp:anchor distT="45720" distB="45720" distL="114300" distR="114300" simplePos="0" relativeHeight="251673600" behindDoc="0" locked="0" layoutInCell="1" allowOverlap="1" wp14:anchorId="5F7DEBE1" wp14:editId="7CCEF90A">
                <wp:simplePos x="0" y="0"/>
                <wp:positionH relativeFrom="margin">
                  <wp:posOffset>-25400</wp:posOffset>
                </wp:positionH>
                <wp:positionV relativeFrom="margin">
                  <wp:posOffset>3343910</wp:posOffset>
                </wp:positionV>
                <wp:extent cx="6003290" cy="1550670"/>
                <wp:effectExtent l="3175" t="635" r="381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290" cy="155067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066E0E" w:rsidRDefault="00066E0E" w:rsidP="00EC104B">
                            <w:pPr>
                              <w:jc w:val="center"/>
                            </w:pPr>
                            <w:r>
                              <w:rPr>
                                <w:noProof/>
                              </w:rPr>
                              <w:drawing>
                                <wp:inline distT="0" distB="0" distL="0" distR="0" wp14:anchorId="1F396677" wp14:editId="781CA7A3">
                                  <wp:extent cx="5819775" cy="952500"/>
                                  <wp:effectExtent l="0" t="0" r="0" b="0"/>
                                  <wp:docPr id="12" name="Picture 12" descr="C:\Users\DSU\Desktop\Nanocon\nano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U\Desktop\Nanocon\nanoc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9775" cy="952500"/>
                                          </a:xfrm>
                                          <a:prstGeom prst="rect">
                                            <a:avLst/>
                                          </a:prstGeom>
                                          <a:noFill/>
                                          <a:ln>
                                            <a:noFill/>
                                          </a:ln>
                                        </pic:spPr>
                                      </pic:pic>
                                    </a:graphicData>
                                  </a:graphic>
                                </wp:inline>
                              </w:drawing>
                            </w:r>
                          </w:p>
                          <w:p w:rsidR="00066E0E" w:rsidRPr="00590A02" w:rsidRDefault="00066E0E" w:rsidP="00EC104B">
                            <w:pPr>
                              <w:jc w:val="center"/>
                              <w:rPr>
                                <w:sz w:val="40"/>
                              </w:rPr>
                            </w:pPr>
                            <w:r>
                              <w:rPr>
                                <w:sz w:val="40"/>
                              </w:rPr>
                              <w:fldChar w:fldCharType="begin"/>
                            </w:r>
                            <w:r>
                              <w:rPr>
                                <w:sz w:val="40"/>
                              </w:rPr>
                              <w:instrText xml:space="preserve"> SAVEDATE  \@ "M/d/yy"  \* MERGEFORMAT </w:instrText>
                            </w:r>
                            <w:r>
                              <w:rPr>
                                <w:sz w:val="40"/>
                              </w:rPr>
                              <w:fldChar w:fldCharType="separate"/>
                            </w:r>
                            <w:ins w:id="743" w:author="DSU" w:date="2015-11-03T17:40:00Z">
                              <w:r w:rsidR="00BF1BA1">
                                <w:rPr>
                                  <w:noProof/>
                                  <w:sz w:val="40"/>
                                </w:rPr>
                                <w:t>11/3/15</w:t>
                              </w:r>
                            </w:ins>
                            <w:del w:id="744" w:author="DSU" w:date="2015-10-20T17:04:00Z">
                              <w:r w:rsidDel="005F3806">
                                <w:rPr>
                                  <w:noProof/>
                                  <w:sz w:val="40"/>
                                </w:rPr>
                                <w:delText>2/12</w:delText>
                              </w:r>
                            </w:del>
                            <w:ins w:id="745" w:author="Hicks, Cameron" w:date="2015-02-12T18:55:00Z">
                              <w:del w:id="746" w:author="DSU" w:date="2015-10-20T17:04:00Z">
                                <w:r w:rsidDel="005F3806">
                                  <w:rPr>
                                    <w:noProof/>
                                    <w:sz w:val="40"/>
                                  </w:rPr>
                                  <w:delText>12</w:delText>
                                </w:r>
                              </w:del>
                            </w:ins>
                            <w:del w:id="747" w:author="DSU" w:date="2015-10-20T17:04:00Z">
                              <w:r w:rsidDel="005F3806">
                                <w:rPr>
                                  <w:noProof/>
                                  <w:sz w:val="40"/>
                                </w:rPr>
                                <w:delText>/</w:delText>
                              </w:r>
                            </w:del>
                            <w:ins w:id="748" w:author="Hicks, Cameron" w:date="2015-02-12T18:55:00Z">
                              <w:del w:id="749" w:author="DSU" w:date="2015-10-20T17:04:00Z">
                                <w:r w:rsidDel="005F3806">
                                  <w:rPr>
                                    <w:noProof/>
                                    <w:sz w:val="40"/>
                                  </w:rPr>
                                  <w:delText>20</w:delText>
                                </w:r>
                              </w:del>
                            </w:ins>
                            <w:del w:id="750" w:author="DSU" w:date="2015-10-20T17:04:00Z">
                              <w:r w:rsidDel="005F3806">
                                <w:rPr>
                                  <w:noProof/>
                                  <w:sz w:val="40"/>
                                </w:rPr>
                                <w:delText>15</w:delText>
                              </w:r>
                            </w:del>
                            <w:r>
                              <w:rPr>
                                <w:sz w:val="40"/>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7DEBE1" id="_x0000_t202" coordsize="21600,21600" o:spt="202" path="m,l,21600r21600,l21600,xe">
                <v:stroke joinstyle="miter"/>
                <v:path gradientshapeok="t" o:connecttype="rect"/>
              </v:shapetype>
              <v:shape id="Text Box 2" o:spid="_x0000_s1026" type="#_x0000_t202" style="position:absolute;margin-left:-2pt;margin-top:263.3pt;width:472.7pt;height:122.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" stroked="f">
                <v:textbox>
                  <w:txbxContent>
                    <w:p w:rsidR="00066E0E" w:rsidRDefault="00066E0E" w:rsidP="00EC104B">
                      <w:pPr>
                        <w:jc w:val="center"/>
                      </w:pPr>
                      <w:r>
                        <w:rPr>
                          <w:noProof/>
                        </w:rPr>
                        <w:drawing>
                          <wp:inline distT="0" distB="0" distL="0" distR="0" wp14:anchorId="1F396677" wp14:editId="781CA7A3">
                            <wp:extent cx="5819775" cy="952500"/>
                            <wp:effectExtent l="0" t="0" r="0" b="0"/>
                            <wp:docPr id="12" name="Picture 12" descr="C:\Users\DSU\Desktop\Nanocon\nano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U\Desktop\Nanocon\nanoc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9775" cy="952500"/>
                                    </a:xfrm>
                                    <a:prstGeom prst="rect">
                                      <a:avLst/>
                                    </a:prstGeom>
                                    <a:noFill/>
                                    <a:ln>
                                      <a:noFill/>
                                    </a:ln>
                                  </pic:spPr>
                                </pic:pic>
                              </a:graphicData>
                            </a:graphic>
                          </wp:inline>
                        </w:drawing>
                      </w:r>
                    </w:p>
                    <w:p w:rsidR="00066E0E" w:rsidRPr="00590A02" w:rsidRDefault="00066E0E" w:rsidP="00EC104B">
                      <w:pPr>
                        <w:jc w:val="center"/>
                        <w:rPr>
                          <w:sz w:val="40"/>
                        </w:rPr>
                      </w:pPr>
                      <w:r>
                        <w:rPr>
                          <w:sz w:val="40"/>
                        </w:rPr>
                        <w:fldChar w:fldCharType="begin"/>
                      </w:r>
                      <w:r>
                        <w:rPr>
                          <w:sz w:val="40"/>
                        </w:rPr>
                        <w:instrText xml:space="preserve"> SAVEDATE  \@ "M/d/yy"  \* MERGEFORMAT </w:instrText>
                      </w:r>
                      <w:r>
                        <w:rPr>
                          <w:sz w:val="40"/>
                        </w:rPr>
                        <w:fldChar w:fldCharType="separate"/>
                      </w:r>
                      <w:ins w:id="751" w:author="DSU" w:date="2015-11-03T17:40:00Z">
                        <w:r w:rsidR="00BF1BA1">
                          <w:rPr>
                            <w:noProof/>
                            <w:sz w:val="40"/>
                          </w:rPr>
                          <w:t>11/3/15</w:t>
                        </w:r>
                      </w:ins>
                      <w:del w:id="752" w:author="DSU" w:date="2015-10-20T17:04:00Z">
                        <w:r w:rsidDel="005F3806">
                          <w:rPr>
                            <w:noProof/>
                            <w:sz w:val="40"/>
                          </w:rPr>
                          <w:delText>2/12</w:delText>
                        </w:r>
                      </w:del>
                      <w:ins w:id="753" w:author="Hicks, Cameron" w:date="2015-02-12T18:55:00Z">
                        <w:del w:id="754" w:author="DSU" w:date="2015-10-20T17:04:00Z">
                          <w:r w:rsidDel="005F3806">
                            <w:rPr>
                              <w:noProof/>
                              <w:sz w:val="40"/>
                            </w:rPr>
                            <w:delText>12</w:delText>
                          </w:r>
                        </w:del>
                      </w:ins>
                      <w:del w:id="755" w:author="DSU" w:date="2015-10-20T17:04:00Z">
                        <w:r w:rsidDel="005F3806">
                          <w:rPr>
                            <w:noProof/>
                            <w:sz w:val="40"/>
                          </w:rPr>
                          <w:delText>/</w:delText>
                        </w:r>
                      </w:del>
                      <w:ins w:id="756" w:author="Hicks, Cameron" w:date="2015-02-12T18:55:00Z">
                        <w:del w:id="757" w:author="DSU" w:date="2015-10-20T17:04:00Z">
                          <w:r w:rsidDel="005F3806">
                            <w:rPr>
                              <w:noProof/>
                              <w:sz w:val="40"/>
                            </w:rPr>
                            <w:delText>20</w:delText>
                          </w:r>
                        </w:del>
                      </w:ins>
                      <w:del w:id="758" w:author="DSU" w:date="2015-10-20T17:04:00Z">
                        <w:r w:rsidDel="005F3806">
                          <w:rPr>
                            <w:noProof/>
                            <w:sz w:val="40"/>
                          </w:rPr>
                          <w:delText>15</w:delText>
                        </w:r>
                      </w:del>
                      <w:r>
                        <w:rPr>
                          <w:sz w:val="40"/>
                        </w:rPr>
                        <w:fldChar w:fldCharType="end"/>
                      </w:r>
                    </w:p>
                  </w:txbxContent>
                </v:textbox>
                <w10:wrap type="square" anchorx="margin" anchory="margin"/>
              </v:shape>
            </w:pict>
          </mc:Fallback>
        </mc:AlternateContent>
      </w:r>
      <w:r>
        <w:rPr>
          <w:noProof/>
          <w:color w:val="FFFFFF" w:themeColor="background1"/>
        </w:rPr>
        <mc:AlternateContent>
          <mc:Choice Requires="wps">
            <w:drawing>
              <wp:anchor distT="45720" distB="45720" distL="114300" distR="114300" simplePos="0" relativeHeight="251669504" behindDoc="0" locked="0" layoutInCell="1" allowOverlap="1" wp14:anchorId="2B3500D3" wp14:editId="2B6D72CC">
                <wp:simplePos x="0" y="0"/>
                <wp:positionH relativeFrom="margin">
                  <wp:posOffset>-25400</wp:posOffset>
                </wp:positionH>
                <wp:positionV relativeFrom="margin">
                  <wp:posOffset>3343910</wp:posOffset>
                </wp:positionV>
                <wp:extent cx="6003290" cy="1550670"/>
                <wp:effectExtent l="3175" t="635" r="3810" b="12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290" cy="155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6E0E" w:rsidRDefault="00066E0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3500D3" id="_x0000_s1027" type="#_x0000_t202" style="position:absolute;margin-left:-2pt;margin-top:263.3pt;width:472.7pt;height:122.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mn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" stroked="f">
                <v:textbox>
                  <w:txbxContent>
                    <w:p w:rsidR="00066E0E" w:rsidRDefault="00066E0E"/>
                  </w:txbxContent>
                </v:textbox>
                <w10:wrap type="square" anchorx="margin" anchory="margin"/>
              </v:shape>
            </w:pict>
          </mc:Fallback>
        </mc:AlternateContent>
      </w:r>
      <w:r w:rsidR="009A59CD" w:rsidRPr="009A59CD">
        <w:rPr>
          <w:color w:val="FFFFFF" w:themeColor="background1"/>
        </w:rPr>
        <w:t>Title Page</w:t>
      </w:r>
      <w:bookmarkEnd w:id="741"/>
      <w:bookmarkEnd w:id="742"/>
    </w:p>
    <w:sectPr w:rsidR="00A3313A" w:rsidRPr="009A59CD" w:rsidSect="00590A02">
      <w:footerReference w:type="even" r:id="rId57"/>
      <w:footerReference w:type="default" r:id="rId5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FB7" w:rsidRDefault="00B76FB7" w:rsidP="00766CA0">
      <w:pPr>
        <w:spacing w:after="0" w:line="240" w:lineRule="auto"/>
      </w:pPr>
      <w:r>
        <w:separator/>
      </w:r>
    </w:p>
  </w:endnote>
  <w:endnote w:type="continuationSeparator" w:id="0">
    <w:p w:rsidR="00B76FB7" w:rsidRDefault="00B76FB7" w:rsidP="00766CA0">
      <w:pPr>
        <w:spacing w:after="0" w:line="240" w:lineRule="auto"/>
      </w:pPr>
      <w:r>
        <w:continuationSeparator/>
      </w:r>
    </w:p>
  </w:endnote>
  <w:endnote w:type="continuationNotice" w:id="1">
    <w:p w:rsidR="00B76FB7" w:rsidRDefault="00B76F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rsidP="00246324">
    <w:pPr>
      <w:tabs>
        <w:tab w:val="center" w:pos="4550"/>
        <w:tab w:val="left" w:pos="5818"/>
      </w:tabs>
      <w:ind w:right="260"/>
      <w:jc w:val="right"/>
      <w:rPr>
        <w:color w:val="0F243E" w:themeColor="text2" w:themeShade="80"/>
        <w:szCs w:val="24"/>
      </w:rPr>
    </w:pPr>
    <w:r>
      <w:rPr>
        <w:color w:val="17365D" w:themeColor="text2" w:themeShade="BF"/>
        <w:szCs w:val="24"/>
      </w:rPr>
      <w:fldChar w:fldCharType="begin"/>
    </w:r>
    <w:r>
      <w:rPr>
        <w:color w:val="17365D" w:themeColor="text2" w:themeShade="BF"/>
        <w:szCs w:val="24"/>
      </w:rPr>
      <w:instrText xml:space="preserve"> PAGE   \* MERGEFORMAT </w:instrText>
    </w:r>
    <w:r>
      <w:rPr>
        <w:color w:val="17365D" w:themeColor="text2" w:themeShade="BF"/>
        <w:szCs w:val="24"/>
      </w:rPr>
      <w:fldChar w:fldCharType="separate"/>
    </w:r>
    <w:r w:rsidR="00C84F87">
      <w:rPr>
        <w:noProof/>
        <w:color w:val="17365D" w:themeColor="text2" w:themeShade="BF"/>
        <w:szCs w:val="24"/>
      </w:rPr>
      <w:t>2</w:t>
    </w:r>
    <w:r>
      <w:rPr>
        <w:color w:val="17365D" w:themeColor="text2" w:themeShade="BF"/>
        <w:szCs w:val="24"/>
      </w:rPr>
      <w:fldChar w:fldCharType="end"/>
    </w:r>
  </w:p>
  <w:p w:rsidR="00066E0E" w:rsidRDefault="00066E0E" w:rsidP="00246324">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rsidP="00246324">
    <w:pPr>
      <w:jc w:val="right"/>
      <w:rPr>
        <w:noProof/>
      </w:rPr>
    </w:pPr>
    <w:r>
      <w:fldChar w:fldCharType="begin"/>
    </w:r>
    <w:r>
      <w:instrText xml:space="preserve"> PAGE   \* MERGEFORMAT </w:instrText>
    </w:r>
    <w:r>
      <w:fldChar w:fldCharType="separate"/>
    </w:r>
    <w:r w:rsidR="00995A94">
      <w:rPr>
        <w:noProof/>
      </w:rPr>
      <w:t>29</w:t>
    </w:r>
    <w:r>
      <w:rPr>
        <w:noProof/>
      </w:rPr>
      <w:fldChar w:fldCharType="end"/>
    </w:r>
  </w:p>
  <w:p w:rsidR="00066E0E" w:rsidRDefault="00066E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pPr>
      <w:tabs>
        <w:tab w:val="center" w:pos="4550"/>
        <w:tab w:val="left" w:pos="5818"/>
      </w:tabs>
      <w:ind w:right="260"/>
      <w:jc w:val="right"/>
      <w:rPr>
        <w:color w:val="0F243E" w:themeColor="text2" w:themeShade="80"/>
        <w:szCs w:val="24"/>
      </w:rPr>
    </w:pPr>
    <w:r>
      <w:rPr>
        <w:color w:val="17365D" w:themeColor="text2" w:themeShade="BF"/>
        <w:szCs w:val="24"/>
      </w:rPr>
      <w:fldChar w:fldCharType="begin"/>
    </w:r>
    <w:r>
      <w:rPr>
        <w:color w:val="17365D" w:themeColor="text2" w:themeShade="BF"/>
        <w:szCs w:val="24"/>
      </w:rPr>
      <w:instrText xml:space="preserve"> PAGE   \* MERGEFORMAT </w:instrText>
    </w:r>
    <w:r>
      <w:rPr>
        <w:color w:val="17365D" w:themeColor="text2" w:themeShade="BF"/>
        <w:szCs w:val="24"/>
      </w:rPr>
      <w:fldChar w:fldCharType="separate"/>
    </w:r>
    <w:r w:rsidR="00C84F87">
      <w:rPr>
        <w:noProof/>
        <w:color w:val="17365D" w:themeColor="text2" w:themeShade="BF"/>
        <w:szCs w:val="24"/>
      </w:rPr>
      <w:t>1</w:t>
    </w:r>
    <w:r>
      <w:rPr>
        <w:color w:val="17365D" w:themeColor="text2" w:themeShade="BF"/>
        <w:szCs w:val="24"/>
      </w:rPr>
      <w:fldChar w:fldCharType="end"/>
    </w:r>
  </w:p>
  <w:p w:rsidR="00066E0E" w:rsidRDefault="00066E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rsidP="00246324">
    <w:pPr>
      <w:rPr>
        <w:noProof/>
      </w:rPr>
    </w:pPr>
    <w:r>
      <w:fldChar w:fldCharType="begin"/>
    </w:r>
    <w:r>
      <w:instrText xml:space="preserve"> PAGE   \* MERGEFORMAT </w:instrText>
    </w:r>
    <w:r>
      <w:fldChar w:fldCharType="separate"/>
    </w:r>
    <w:r w:rsidR="00995A94">
      <w:rPr>
        <w:noProof/>
      </w:rPr>
      <w:t>28</w:t>
    </w:r>
    <w:r>
      <w:rPr>
        <w:noProof/>
      </w:rPr>
      <w:fldChar w:fldCharType="end"/>
    </w:r>
  </w:p>
  <w:p w:rsidR="00066E0E" w:rsidRDefault="00066E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rsidP="00246324">
    <w:pPr>
      <w:rPr>
        <w:noProof/>
      </w:rPr>
    </w:pPr>
    <w:r>
      <w:fldChar w:fldCharType="begin"/>
    </w:r>
    <w:r>
      <w:instrText xml:space="preserve"> PAGE   \* MERGEFORMAT </w:instrText>
    </w:r>
    <w:r>
      <w:fldChar w:fldCharType="separate"/>
    </w:r>
    <w:r w:rsidR="00C84F87">
      <w:rPr>
        <w:noProof/>
      </w:rPr>
      <w:t>54</w:t>
    </w:r>
    <w:r>
      <w:rPr>
        <w:noProof/>
      </w:rPr>
      <w:fldChar w:fldCharType="end"/>
    </w:r>
  </w:p>
  <w:p w:rsidR="00066E0E" w:rsidRDefault="00066E0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rsidP="00246324">
    <w:pPr>
      <w:jc w:val="right"/>
      <w:rPr>
        <w:noProof/>
      </w:rPr>
    </w:pPr>
  </w:p>
  <w:p w:rsidR="00066E0E" w:rsidRDefault="00066E0E" w:rsidP="00521BCF">
    <w:pPr>
      <w:pStyle w:val="Footer"/>
      <w:jc w:val="right"/>
    </w:pPr>
    <w:r>
      <w:fldChar w:fldCharType="begin"/>
    </w:r>
    <w:r>
      <w:instrText xml:space="preserve"> PAGE   \* MERGEFORMAT </w:instrText>
    </w:r>
    <w:r>
      <w:fldChar w:fldCharType="separate"/>
    </w:r>
    <w:r w:rsidR="00C84F87">
      <w:rPr>
        <w:noProof/>
      </w:rPr>
      <w:t>55</w:t>
    </w:r>
    <w:r>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E0E" w:rsidRDefault="00066E0E" w:rsidP="00246324">
    <w:pPr>
      <w:jc w:val="right"/>
      <w:rPr>
        <w:noProof/>
      </w:rPr>
    </w:pPr>
  </w:p>
  <w:p w:rsidR="00066E0E" w:rsidRDefault="00066E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FB7" w:rsidRDefault="00B76FB7" w:rsidP="00766CA0">
      <w:pPr>
        <w:spacing w:after="0" w:line="240" w:lineRule="auto"/>
      </w:pPr>
      <w:r>
        <w:separator/>
      </w:r>
    </w:p>
  </w:footnote>
  <w:footnote w:type="continuationSeparator" w:id="0">
    <w:p w:rsidR="00B76FB7" w:rsidRDefault="00B76FB7" w:rsidP="00766CA0">
      <w:pPr>
        <w:spacing w:after="0" w:line="240" w:lineRule="auto"/>
      </w:pPr>
      <w:r>
        <w:continuationSeparator/>
      </w:r>
    </w:p>
  </w:footnote>
  <w:footnote w:type="continuationNotice" w:id="1">
    <w:p w:rsidR="00B76FB7" w:rsidRDefault="00B76FB7">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A44B3"/>
    <w:multiLevelType w:val="hybridMultilevel"/>
    <w:tmpl w:val="97E0D8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1458B2"/>
    <w:multiLevelType w:val="hybridMultilevel"/>
    <w:tmpl w:val="D93C6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166E4"/>
    <w:multiLevelType w:val="hybridMultilevel"/>
    <w:tmpl w:val="105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A4C9E"/>
    <w:multiLevelType w:val="hybridMultilevel"/>
    <w:tmpl w:val="3CAC1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67744"/>
    <w:multiLevelType w:val="hybridMultilevel"/>
    <w:tmpl w:val="8A242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50DA7"/>
    <w:multiLevelType w:val="hybridMultilevel"/>
    <w:tmpl w:val="EC1470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1C7A48"/>
    <w:multiLevelType w:val="hybridMultilevel"/>
    <w:tmpl w:val="D0029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87DAD"/>
    <w:multiLevelType w:val="hybridMultilevel"/>
    <w:tmpl w:val="37089B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8" w15:restartNumberingAfterBreak="0">
    <w:nsid w:val="27576AD0"/>
    <w:multiLevelType w:val="hybridMultilevel"/>
    <w:tmpl w:val="15F814F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F8C516E"/>
    <w:multiLevelType w:val="hybridMultilevel"/>
    <w:tmpl w:val="45B83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27EE0"/>
    <w:multiLevelType w:val="hybridMultilevel"/>
    <w:tmpl w:val="22C2C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606DD"/>
    <w:multiLevelType w:val="hybridMultilevel"/>
    <w:tmpl w:val="0832CB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340C86"/>
    <w:multiLevelType w:val="hybridMultilevel"/>
    <w:tmpl w:val="4A80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F7CF7"/>
    <w:multiLevelType w:val="hybridMultilevel"/>
    <w:tmpl w:val="C57A88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7FD15A6"/>
    <w:multiLevelType w:val="hybridMultilevel"/>
    <w:tmpl w:val="680E5FD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43CD485F"/>
    <w:multiLevelType w:val="hybridMultilevel"/>
    <w:tmpl w:val="52BC7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DC06C5"/>
    <w:multiLevelType w:val="hybridMultilevel"/>
    <w:tmpl w:val="D04464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20250"/>
    <w:multiLevelType w:val="hybridMultilevel"/>
    <w:tmpl w:val="C1F6760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1365AD9"/>
    <w:multiLevelType w:val="hybridMultilevel"/>
    <w:tmpl w:val="19C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51339"/>
    <w:multiLevelType w:val="hybridMultilevel"/>
    <w:tmpl w:val="522AA3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80E4991"/>
    <w:multiLevelType w:val="hybridMultilevel"/>
    <w:tmpl w:val="F376912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1" w15:restartNumberingAfterBreak="0">
    <w:nsid w:val="593B6F7C"/>
    <w:multiLevelType w:val="hybridMultilevel"/>
    <w:tmpl w:val="7E003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6B6BF8"/>
    <w:multiLevelType w:val="hybridMultilevel"/>
    <w:tmpl w:val="A99C7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A43AD4"/>
    <w:multiLevelType w:val="hybridMultilevel"/>
    <w:tmpl w:val="2DA44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74A452A"/>
    <w:multiLevelType w:val="hybridMultilevel"/>
    <w:tmpl w:val="18944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855E55"/>
    <w:multiLevelType w:val="hybridMultilevel"/>
    <w:tmpl w:val="595C8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96495C"/>
    <w:multiLevelType w:val="hybridMultilevel"/>
    <w:tmpl w:val="488CB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9E24C1"/>
    <w:multiLevelType w:val="hybridMultilevel"/>
    <w:tmpl w:val="97C027F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733A35F9"/>
    <w:multiLevelType w:val="hybridMultilevel"/>
    <w:tmpl w:val="9AE019A2"/>
    <w:lvl w:ilvl="0" w:tplc="8E4690EE">
      <w:numFmt w:val="bullet"/>
      <w:lvlText w:val="-"/>
      <w:lvlJc w:val="left"/>
      <w:pPr>
        <w:ind w:left="390" w:hanging="360"/>
      </w:pPr>
      <w:rPr>
        <w:rFonts w:ascii="Calibri" w:eastAsiaTheme="minorHAnsi" w:hAnsi="Calibri" w:cs="Calibri" w:hint="default"/>
      </w:rPr>
    </w:lvl>
    <w:lvl w:ilvl="1" w:tplc="04090003">
      <w:start w:val="1"/>
      <w:numFmt w:val="bullet"/>
      <w:lvlText w:val="o"/>
      <w:lvlJc w:val="left"/>
      <w:pPr>
        <w:ind w:left="1110" w:hanging="360"/>
      </w:pPr>
      <w:rPr>
        <w:rFonts w:ascii="Courier New" w:hAnsi="Courier New" w:cs="Courier New" w:hint="default"/>
      </w:rPr>
    </w:lvl>
    <w:lvl w:ilvl="2" w:tplc="04090005">
      <w:start w:val="1"/>
      <w:numFmt w:val="bullet"/>
      <w:lvlText w:val=""/>
      <w:lvlJc w:val="left"/>
      <w:pPr>
        <w:ind w:left="1830" w:hanging="360"/>
      </w:pPr>
      <w:rPr>
        <w:rFonts w:ascii="Wingdings" w:hAnsi="Wingdings" w:hint="default"/>
      </w:rPr>
    </w:lvl>
    <w:lvl w:ilvl="3" w:tplc="04090001">
      <w:start w:val="1"/>
      <w:numFmt w:val="bullet"/>
      <w:lvlText w:val=""/>
      <w:lvlJc w:val="left"/>
      <w:pPr>
        <w:ind w:left="2550" w:hanging="360"/>
      </w:pPr>
      <w:rPr>
        <w:rFonts w:ascii="Symbol" w:hAnsi="Symbol" w:hint="default"/>
      </w:rPr>
    </w:lvl>
    <w:lvl w:ilvl="4" w:tplc="04090003">
      <w:start w:val="1"/>
      <w:numFmt w:val="bullet"/>
      <w:lvlText w:val="o"/>
      <w:lvlJc w:val="left"/>
      <w:pPr>
        <w:ind w:left="3270" w:hanging="360"/>
      </w:pPr>
      <w:rPr>
        <w:rFonts w:ascii="Courier New" w:hAnsi="Courier New" w:cs="Courier New" w:hint="default"/>
      </w:rPr>
    </w:lvl>
    <w:lvl w:ilvl="5" w:tplc="04090005">
      <w:start w:val="1"/>
      <w:numFmt w:val="bullet"/>
      <w:lvlText w:val=""/>
      <w:lvlJc w:val="left"/>
      <w:pPr>
        <w:ind w:left="3990" w:hanging="360"/>
      </w:pPr>
      <w:rPr>
        <w:rFonts w:ascii="Wingdings" w:hAnsi="Wingdings" w:hint="default"/>
      </w:rPr>
    </w:lvl>
    <w:lvl w:ilvl="6" w:tplc="04090001">
      <w:start w:val="1"/>
      <w:numFmt w:val="bullet"/>
      <w:lvlText w:val=""/>
      <w:lvlJc w:val="left"/>
      <w:pPr>
        <w:ind w:left="4710" w:hanging="360"/>
      </w:pPr>
      <w:rPr>
        <w:rFonts w:ascii="Symbol" w:hAnsi="Symbol" w:hint="default"/>
      </w:rPr>
    </w:lvl>
    <w:lvl w:ilvl="7" w:tplc="04090003">
      <w:start w:val="1"/>
      <w:numFmt w:val="bullet"/>
      <w:lvlText w:val="o"/>
      <w:lvlJc w:val="left"/>
      <w:pPr>
        <w:ind w:left="5430" w:hanging="360"/>
      </w:pPr>
      <w:rPr>
        <w:rFonts w:ascii="Courier New" w:hAnsi="Courier New" w:cs="Courier New" w:hint="default"/>
      </w:rPr>
    </w:lvl>
    <w:lvl w:ilvl="8" w:tplc="04090005">
      <w:start w:val="1"/>
      <w:numFmt w:val="bullet"/>
      <w:lvlText w:val=""/>
      <w:lvlJc w:val="left"/>
      <w:pPr>
        <w:ind w:left="6150" w:hanging="360"/>
      </w:pPr>
      <w:rPr>
        <w:rFonts w:ascii="Wingdings" w:hAnsi="Wingdings" w:hint="default"/>
      </w:rPr>
    </w:lvl>
  </w:abstractNum>
  <w:abstractNum w:abstractNumId="29" w15:restartNumberingAfterBreak="0">
    <w:nsid w:val="73C759F9"/>
    <w:multiLevelType w:val="hybridMultilevel"/>
    <w:tmpl w:val="E2D6E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424E58"/>
    <w:multiLevelType w:val="hybridMultilevel"/>
    <w:tmpl w:val="AC4EC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61CF2"/>
    <w:multiLevelType w:val="hybridMultilevel"/>
    <w:tmpl w:val="D270AE88"/>
    <w:lvl w:ilvl="0" w:tplc="349A40BC">
      <w:numFmt w:val="bullet"/>
      <w:lvlText w:val="-"/>
      <w:lvlJc w:val="left"/>
      <w:pPr>
        <w:ind w:left="390" w:hanging="360"/>
      </w:pPr>
      <w:rPr>
        <w:rFonts w:ascii="Calibri" w:eastAsiaTheme="minorHAnsi" w:hAnsi="Calibri" w:cs="Calibri" w:hint="default"/>
      </w:rPr>
    </w:lvl>
    <w:lvl w:ilvl="1" w:tplc="04090003">
      <w:start w:val="1"/>
      <w:numFmt w:val="bullet"/>
      <w:lvlText w:val="o"/>
      <w:lvlJc w:val="left"/>
      <w:pPr>
        <w:ind w:left="1110" w:hanging="360"/>
      </w:pPr>
      <w:rPr>
        <w:rFonts w:ascii="Courier New" w:hAnsi="Courier New" w:cs="Courier New" w:hint="default"/>
      </w:rPr>
    </w:lvl>
    <w:lvl w:ilvl="2" w:tplc="04090005">
      <w:start w:val="1"/>
      <w:numFmt w:val="bullet"/>
      <w:lvlText w:val=""/>
      <w:lvlJc w:val="left"/>
      <w:pPr>
        <w:ind w:left="1830" w:hanging="360"/>
      </w:pPr>
      <w:rPr>
        <w:rFonts w:ascii="Wingdings" w:hAnsi="Wingdings" w:hint="default"/>
      </w:rPr>
    </w:lvl>
    <w:lvl w:ilvl="3" w:tplc="04090001">
      <w:start w:val="1"/>
      <w:numFmt w:val="bullet"/>
      <w:lvlText w:val=""/>
      <w:lvlJc w:val="left"/>
      <w:pPr>
        <w:ind w:left="2550" w:hanging="360"/>
      </w:pPr>
      <w:rPr>
        <w:rFonts w:ascii="Symbol" w:hAnsi="Symbol" w:hint="default"/>
      </w:rPr>
    </w:lvl>
    <w:lvl w:ilvl="4" w:tplc="04090003">
      <w:start w:val="1"/>
      <w:numFmt w:val="bullet"/>
      <w:lvlText w:val="o"/>
      <w:lvlJc w:val="left"/>
      <w:pPr>
        <w:ind w:left="3270" w:hanging="360"/>
      </w:pPr>
      <w:rPr>
        <w:rFonts w:ascii="Courier New" w:hAnsi="Courier New" w:cs="Courier New" w:hint="default"/>
      </w:rPr>
    </w:lvl>
    <w:lvl w:ilvl="5" w:tplc="04090005">
      <w:start w:val="1"/>
      <w:numFmt w:val="bullet"/>
      <w:lvlText w:val=""/>
      <w:lvlJc w:val="left"/>
      <w:pPr>
        <w:ind w:left="3990" w:hanging="360"/>
      </w:pPr>
      <w:rPr>
        <w:rFonts w:ascii="Wingdings" w:hAnsi="Wingdings" w:hint="default"/>
      </w:rPr>
    </w:lvl>
    <w:lvl w:ilvl="6" w:tplc="04090001">
      <w:start w:val="1"/>
      <w:numFmt w:val="bullet"/>
      <w:lvlText w:val=""/>
      <w:lvlJc w:val="left"/>
      <w:pPr>
        <w:ind w:left="4710" w:hanging="360"/>
      </w:pPr>
      <w:rPr>
        <w:rFonts w:ascii="Symbol" w:hAnsi="Symbol" w:hint="default"/>
      </w:rPr>
    </w:lvl>
    <w:lvl w:ilvl="7" w:tplc="04090003">
      <w:start w:val="1"/>
      <w:numFmt w:val="bullet"/>
      <w:lvlText w:val="o"/>
      <w:lvlJc w:val="left"/>
      <w:pPr>
        <w:ind w:left="5430" w:hanging="360"/>
      </w:pPr>
      <w:rPr>
        <w:rFonts w:ascii="Courier New" w:hAnsi="Courier New" w:cs="Courier New" w:hint="default"/>
      </w:rPr>
    </w:lvl>
    <w:lvl w:ilvl="8" w:tplc="04090005">
      <w:start w:val="1"/>
      <w:numFmt w:val="bullet"/>
      <w:lvlText w:val=""/>
      <w:lvlJc w:val="left"/>
      <w:pPr>
        <w:ind w:left="6150" w:hanging="360"/>
      </w:pPr>
      <w:rPr>
        <w:rFonts w:ascii="Wingdings" w:hAnsi="Wingdings" w:hint="default"/>
      </w:rPr>
    </w:lvl>
  </w:abstractNum>
  <w:abstractNum w:abstractNumId="32" w15:restartNumberingAfterBreak="0">
    <w:nsid w:val="79550DA1"/>
    <w:multiLevelType w:val="hybridMultilevel"/>
    <w:tmpl w:val="1D00C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6C6365"/>
    <w:multiLevelType w:val="hybridMultilevel"/>
    <w:tmpl w:val="B25E6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AB41323"/>
    <w:multiLevelType w:val="hybridMultilevel"/>
    <w:tmpl w:val="45F679A8"/>
    <w:lvl w:ilvl="0" w:tplc="821029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CAD5B31"/>
    <w:multiLevelType w:val="hybridMultilevel"/>
    <w:tmpl w:val="C25CBF0A"/>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10"/>
  </w:num>
  <w:num w:numId="2">
    <w:abstractNumId w:val="30"/>
  </w:num>
  <w:num w:numId="3">
    <w:abstractNumId w:val="9"/>
  </w:num>
  <w:num w:numId="4">
    <w:abstractNumId w:val="2"/>
  </w:num>
  <w:num w:numId="5">
    <w:abstractNumId w:val="31"/>
  </w:num>
  <w:num w:numId="6">
    <w:abstractNumId w:val="28"/>
  </w:num>
  <w:num w:numId="7">
    <w:abstractNumId w:val="35"/>
  </w:num>
  <w:num w:numId="8">
    <w:abstractNumId w:val="20"/>
  </w:num>
  <w:num w:numId="9">
    <w:abstractNumId w:val="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6"/>
  </w:num>
  <w:num w:numId="14">
    <w:abstractNumId w:val="16"/>
  </w:num>
  <w:num w:numId="15">
    <w:abstractNumId w:val="12"/>
  </w:num>
  <w:num w:numId="16">
    <w:abstractNumId w:val="18"/>
  </w:num>
  <w:num w:numId="17">
    <w:abstractNumId w:val="13"/>
  </w:num>
  <w:num w:numId="18">
    <w:abstractNumId w:val="22"/>
  </w:num>
  <w:num w:numId="19">
    <w:abstractNumId w:val="15"/>
  </w:num>
  <w:num w:numId="20">
    <w:abstractNumId w:val="21"/>
  </w:num>
  <w:num w:numId="21">
    <w:abstractNumId w:val="4"/>
  </w:num>
  <w:num w:numId="22">
    <w:abstractNumId w:val="1"/>
  </w:num>
  <w:num w:numId="23">
    <w:abstractNumId w:val="3"/>
  </w:num>
  <w:num w:numId="24">
    <w:abstractNumId w:val="29"/>
  </w:num>
  <w:num w:numId="25">
    <w:abstractNumId w:val="26"/>
  </w:num>
  <w:num w:numId="26">
    <w:abstractNumId w:val="32"/>
  </w:num>
  <w:num w:numId="27">
    <w:abstractNumId w:val="24"/>
  </w:num>
  <w:num w:numId="28">
    <w:abstractNumId w:val="19"/>
  </w:num>
  <w:num w:numId="29">
    <w:abstractNumId w:val="5"/>
  </w:num>
  <w:num w:numId="30">
    <w:abstractNumId w:val="25"/>
  </w:num>
  <w:num w:numId="31">
    <w:abstractNumId w:val="33"/>
  </w:num>
  <w:num w:numId="32">
    <w:abstractNumId w:val="34"/>
  </w:num>
  <w:num w:numId="33">
    <w:abstractNumId w:val="17"/>
  </w:num>
  <w:num w:numId="34">
    <w:abstractNumId w:val="0"/>
  </w:num>
  <w:num w:numId="35">
    <w:abstractNumId w:val="8"/>
  </w:num>
  <w:num w:numId="36">
    <w:abstractNumId w:val="23"/>
    <w:lvlOverride w:ilvl="0"/>
    <w:lvlOverride w:ilvl="1"/>
    <w:lvlOverride w:ilvl="2"/>
    <w:lvlOverride w:ilvl="3"/>
    <w:lvlOverride w:ilvl="4"/>
    <w:lvlOverride w:ilvl="5"/>
    <w:lvlOverride w:ilvl="6"/>
    <w:lvlOverride w:ilvl="7"/>
    <w:lvlOverride w:ilvl="8"/>
  </w:num>
  <w:num w:numId="3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icks, Cameron">
    <w15:presenceInfo w15:providerId="None" w15:userId="Hicks, Cameron"/>
  </w15:person>
  <w15:person w15:author="DSU">
    <w15:presenceInfo w15:providerId="None" w15:userId="D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evenAndOddHeaders/>
  <w:drawingGridHorizontalSpacing w:val="110"/>
  <w:displayHorizontalDrawingGridEvery w:val="2"/>
  <w:displayVertic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AE7"/>
    <w:rsid w:val="00004B9B"/>
    <w:rsid w:val="00006E32"/>
    <w:rsid w:val="00011F37"/>
    <w:rsid w:val="000141EA"/>
    <w:rsid w:val="000375C9"/>
    <w:rsid w:val="00051668"/>
    <w:rsid w:val="00055260"/>
    <w:rsid w:val="000604B9"/>
    <w:rsid w:val="000622F5"/>
    <w:rsid w:val="00066E0E"/>
    <w:rsid w:val="00070169"/>
    <w:rsid w:val="00084320"/>
    <w:rsid w:val="00092B2F"/>
    <w:rsid w:val="00095875"/>
    <w:rsid w:val="000A2C88"/>
    <w:rsid w:val="000C54EA"/>
    <w:rsid w:val="000C55EE"/>
    <w:rsid w:val="000C62AB"/>
    <w:rsid w:val="000C6C81"/>
    <w:rsid w:val="000E4B17"/>
    <w:rsid w:val="0010722C"/>
    <w:rsid w:val="00107EFA"/>
    <w:rsid w:val="00114EB8"/>
    <w:rsid w:val="00135386"/>
    <w:rsid w:val="00137A4C"/>
    <w:rsid w:val="00143438"/>
    <w:rsid w:val="0015036A"/>
    <w:rsid w:val="00191BD2"/>
    <w:rsid w:val="001940E8"/>
    <w:rsid w:val="0019468E"/>
    <w:rsid w:val="001A2A88"/>
    <w:rsid w:val="001B3229"/>
    <w:rsid w:val="001C3CEE"/>
    <w:rsid w:val="001C642A"/>
    <w:rsid w:val="001D028C"/>
    <w:rsid w:val="001D3721"/>
    <w:rsid w:val="001D5533"/>
    <w:rsid w:val="001D6D11"/>
    <w:rsid w:val="00200AC3"/>
    <w:rsid w:val="00207D41"/>
    <w:rsid w:val="00212AC4"/>
    <w:rsid w:val="00232ECC"/>
    <w:rsid w:val="002406E9"/>
    <w:rsid w:val="00246324"/>
    <w:rsid w:val="002553BE"/>
    <w:rsid w:val="0025649E"/>
    <w:rsid w:val="00256688"/>
    <w:rsid w:val="0026253F"/>
    <w:rsid w:val="002652FF"/>
    <w:rsid w:val="002801C2"/>
    <w:rsid w:val="00287FF9"/>
    <w:rsid w:val="002B0137"/>
    <w:rsid w:val="002B5C27"/>
    <w:rsid w:val="002B753F"/>
    <w:rsid w:val="002C613C"/>
    <w:rsid w:val="002C7953"/>
    <w:rsid w:val="002D5025"/>
    <w:rsid w:val="002E0EE9"/>
    <w:rsid w:val="002E3A9D"/>
    <w:rsid w:val="002E4DEB"/>
    <w:rsid w:val="002F3699"/>
    <w:rsid w:val="00303A51"/>
    <w:rsid w:val="00307CF6"/>
    <w:rsid w:val="00317468"/>
    <w:rsid w:val="00325117"/>
    <w:rsid w:val="00335C2F"/>
    <w:rsid w:val="00343CF8"/>
    <w:rsid w:val="00343EB5"/>
    <w:rsid w:val="00346F99"/>
    <w:rsid w:val="00357BBF"/>
    <w:rsid w:val="003707E7"/>
    <w:rsid w:val="00372072"/>
    <w:rsid w:val="00372879"/>
    <w:rsid w:val="00376BCB"/>
    <w:rsid w:val="00382B62"/>
    <w:rsid w:val="00392036"/>
    <w:rsid w:val="00394E01"/>
    <w:rsid w:val="003B53EB"/>
    <w:rsid w:val="003D38F4"/>
    <w:rsid w:val="003E0BF9"/>
    <w:rsid w:val="003E3770"/>
    <w:rsid w:val="003E678E"/>
    <w:rsid w:val="003F2A40"/>
    <w:rsid w:val="003F3E9C"/>
    <w:rsid w:val="00404AD0"/>
    <w:rsid w:val="00420BB4"/>
    <w:rsid w:val="00421C5D"/>
    <w:rsid w:val="00427752"/>
    <w:rsid w:val="0043162F"/>
    <w:rsid w:val="004379BF"/>
    <w:rsid w:val="00445EDC"/>
    <w:rsid w:val="00457923"/>
    <w:rsid w:val="00460E8E"/>
    <w:rsid w:val="00466607"/>
    <w:rsid w:val="00473E3C"/>
    <w:rsid w:val="00482501"/>
    <w:rsid w:val="004867C5"/>
    <w:rsid w:val="004915C6"/>
    <w:rsid w:val="004A0FFD"/>
    <w:rsid w:val="004A11D0"/>
    <w:rsid w:val="004A1585"/>
    <w:rsid w:val="004D1FEA"/>
    <w:rsid w:val="004D44BC"/>
    <w:rsid w:val="004D48FA"/>
    <w:rsid w:val="004E0937"/>
    <w:rsid w:val="004E2E31"/>
    <w:rsid w:val="00503F94"/>
    <w:rsid w:val="005173C5"/>
    <w:rsid w:val="00521BCF"/>
    <w:rsid w:val="005222F9"/>
    <w:rsid w:val="00536752"/>
    <w:rsid w:val="00536B35"/>
    <w:rsid w:val="005459C7"/>
    <w:rsid w:val="00557B99"/>
    <w:rsid w:val="0056799D"/>
    <w:rsid w:val="00573811"/>
    <w:rsid w:val="00575C7D"/>
    <w:rsid w:val="00590A02"/>
    <w:rsid w:val="00592BF1"/>
    <w:rsid w:val="00597EAC"/>
    <w:rsid w:val="005A0EDE"/>
    <w:rsid w:val="005A6BB8"/>
    <w:rsid w:val="005B2271"/>
    <w:rsid w:val="005B2CF8"/>
    <w:rsid w:val="005B484B"/>
    <w:rsid w:val="005B55C5"/>
    <w:rsid w:val="005C26B9"/>
    <w:rsid w:val="005C43FB"/>
    <w:rsid w:val="005C7506"/>
    <w:rsid w:val="005D0D56"/>
    <w:rsid w:val="005D2BDA"/>
    <w:rsid w:val="005E6400"/>
    <w:rsid w:val="005F1244"/>
    <w:rsid w:val="005F2449"/>
    <w:rsid w:val="005F3806"/>
    <w:rsid w:val="005F5C1D"/>
    <w:rsid w:val="006240D8"/>
    <w:rsid w:val="00632733"/>
    <w:rsid w:val="0063638C"/>
    <w:rsid w:val="00642E80"/>
    <w:rsid w:val="006570D9"/>
    <w:rsid w:val="00662614"/>
    <w:rsid w:val="006653EA"/>
    <w:rsid w:val="00670BCD"/>
    <w:rsid w:val="006747FB"/>
    <w:rsid w:val="00685C60"/>
    <w:rsid w:val="00696DA8"/>
    <w:rsid w:val="006A0EA2"/>
    <w:rsid w:val="006A3352"/>
    <w:rsid w:val="006B4BB6"/>
    <w:rsid w:val="006B5B60"/>
    <w:rsid w:val="006C1354"/>
    <w:rsid w:val="006D056F"/>
    <w:rsid w:val="006E2751"/>
    <w:rsid w:val="006E288B"/>
    <w:rsid w:val="006F4131"/>
    <w:rsid w:val="0070783B"/>
    <w:rsid w:val="00715522"/>
    <w:rsid w:val="007274AC"/>
    <w:rsid w:val="0073596F"/>
    <w:rsid w:val="0074416A"/>
    <w:rsid w:val="00761332"/>
    <w:rsid w:val="00762723"/>
    <w:rsid w:val="00766CA0"/>
    <w:rsid w:val="00777DD5"/>
    <w:rsid w:val="00782EB6"/>
    <w:rsid w:val="00792A60"/>
    <w:rsid w:val="00796D33"/>
    <w:rsid w:val="007A2F7D"/>
    <w:rsid w:val="007A2FEF"/>
    <w:rsid w:val="007A43EE"/>
    <w:rsid w:val="007B09B8"/>
    <w:rsid w:val="007B2DE9"/>
    <w:rsid w:val="007B74C1"/>
    <w:rsid w:val="007C5901"/>
    <w:rsid w:val="007C6935"/>
    <w:rsid w:val="007D58C7"/>
    <w:rsid w:val="007E3158"/>
    <w:rsid w:val="008018D8"/>
    <w:rsid w:val="008035B0"/>
    <w:rsid w:val="008050D2"/>
    <w:rsid w:val="00810281"/>
    <w:rsid w:val="008222C1"/>
    <w:rsid w:val="00843C9D"/>
    <w:rsid w:val="0087310F"/>
    <w:rsid w:val="00881477"/>
    <w:rsid w:val="00883E87"/>
    <w:rsid w:val="008845BE"/>
    <w:rsid w:val="008A70EE"/>
    <w:rsid w:val="008B38C1"/>
    <w:rsid w:val="008D43FB"/>
    <w:rsid w:val="008E04E6"/>
    <w:rsid w:val="008E37AD"/>
    <w:rsid w:val="008F10FF"/>
    <w:rsid w:val="008F21CA"/>
    <w:rsid w:val="008F6B96"/>
    <w:rsid w:val="00907E2A"/>
    <w:rsid w:val="00925451"/>
    <w:rsid w:val="00934105"/>
    <w:rsid w:val="00941DB4"/>
    <w:rsid w:val="009537C5"/>
    <w:rsid w:val="00953A71"/>
    <w:rsid w:val="00954E0D"/>
    <w:rsid w:val="00955042"/>
    <w:rsid w:val="00956822"/>
    <w:rsid w:val="009650C6"/>
    <w:rsid w:val="00970AFA"/>
    <w:rsid w:val="0097261F"/>
    <w:rsid w:val="00995A94"/>
    <w:rsid w:val="009A59CD"/>
    <w:rsid w:val="009C1354"/>
    <w:rsid w:val="009C1EF5"/>
    <w:rsid w:val="009E5727"/>
    <w:rsid w:val="009F6155"/>
    <w:rsid w:val="00A15637"/>
    <w:rsid w:val="00A32B18"/>
    <w:rsid w:val="00A3313A"/>
    <w:rsid w:val="00A3565D"/>
    <w:rsid w:val="00A427F7"/>
    <w:rsid w:val="00A4613D"/>
    <w:rsid w:val="00A5032F"/>
    <w:rsid w:val="00A953A7"/>
    <w:rsid w:val="00AA1266"/>
    <w:rsid w:val="00AA1632"/>
    <w:rsid w:val="00AA3B53"/>
    <w:rsid w:val="00AA4F7B"/>
    <w:rsid w:val="00AB394C"/>
    <w:rsid w:val="00AB536A"/>
    <w:rsid w:val="00AD470D"/>
    <w:rsid w:val="00AE12E3"/>
    <w:rsid w:val="00AE157E"/>
    <w:rsid w:val="00B053FF"/>
    <w:rsid w:val="00B068E6"/>
    <w:rsid w:val="00B234AF"/>
    <w:rsid w:val="00B31E72"/>
    <w:rsid w:val="00B377B6"/>
    <w:rsid w:val="00B44702"/>
    <w:rsid w:val="00B508F5"/>
    <w:rsid w:val="00B55DE6"/>
    <w:rsid w:val="00B73563"/>
    <w:rsid w:val="00B76FB7"/>
    <w:rsid w:val="00B819A9"/>
    <w:rsid w:val="00B91B01"/>
    <w:rsid w:val="00B95011"/>
    <w:rsid w:val="00B95A51"/>
    <w:rsid w:val="00BA7C2C"/>
    <w:rsid w:val="00BB1E84"/>
    <w:rsid w:val="00BB2677"/>
    <w:rsid w:val="00BC0EEC"/>
    <w:rsid w:val="00BC6369"/>
    <w:rsid w:val="00BD0766"/>
    <w:rsid w:val="00BD1FFA"/>
    <w:rsid w:val="00BD4DFD"/>
    <w:rsid w:val="00BD5D4A"/>
    <w:rsid w:val="00BE226F"/>
    <w:rsid w:val="00BE7432"/>
    <w:rsid w:val="00BF144D"/>
    <w:rsid w:val="00BF1BA1"/>
    <w:rsid w:val="00BF3ED3"/>
    <w:rsid w:val="00BF5B08"/>
    <w:rsid w:val="00BF6D39"/>
    <w:rsid w:val="00C23F11"/>
    <w:rsid w:val="00C26F44"/>
    <w:rsid w:val="00C363DA"/>
    <w:rsid w:val="00C53BBE"/>
    <w:rsid w:val="00C55480"/>
    <w:rsid w:val="00C670A7"/>
    <w:rsid w:val="00C67924"/>
    <w:rsid w:val="00C7204C"/>
    <w:rsid w:val="00C72549"/>
    <w:rsid w:val="00C75CE1"/>
    <w:rsid w:val="00C77D7B"/>
    <w:rsid w:val="00C828F0"/>
    <w:rsid w:val="00C84F87"/>
    <w:rsid w:val="00C960F0"/>
    <w:rsid w:val="00CA2247"/>
    <w:rsid w:val="00CB73A3"/>
    <w:rsid w:val="00CC48C3"/>
    <w:rsid w:val="00CD2A89"/>
    <w:rsid w:val="00CD4E7E"/>
    <w:rsid w:val="00CE2BFE"/>
    <w:rsid w:val="00CF2CA6"/>
    <w:rsid w:val="00CF360F"/>
    <w:rsid w:val="00CF662A"/>
    <w:rsid w:val="00D0540B"/>
    <w:rsid w:val="00D07124"/>
    <w:rsid w:val="00D30729"/>
    <w:rsid w:val="00D34492"/>
    <w:rsid w:val="00D476EC"/>
    <w:rsid w:val="00D516FF"/>
    <w:rsid w:val="00D53039"/>
    <w:rsid w:val="00D602FA"/>
    <w:rsid w:val="00D71818"/>
    <w:rsid w:val="00D767C7"/>
    <w:rsid w:val="00D8723C"/>
    <w:rsid w:val="00D8759C"/>
    <w:rsid w:val="00D90783"/>
    <w:rsid w:val="00D95116"/>
    <w:rsid w:val="00D96CA4"/>
    <w:rsid w:val="00DA7F0A"/>
    <w:rsid w:val="00DB1084"/>
    <w:rsid w:val="00DB56E8"/>
    <w:rsid w:val="00DB5A7B"/>
    <w:rsid w:val="00DB7F26"/>
    <w:rsid w:val="00DD5EB4"/>
    <w:rsid w:val="00DF41E2"/>
    <w:rsid w:val="00E00007"/>
    <w:rsid w:val="00E1179C"/>
    <w:rsid w:val="00E11E5C"/>
    <w:rsid w:val="00E210EB"/>
    <w:rsid w:val="00E36E37"/>
    <w:rsid w:val="00E42A15"/>
    <w:rsid w:val="00E4419D"/>
    <w:rsid w:val="00E52596"/>
    <w:rsid w:val="00E53E29"/>
    <w:rsid w:val="00E54C4B"/>
    <w:rsid w:val="00E55940"/>
    <w:rsid w:val="00E56398"/>
    <w:rsid w:val="00E62728"/>
    <w:rsid w:val="00E716AF"/>
    <w:rsid w:val="00E71C41"/>
    <w:rsid w:val="00E731FD"/>
    <w:rsid w:val="00E859A4"/>
    <w:rsid w:val="00E85B92"/>
    <w:rsid w:val="00E91640"/>
    <w:rsid w:val="00E93F4E"/>
    <w:rsid w:val="00E94144"/>
    <w:rsid w:val="00E94C6C"/>
    <w:rsid w:val="00EA05DE"/>
    <w:rsid w:val="00EA251A"/>
    <w:rsid w:val="00EA3009"/>
    <w:rsid w:val="00EA4677"/>
    <w:rsid w:val="00EB0125"/>
    <w:rsid w:val="00EB08AD"/>
    <w:rsid w:val="00EB1331"/>
    <w:rsid w:val="00EB61D8"/>
    <w:rsid w:val="00EB6D14"/>
    <w:rsid w:val="00EC104B"/>
    <w:rsid w:val="00EC1E25"/>
    <w:rsid w:val="00EC6880"/>
    <w:rsid w:val="00ED4425"/>
    <w:rsid w:val="00ED6965"/>
    <w:rsid w:val="00EE61FD"/>
    <w:rsid w:val="00EF69E5"/>
    <w:rsid w:val="00F151AA"/>
    <w:rsid w:val="00F32571"/>
    <w:rsid w:val="00F439A0"/>
    <w:rsid w:val="00F47F0E"/>
    <w:rsid w:val="00F565A8"/>
    <w:rsid w:val="00F71F3C"/>
    <w:rsid w:val="00F72A7E"/>
    <w:rsid w:val="00F753F2"/>
    <w:rsid w:val="00F75405"/>
    <w:rsid w:val="00F92CD9"/>
    <w:rsid w:val="00F96C3E"/>
    <w:rsid w:val="00FA38A6"/>
    <w:rsid w:val="00FB7F6F"/>
    <w:rsid w:val="00FC2FEF"/>
    <w:rsid w:val="00FC7080"/>
    <w:rsid w:val="00FC7AE7"/>
    <w:rsid w:val="00FD068F"/>
    <w:rsid w:val="00FE3DB1"/>
    <w:rsid w:val="00FE7709"/>
    <w:rsid w:val="00FF148B"/>
    <w:rsid w:val="00FF7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E45613F7-E8BF-48B9-8CA6-6195C9966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571"/>
    <w:rPr>
      <w:sz w:val="24"/>
    </w:rPr>
  </w:style>
  <w:style w:type="paragraph" w:styleId="Heading1">
    <w:name w:val="heading 1"/>
    <w:basedOn w:val="Normal"/>
    <w:next w:val="Normal"/>
    <w:link w:val="Heading1Char"/>
    <w:uiPriority w:val="9"/>
    <w:qFormat/>
    <w:rsid w:val="00335C2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35C2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35C2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35C2F"/>
    <w:pPr>
      <w:keepNext/>
      <w:keepLines/>
      <w:spacing w:before="40" w:after="0"/>
      <w:outlineLvl w:val="3"/>
    </w:pPr>
    <w:rPr>
      <w:rFonts w:asciiTheme="majorHAnsi" w:eastAsiaTheme="majorEastAsia" w:hAnsiTheme="majorHAnsi" w:cstheme="majorBidi"/>
      <w:color w:val="365F91" w:themeColor="accent1" w:themeShade="BF"/>
      <w:szCs w:val="24"/>
    </w:rPr>
  </w:style>
  <w:style w:type="paragraph" w:styleId="Heading5">
    <w:name w:val="heading 5"/>
    <w:basedOn w:val="Normal"/>
    <w:next w:val="Normal"/>
    <w:link w:val="Heading5Char"/>
    <w:uiPriority w:val="9"/>
    <w:unhideWhenUsed/>
    <w:qFormat/>
    <w:rsid w:val="00335C2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5C2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5C2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5C2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5C2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AE7"/>
    <w:pPr>
      <w:ind w:left="720"/>
      <w:contextualSpacing/>
    </w:pPr>
  </w:style>
  <w:style w:type="character" w:customStyle="1" w:styleId="Heading1Char">
    <w:name w:val="Heading 1 Char"/>
    <w:basedOn w:val="DefaultParagraphFont"/>
    <w:link w:val="Heading1"/>
    <w:uiPriority w:val="9"/>
    <w:rsid w:val="00335C2F"/>
    <w:rPr>
      <w:rFonts w:asciiTheme="majorHAnsi" w:eastAsiaTheme="majorEastAsia" w:hAnsiTheme="majorHAnsi" w:cstheme="majorBidi"/>
      <w:color w:val="244061" w:themeColor="accent1" w:themeShade="80"/>
      <w:sz w:val="36"/>
      <w:szCs w:val="36"/>
    </w:rPr>
  </w:style>
  <w:style w:type="paragraph" w:styleId="NoSpacing">
    <w:name w:val="No Spacing"/>
    <w:uiPriority w:val="1"/>
    <w:qFormat/>
    <w:rsid w:val="00335C2F"/>
    <w:pPr>
      <w:spacing w:after="0" w:line="240" w:lineRule="auto"/>
    </w:pPr>
  </w:style>
  <w:style w:type="character" w:customStyle="1" w:styleId="Heading2Char">
    <w:name w:val="Heading 2 Char"/>
    <w:basedOn w:val="DefaultParagraphFont"/>
    <w:link w:val="Heading2"/>
    <w:uiPriority w:val="9"/>
    <w:rsid w:val="00335C2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35C2F"/>
    <w:rPr>
      <w:rFonts w:asciiTheme="majorHAnsi" w:eastAsiaTheme="majorEastAsia" w:hAnsiTheme="majorHAnsi" w:cstheme="majorBidi"/>
      <w:color w:val="365F91" w:themeColor="accent1" w:themeShade="BF"/>
      <w:sz w:val="28"/>
      <w:szCs w:val="28"/>
    </w:rPr>
  </w:style>
  <w:style w:type="paragraph" w:styleId="TOCHeading">
    <w:name w:val="TOC Heading"/>
    <w:basedOn w:val="Heading1"/>
    <w:next w:val="Normal"/>
    <w:uiPriority w:val="39"/>
    <w:unhideWhenUsed/>
    <w:qFormat/>
    <w:rsid w:val="00335C2F"/>
    <w:pPr>
      <w:outlineLvl w:val="9"/>
    </w:pPr>
  </w:style>
  <w:style w:type="paragraph" w:styleId="TOC1">
    <w:name w:val="toc 1"/>
    <w:basedOn w:val="Normal"/>
    <w:next w:val="Normal"/>
    <w:autoRedefine/>
    <w:uiPriority w:val="39"/>
    <w:unhideWhenUsed/>
    <w:rsid w:val="002E0EE9"/>
    <w:pPr>
      <w:tabs>
        <w:tab w:val="right" w:leader="dot" w:pos="5040"/>
      </w:tabs>
      <w:spacing w:after="100"/>
    </w:pPr>
    <w:rPr>
      <w:b/>
      <w:noProof/>
    </w:rPr>
  </w:style>
  <w:style w:type="character" w:styleId="Hyperlink">
    <w:name w:val="Hyperlink"/>
    <w:basedOn w:val="DefaultParagraphFont"/>
    <w:uiPriority w:val="99"/>
    <w:unhideWhenUsed/>
    <w:rsid w:val="00766CA0"/>
    <w:rPr>
      <w:color w:val="0000FF" w:themeColor="hyperlink"/>
      <w:u w:val="single"/>
    </w:rPr>
  </w:style>
  <w:style w:type="paragraph" w:styleId="TOC2">
    <w:name w:val="toc 2"/>
    <w:basedOn w:val="Normal"/>
    <w:next w:val="Normal"/>
    <w:autoRedefine/>
    <w:uiPriority w:val="39"/>
    <w:unhideWhenUsed/>
    <w:rsid w:val="002E0EE9"/>
    <w:pPr>
      <w:tabs>
        <w:tab w:val="right" w:leader="dot" w:pos="5040"/>
      </w:tabs>
      <w:spacing w:after="100"/>
      <w:ind w:left="220"/>
    </w:pPr>
    <w:rPr>
      <w:i/>
      <w:noProof/>
    </w:rPr>
  </w:style>
  <w:style w:type="paragraph" w:styleId="Header">
    <w:name w:val="header"/>
    <w:basedOn w:val="Normal"/>
    <w:link w:val="HeaderChar"/>
    <w:uiPriority w:val="99"/>
    <w:unhideWhenUsed/>
    <w:rsid w:val="00766C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CA0"/>
  </w:style>
  <w:style w:type="paragraph" w:styleId="Footer">
    <w:name w:val="footer"/>
    <w:basedOn w:val="Normal"/>
    <w:link w:val="FooterChar"/>
    <w:uiPriority w:val="99"/>
    <w:unhideWhenUsed/>
    <w:rsid w:val="00766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CA0"/>
  </w:style>
  <w:style w:type="paragraph" w:styleId="TOC3">
    <w:name w:val="toc 3"/>
    <w:basedOn w:val="Normal"/>
    <w:next w:val="Normal"/>
    <w:autoRedefine/>
    <w:uiPriority w:val="39"/>
    <w:unhideWhenUsed/>
    <w:rsid w:val="00766CA0"/>
    <w:pPr>
      <w:spacing w:after="100"/>
      <w:ind w:left="440"/>
    </w:pPr>
  </w:style>
  <w:style w:type="character" w:customStyle="1" w:styleId="Heading4Char">
    <w:name w:val="Heading 4 Char"/>
    <w:basedOn w:val="DefaultParagraphFont"/>
    <w:link w:val="Heading4"/>
    <w:uiPriority w:val="9"/>
    <w:rsid w:val="00335C2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35C2F"/>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5C2F"/>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5C2F"/>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5C2F"/>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5C2F"/>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35C2F"/>
    <w:pPr>
      <w:spacing w:line="240" w:lineRule="auto"/>
    </w:pPr>
    <w:rPr>
      <w:b/>
      <w:bCs/>
      <w:smallCaps/>
      <w:color w:val="1F497D" w:themeColor="text2"/>
    </w:rPr>
  </w:style>
  <w:style w:type="paragraph" w:styleId="Title">
    <w:name w:val="Title"/>
    <w:basedOn w:val="Normal"/>
    <w:next w:val="Normal"/>
    <w:link w:val="TitleChar"/>
    <w:uiPriority w:val="10"/>
    <w:qFormat/>
    <w:rsid w:val="00335C2F"/>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5C2F"/>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5C2F"/>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5C2F"/>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5C2F"/>
    <w:rPr>
      <w:b/>
      <w:bCs/>
    </w:rPr>
  </w:style>
  <w:style w:type="character" w:styleId="Emphasis">
    <w:name w:val="Emphasis"/>
    <w:basedOn w:val="DefaultParagraphFont"/>
    <w:uiPriority w:val="20"/>
    <w:qFormat/>
    <w:rsid w:val="00335C2F"/>
    <w:rPr>
      <w:i/>
      <w:iCs/>
    </w:rPr>
  </w:style>
  <w:style w:type="paragraph" w:styleId="Quote">
    <w:name w:val="Quote"/>
    <w:basedOn w:val="Normal"/>
    <w:next w:val="Normal"/>
    <w:link w:val="QuoteChar"/>
    <w:uiPriority w:val="29"/>
    <w:qFormat/>
    <w:rsid w:val="00335C2F"/>
    <w:pPr>
      <w:spacing w:before="120" w:after="120"/>
      <w:ind w:left="720"/>
    </w:pPr>
    <w:rPr>
      <w:color w:val="1F497D" w:themeColor="text2"/>
      <w:szCs w:val="24"/>
    </w:rPr>
  </w:style>
  <w:style w:type="character" w:customStyle="1" w:styleId="QuoteChar">
    <w:name w:val="Quote Char"/>
    <w:basedOn w:val="DefaultParagraphFont"/>
    <w:link w:val="Quote"/>
    <w:uiPriority w:val="29"/>
    <w:rsid w:val="00335C2F"/>
    <w:rPr>
      <w:color w:val="1F497D" w:themeColor="text2"/>
      <w:sz w:val="24"/>
      <w:szCs w:val="24"/>
    </w:rPr>
  </w:style>
  <w:style w:type="paragraph" w:styleId="IntenseQuote">
    <w:name w:val="Intense Quote"/>
    <w:basedOn w:val="Normal"/>
    <w:next w:val="Normal"/>
    <w:link w:val="IntenseQuoteChar"/>
    <w:uiPriority w:val="30"/>
    <w:qFormat/>
    <w:rsid w:val="00335C2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5C2F"/>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5C2F"/>
    <w:rPr>
      <w:i/>
      <w:iCs/>
      <w:color w:val="595959" w:themeColor="text1" w:themeTint="A6"/>
    </w:rPr>
  </w:style>
  <w:style w:type="character" w:styleId="IntenseEmphasis">
    <w:name w:val="Intense Emphasis"/>
    <w:basedOn w:val="DefaultParagraphFont"/>
    <w:uiPriority w:val="21"/>
    <w:qFormat/>
    <w:rsid w:val="00335C2F"/>
    <w:rPr>
      <w:b/>
      <w:bCs/>
      <w:i/>
      <w:iCs/>
    </w:rPr>
  </w:style>
  <w:style w:type="character" w:styleId="SubtleReference">
    <w:name w:val="Subtle Reference"/>
    <w:basedOn w:val="DefaultParagraphFont"/>
    <w:uiPriority w:val="31"/>
    <w:qFormat/>
    <w:rsid w:val="00335C2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5C2F"/>
    <w:rPr>
      <w:b/>
      <w:bCs/>
      <w:smallCaps/>
      <w:color w:val="1F497D" w:themeColor="text2"/>
      <w:u w:val="single"/>
    </w:rPr>
  </w:style>
  <w:style w:type="character" w:styleId="BookTitle">
    <w:name w:val="Book Title"/>
    <w:basedOn w:val="DefaultParagraphFont"/>
    <w:uiPriority w:val="33"/>
    <w:qFormat/>
    <w:rsid w:val="00335C2F"/>
    <w:rPr>
      <w:b/>
      <w:bCs/>
      <w:smallCaps/>
      <w:spacing w:val="10"/>
    </w:rPr>
  </w:style>
  <w:style w:type="paragraph" w:styleId="TOC4">
    <w:name w:val="toc 4"/>
    <w:basedOn w:val="Normal"/>
    <w:next w:val="Normal"/>
    <w:autoRedefine/>
    <w:uiPriority w:val="39"/>
    <w:unhideWhenUsed/>
    <w:rsid w:val="00EF69E5"/>
    <w:pPr>
      <w:spacing w:after="100"/>
      <w:ind w:left="660"/>
    </w:pPr>
  </w:style>
  <w:style w:type="paragraph" w:styleId="TOC5">
    <w:name w:val="toc 5"/>
    <w:basedOn w:val="Normal"/>
    <w:next w:val="Normal"/>
    <w:autoRedefine/>
    <w:uiPriority w:val="39"/>
    <w:unhideWhenUsed/>
    <w:rsid w:val="004915C6"/>
    <w:pPr>
      <w:spacing w:after="100"/>
      <w:ind w:left="880"/>
    </w:pPr>
  </w:style>
  <w:style w:type="paragraph" w:styleId="TOC6">
    <w:name w:val="toc 6"/>
    <w:basedOn w:val="Normal"/>
    <w:next w:val="Normal"/>
    <w:autoRedefine/>
    <w:uiPriority w:val="39"/>
    <w:unhideWhenUsed/>
    <w:rsid w:val="004915C6"/>
    <w:pPr>
      <w:spacing w:after="100"/>
      <w:ind w:left="1100"/>
    </w:pPr>
  </w:style>
  <w:style w:type="paragraph" w:styleId="TOC7">
    <w:name w:val="toc 7"/>
    <w:basedOn w:val="Normal"/>
    <w:next w:val="Normal"/>
    <w:autoRedefine/>
    <w:uiPriority w:val="39"/>
    <w:unhideWhenUsed/>
    <w:rsid w:val="004915C6"/>
    <w:pPr>
      <w:spacing w:after="100"/>
      <w:ind w:left="1320"/>
    </w:pPr>
  </w:style>
  <w:style w:type="paragraph" w:styleId="TOC8">
    <w:name w:val="toc 8"/>
    <w:basedOn w:val="Normal"/>
    <w:next w:val="Normal"/>
    <w:autoRedefine/>
    <w:uiPriority w:val="39"/>
    <w:unhideWhenUsed/>
    <w:rsid w:val="004915C6"/>
    <w:pPr>
      <w:spacing w:after="100"/>
      <w:ind w:left="1540"/>
    </w:pPr>
  </w:style>
  <w:style w:type="paragraph" w:styleId="TOC9">
    <w:name w:val="toc 9"/>
    <w:basedOn w:val="Normal"/>
    <w:next w:val="Normal"/>
    <w:autoRedefine/>
    <w:uiPriority w:val="39"/>
    <w:unhideWhenUsed/>
    <w:rsid w:val="004915C6"/>
    <w:pPr>
      <w:spacing w:after="100"/>
      <w:ind w:left="1760"/>
    </w:pPr>
  </w:style>
  <w:style w:type="table" w:styleId="TableGrid">
    <w:name w:val="Table Grid"/>
    <w:basedOn w:val="TableNormal"/>
    <w:uiPriority w:val="59"/>
    <w:rsid w:val="0059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F3ED3"/>
    <w:rPr>
      <w:color w:val="800080" w:themeColor="followedHyperlink"/>
      <w:u w:val="single"/>
    </w:rPr>
  </w:style>
  <w:style w:type="character" w:styleId="LineNumber">
    <w:name w:val="line number"/>
    <w:basedOn w:val="DefaultParagraphFont"/>
    <w:uiPriority w:val="99"/>
    <w:semiHidden/>
    <w:unhideWhenUsed/>
    <w:rsid w:val="00B377B6"/>
  </w:style>
  <w:style w:type="paragraph" w:styleId="BalloonText">
    <w:name w:val="Balloon Text"/>
    <w:basedOn w:val="Normal"/>
    <w:link w:val="BalloonTextChar"/>
    <w:uiPriority w:val="99"/>
    <w:semiHidden/>
    <w:unhideWhenUsed/>
    <w:rsid w:val="00137A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A4C"/>
    <w:rPr>
      <w:rFonts w:ascii="Segoe UI" w:hAnsi="Segoe UI" w:cs="Segoe UI"/>
      <w:sz w:val="18"/>
      <w:szCs w:val="18"/>
    </w:rPr>
  </w:style>
  <w:style w:type="paragraph" w:styleId="Revision">
    <w:name w:val="Revision"/>
    <w:hidden/>
    <w:uiPriority w:val="99"/>
    <w:semiHidden/>
    <w:rsid w:val="0087310F"/>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050465">
      <w:bodyDiv w:val="1"/>
      <w:marLeft w:val="0"/>
      <w:marRight w:val="0"/>
      <w:marTop w:val="0"/>
      <w:marBottom w:val="0"/>
      <w:divBdr>
        <w:top w:val="none" w:sz="0" w:space="0" w:color="auto"/>
        <w:left w:val="none" w:sz="0" w:space="0" w:color="auto"/>
        <w:bottom w:val="none" w:sz="0" w:space="0" w:color="auto"/>
        <w:right w:val="none" w:sz="0" w:space="0" w:color="auto"/>
      </w:divBdr>
    </w:div>
    <w:div w:id="682130369">
      <w:bodyDiv w:val="1"/>
      <w:marLeft w:val="0"/>
      <w:marRight w:val="0"/>
      <w:marTop w:val="0"/>
      <w:marBottom w:val="0"/>
      <w:divBdr>
        <w:top w:val="none" w:sz="0" w:space="0" w:color="auto"/>
        <w:left w:val="none" w:sz="0" w:space="0" w:color="auto"/>
        <w:bottom w:val="none" w:sz="0" w:space="0" w:color="auto"/>
        <w:right w:val="none" w:sz="0" w:space="0" w:color="auto"/>
      </w:divBdr>
    </w:div>
    <w:div w:id="926036976">
      <w:bodyDiv w:val="1"/>
      <w:marLeft w:val="0"/>
      <w:marRight w:val="0"/>
      <w:marTop w:val="0"/>
      <w:marBottom w:val="0"/>
      <w:divBdr>
        <w:top w:val="none" w:sz="0" w:space="0" w:color="auto"/>
        <w:left w:val="none" w:sz="0" w:space="0" w:color="auto"/>
        <w:bottom w:val="none" w:sz="0" w:space="0" w:color="auto"/>
        <w:right w:val="none" w:sz="0" w:space="0" w:color="auto"/>
      </w:divBdr>
    </w:div>
    <w:div w:id="1457597278">
      <w:bodyDiv w:val="1"/>
      <w:marLeft w:val="0"/>
      <w:marRight w:val="0"/>
      <w:marTop w:val="0"/>
      <w:marBottom w:val="0"/>
      <w:divBdr>
        <w:top w:val="none" w:sz="0" w:space="0" w:color="auto"/>
        <w:left w:val="none" w:sz="0" w:space="0" w:color="auto"/>
        <w:bottom w:val="none" w:sz="0" w:space="0" w:color="auto"/>
        <w:right w:val="none" w:sz="0" w:space="0" w:color="auto"/>
      </w:divBdr>
    </w:div>
    <w:div w:id="1479570539">
      <w:bodyDiv w:val="1"/>
      <w:marLeft w:val="0"/>
      <w:marRight w:val="0"/>
      <w:marTop w:val="0"/>
      <w:marBottom w:val="0"/>
      <w:divBdr>
        <w:top w:val="none" w:sz="0" w:space="0" w:color="auto"/>
        <w:left w:val="none" w:sz="0" w:space="0" w:color="auto"/>
        <w:bottom w:val="none" w:sz="0" w:space="0" w:color="auto"/>
        <w:right w:val="none" w:sz="0" w:space="0" w:color="auto"/>
      </w:divBdr>
    </w:div>
    <w:div w:id="1774785181">
      <w:bodyDiv w:val="1"/>
      <w:marLeft w:val="0"/>
      <w:marRight w:val="0"/>
      <w:marTop w:val="0"/>
      <w:marBottom w:val="0"/>
      <w:divBdr>
        <w:top w:val="none" w:sz="0" w:space="0" w:color="auto"/>
        <w:left w:val="none" w:sz="0" w:space="0" w:color="auto"/>
        <w:bottom w:val="none" w:sz="0" w:space="0" w:color="auto"/>
        <w:right w:val="none" w:sz="0" w:space="0" w:color="auto"/>
      </w:divBdr>
    </w:div>
    <w:div w:id="2022316639">
      <w:bodyDiv w:val="1"/>
      <w:marLeft w:val="0"/>
      <w:marRight w:val="0"/>
      <w:marTop w:val="0"/>
      <w:marBottom w:val="0"/>
      <w:divBdr>
        <w:top w:val="none" w:sz="0" w:space="0" w:color="auto"/>
        <w:left w:val="none" w:sz="0" w:space="0" w:color="auto"/>
        <w:bottom w:val="none" w:sz="0" w:space="0" w:color="auto"/>
        <w:right w:val="none" w:sz="0" w:space="0" w:color="auto"/>
      </w:divBdr>
    </w:div>
    <w:div w:id="21440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4.xml"/><Relationship Id="rId39" Type="http://schemas.openxmlformats.org/officeDocument/2006/relationships/image" Target="media/image19.emf"/><Relationship Id="rId21" Type="http://schemas.openxmlformats.org/officeDocument/2006/relationships/image" Target="media/image11.jpeg"/><Relationship Id="rId34" Type="http://schemas.openxmlformats.org/officeDocument/2006/relationships/hyperlink" Target="https://webmail.dsu.edu/owa/redir.aspx?C=kgWHf8W41UeHEdZ5yO67TB8BlvkzI9EIFC7NKOcbGCEPj1D_xzjbcYZBQPIJnQYHTuwOzgxb_yY.&amp;URL=http%3a%2f%2fwww.nanocon.us%2f" TargetMode="External"/><Relationship Id="rId42" Type="http://schemas.openxmlformats.org/officeDocument/2006/relationships/image" Target="media/image120.emf"/><Relationship Id="rId47" Type="http://schemas.openxmlformats.org/officeDocument/2006/relationships/customXml" Target="ink/ink6.xml"/><Relationship Id="rId50" Type="http://schemas.openxmlformats.org/officeDocument/2006/relationships/image" Target="media/image130.emf"/><Relationship Id="rId55"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www.travisbentley.com" TargetMode="External"/><Relationship Id="rId33" Type="http://schemas.openxmlformats.org/officeDocument/2006/relationships/image" Target="media/image17.png"/><Relationship Id="rId38" Type="http://schemas.openxmlformats.org/officeDocument/2006/relationships/package" Target="embeddings/Microsoft_Visio_Drawing1.vsdx"/><Relationship Id="rId46" Type="http://schemas.openxmlformats.org/officeDocument/2006/relationships/customXml" Target="ink/ink5.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svn.dsu.edu/svn/nanocon/"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16.png"/><Relationship Id="rId37" Type="http://schemas.openxmlformats.org/officeDocument/2006/relationships/image" Target="media/image18.emf"/><Relationship Id="rId40" Type="http://schemas.openxmlformats.org/officeDocument/2006/relationships/customXml" Target="ink/ink1.xml"/><Relationship Id="rId45" Type="http://schemas.openxmlformats.org/officeDocument/2006/relationships/customXml" Target="ink/ink4.xml"/><Relationship Id="rId53" Type="http://schemas.openxmlformats.org/officeDocument/2006/relationships/image" Target="media/image140.emf"/><Relationship Id="rId58"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sixstones.com/" TargetMode="External"/><Relationship Id="rId36" Type="http://schemas.openxmlformats.org/officeDocument/2006/relationships/footer" Target="footer5.xml"/><Relationship Id="rId49" Type="http://schemas.openxmlformats.org/officeDocument/2006/relationships/customXml" Target="ink/ink8.xml"/><Relationship Id="rId57" Type="http://schemas.openxmlformats.org/officeDocument/2006/relationships/footer" Target="footer8.xm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customXml" Target="ink/ink3.xml"/><Relationship Id="rId52" Type="http://schemas.openxmlformats.org/officeDocument/2006/relationships/customXml" Target="ink/ink10.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mailto:info@thegalaxygaming.com" TargetMode="External"/><Relationship Id="rId30" Type="http://schemas.openxmlformats.org/officeDocument/2006/relationships/hyperlink" Target="http://tortoisesvn.net/downloads.html" TargetMode="External"/><Relationship Id="rId35" Type="http://schemas.openxmlformats.org/officeDocument/2006/relationships/hyperlink" Target="mailto:nanocon@dsu.edu" TargetMode="External"/><Relationship Id="rId43" Type="http://schemas.openxmlformats.org/officeDocument/2006/relationships/customXml" Target="ink/ink2.xml"/><Relationship Id="rId48" Type="http://schemas.openxmlformats.org/officeDocument/2006/relationships/customXml" Target="ink/ink7.xml"/><Relationship Id="rId56"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customXml" Target="ink/ink9.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49.240"/>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0,'0'0'15,"0"0"-15,0 0 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3:43.556"/>
    </inkml:context>
    <inkml:brush xml:id="br0">
      <inkml:brushProperty name="width" value="0.06667" units="cm"/>
      <inkml:brushProperty name="height" value="0.06667" units="cm"/>
      <inkml:brushProperty name="fitToCurve" value="1"/>
    </inkml:brush>
  </inkml:definitions>
  <inkml:trace contextRef="#ctx0" brushRef="#br0">84 0 0,'0'0'0,"0"0"0,0 0 0,0 0 16,0 0-16,-40 241 16,-4-97-1</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38.796"/>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38.427"/>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0,'0'0'0,"0"0"16,0 0-16,0 0 15</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27.639"/>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25.787"/>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0,'0'0'16,"0"0"-16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03.336"/>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0,'0'0'16,"0"0"-16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5:53.383"/>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0,'0'0'16,"0"0"-16,0 0 16,0 0-16</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5:53.159"/>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55 0 0,'0'0'15,"0"0"1,0 0-16,0 0 15,0 0 1,-54 155-16,54-98 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5:32.492"/>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DABCF7-32A3-414F-8F6C-DF23ED8B9D1D}">
  <we:reference id="wa102920437"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F1F28-102D-4EBF-802A-3B9289095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11120</TotalTime>
  <Pages>64</Pages>
  <Words>10768</Words>
  <Characters>61383</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Nanocon</Company>
  <LinksUpToDate>false</LinksUpToDate>
  <CharactersWithSpaces>72007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at069</dc:creator>
  <cp:keywords>Nanocon; Bible; Information;</cp:keywords>
  <dc:description/>
  <cp:lastModifiedBy>DSU</cp:lastModifiedBy>
  <cp:revision>37</cp:revision>
  <cp:lastPrinted>2014-09-17T01:08:00Z</cp:lastPrinted>
  <dcterms:created xsi:type="dcterms:W3CDTF">2014-05-29T07:50:00Z</dcterms:created>
  <dcterms:modified xsi:type="dcterms:W3CDTF">2015-11-04T06:23:00Z</dcterms:modified>
</cp:coreProperties>
</file>