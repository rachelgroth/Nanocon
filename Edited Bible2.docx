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4.xml" ContentType="application/vnd.openxmlformats-officedocument.wordprocessingml.footer+xml"/>
  <Override PartName="/word/footer5.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07487A" w14:textId="77777777" w:rsidR="00BD5D4A" w:rsidRDefault="00BD5D4A" w:rsidP="00BD5D4A">
      <w:pPr>
        <w:pStyle w:val="TOCHeading"/>
        <w:tabs>
          <w:tab w:val="right" w:pos="4770"/>
        </w:tabs>
      </w:pPr>
      <w:r>
        <w:rPr>
          <w:noProof/>
        </w:rPr>
        <w:drawing>
          <wp:inline distT="0" distB="0" distL="0" distR="0" wp14:anchorId="5D1697B8" wp14:editId="46C753D2">
            <wp:extent cx="2743200" cy="448844"/>
            <wp:effectExtent l="0" t="0" r="0" b="8890"/>
            <wp:docPr id="9" name="Picture 9" descr="C:\Users\DSU\Desktop\Nanocon\nano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SU\Desktop\Nanocon\nanoco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3200" cy="448844"/>
                    </a:xfrm>
                    <a:prstGeom prst="rect">
                      <a:avLst/>
                    </a:prstGeom>
                    <a:noFill/>
                    <a:ln>
                      <a:noFill/>
                    </a:ln>
                  </pic:spPr>
                </pic:pic>
              </a:graphicData>
            </a:graphic>
          </wp:inline>
        </w:drawing>
      </w:r>
    </w:p>
    <w:p w14:paraId="65744AC2" w14:textId="62C8D30F" w:rsidR="00BD5D4A" w:rsidRPr="00EC104B" w:rsidRDefault="000E3873" w:rsidP="00BD5D4A">
      <w:pPr>
        <w:jc w:val="center"/>
      </w:pPr>
      <w:bookmarkStart w:id="0" w:name="_Toc404097736"/>
      <w:ins w:id="1" w:author="Rachel Groth" w:date="2016-09-13T18:25:00Z">
        <w:r>
          <w:t>9/8</w:t>
        </w:r>
      </w:ins>
      <w:r w:rsidR="00BD5D4A" w:rsidRPr="00EC104B">
        <w:t>/</w:t>
      </w:r>
      <w:r w:rsidR="00632733">
        <w:t>20</w:t>
      </w:r>
      <w:r w:rsidR="00BD5D4A" w:rsidRPr="00EC104B">
        <w:t>1</w:t>
      </w:r>
      <w:r>
        <w:t>6</w:t>
      </w:r>
    </w:p>
    <w:p w14:paraId="3964D788" w14:textId="77777777" w:rsidR="00BD5D4A" w:rsidRDefault="00BD5D4A" w:rsidP="00BD5D4A">
      <w:pPr>
        <w:pStyle w:val="Heading1"/>
      </w:pPr>
      <w:bookmarkStart w:id="2" w:name="_Toc461554760"/>
      <w:r>
        <w:t>Table of Contents</w:t>
      </w:r>
      <w:bookmarkEnd w:id="0"/>
      <w:bookmarkEnd w:id="2"/>
    </w:p>
    <w:sdt>
      <w:sdtPr>
        <w:rPr>
          <w:b w:val="0"/>
          <w:noProof w:val="0"/>
        </w:rPr>
        <w:id w:val="1487978898"/>
        <w:docPartObj>
          <w:docPartGallery w:val="Table of Contents"/>
          <w:docPartUnique/>
        </w:docPartObj>
      </w:sdtPr>
      <w:sdtEndPr>
        <w:rPr>
          <w:bCs/>
        </w:rPr>
      </w:sdtEndPr>
      <w:sdtContent>
        <w:p w14:paraId="224647E3" w14:textId="068A7836" w:rsidR="00162A62" w:rsidRDefault="00BD5D4A">
          <w:pPr>
            <w:pStyle w:val="TOC1"/>
            <w:rPr>
              <w:b w:val="0"/>
              <w:sz w:val="22"/>
            </w:rPr>
          </w:pPr>
          <w:r>
            <w:fldChar w:fldCharType="begin"/>
          </w:r>
          <w:r>
            <w:instrText xml:space="preserve"> TOC \o "1-3" \h \z \u </w:instrText>
          </w:r>
          <w:r>
            <w:fldChar w:fldCharType="separate"/>
          </w:r>
          <w:hyperlink w:anchor="_Toc461554760" w:history="1">
            <w:r w:rsidR="00162A62" w:rsidRPr="00E90867">
              <w:rPr>
                <w:rStyle w:val="Hyperlink"/>
              </w:rPr>
              <w:t>Table of Contents</w:t>
            </w:r>
            <w:r w:rsidR="00162A62">
              <w:rPr>
                <w:webHidden/>
              </w:rPr>
              <w:tab/>
            </w:r>
            <w:r w:rsidR="00162A62">
              <w:rPr>
                <w:webHidden/>
              </w:rPr>
              <w:fldChar w:fldCharType="begin"/>
            </w:r>
            <w:r w:rsidR="00162A62">
              <w:rPr>
                <w:webHidden/>
              </w:rPr>
              <w:instrText xml:space="preserve"> PAGEREF _Toc461554760 \h </w:instrText>
            </w:r>
            <w:r w:rsidR="00162A62">
              <w:rPr>
                <w:webHidden/>
              </w:rPr>
            </w:r>
            <w:r w:rsidR="00162A62">
              <w:rPr>
                <w:webHidden/>
              </w:rPr>
              <w:fldChar w:fldCharType="separate"/>
            </w:r>
            <w:r w:rsidR="00162A62">
              <w:rPr>
                <w:webHidden/>
              </w:rPr>
              <w:t>1</w:t>
            </w:r>
            <w:r w:rsidR="00162A62">
              <w:rPr>
                <w:webHidden/>
              </w:rPr>
              <w:fldChar w:fldCharType="end"/>
            </w:r>
          </w:hyperlink>
        </w:p>
        <w:p w14:paraId="7D40930C" w14:textId="1A4D37E7" w:rsidR="00162A62" w:rsidRDefault="00756186">
          <w:pPr>
            <w:pStyle w:val="TOC1"/>
            <w:rPr>
              <w:b w:val="0"/>
              <w:sz w:val="22"/>
            </w:rPr>
          </w:pPr>
          <w:hyperlink w:anchor="_Toc461554761" w:history="1">
            <w:r w:rsidR="00162A62" w:rsidRPr="00E90867">
              <w:rPr>
                <w:rStyle w:val="Hyperlink"/>
              </w:rPr>
              <w:t>Overview</w:t>
            </w:r>
            <w:r w:rsidR="00162A62">
              <w:rPr>
                <w:webHidden/>
              </w:rPr>
              <w:tab/>
            </w:r>
            <w:r w:rsidR="00162A62">
              <w:rPr>
                <w:webHidden/>
              </w:rPr>
              <w:fldChar w:fldCharType="begin"/>
            </w:r>
            <w:r w:rsidR="00162A62">
              <w:rPr>
                <w:webHidden/>
              </w:rPr>
              <w:instrText xml:space="preserve"> PAGEREF _Toc461554761 \h </w:instrText>
            </w:r>
            <w:r w:rsidR="00162A62">
              <w:rPr>
                <w:webHidden/>
              </w:rPr>
            </w:r>
            <w:r w:rsidR="00162A62">
              <w:rPr>
                <w:webHidden/>
              </w:rPr>
              <w:fldChar w:fldCharType="separate"/>
            </w:r>
            <w:r w:rsidR="00162A62">
              <w:rPr>
                <w:webHidden/>
              </w:rPr>
              <w:t>6</w:t>
            </w:r>
            <w:r w:rsidR="00162A62">
              <w:rPr>
                <w:webHidden/>
              </w:rPr>
              <w:fldChar w:fldCharType="end"/>
            </w:r>
          </w:hyperlink>
        </w:p>
        <w:p w14:paraId="31562D6B" w14:textId="5E100C18" w:rsidR="00162A62" w:rsidRDefault="00756186" w:rsidP="00162A62">
          <w:pPr>
            <w:pStyle w:val="TOC2"/>
            <w:rPr>
              <w:sz w:val="22"/>
            </w:rPr>
          </w:pPr>
          <w:hyperlink w:anchor="_Toc461554762" w:history="1">
            <w:r w:rsidR="00162A62" w:rsidRPr="00E90867">
              <w:rPr>
                <w:rStyle w:val="Hyperlink"/>
              </w:rPr>
              <w:t>Bit O’ History</w:t>
            </w:r>
            <w:r w:rsidR="00162A62">
              <w:rPr>
                <w:webHidden/>
              </w:rPr>
              <w:tab/>
            </w:r>
            <w:r w:rsidR="00162A62">
              <w:rPr>
                <w:webHidden/>
              </w:rPr>
              <w:fldChar w:fldCharType="begin"/>
            </w:r>
            <w:r w:rsidR="00162A62">
              <w:rPr>
                <w:webHidden/>
              </w:rPr>
              <w:instrText xml:space="preserve"> PAGEREF _Toc461554762 \h </w:instrText>
            </w:r>
            <w:r w:rsidR="00162A62">
              <w:rPr>
                <w:webHidden/>
              </w:rPr>
            </w:r>
            <w:r w:rsidR="00162A62">
              <w:rPr>
                <w:webHidden/>
              </w:rPr>
              <w:fldChar w:fldCharType="separate"/>
            </w:r>
            <w:r w:rsidR="00162A62">
              <w:rPr>
                <w:webHidden/>
              </w:rPr>
              <w:t>6</w:t>
            </w:r>
            <w:r w:rsidR="00162A62">
              <w:rPr>
                <w:webHidden/>
              </w:rPr>
              <w:fldChar w:fldCharType="end"/>
            </w:r>
          </w:hyperlink>
        </w:p>
        <w:p w14:paraId="521937AA" w14:textId="43611CF8" w:rsidR="00162A62" w:rsidRDefault="00756186">
          <w:pPr>
            <w:pStyle w:val="TOC3"/>
            <w:tabs>
              <w:tab w:val="right" w:leader="dot" w:pos="4310"/>
            </w:tabs>
            <w:rPr>
              <w:noProof/>
              <w:sz w:val="22"/>
            </w:rPr>
          </w:pPr>
          <w:hyperlink w:anchor="_Toc461554763" w:history="1">
            <w:r w:rsidR="00162A62" w:rsidRPr="00E90867">
              <w:rPr>
                <w:rStyle w:val="Hyperlink"/>
                <w:noProof/>
              </w:rPr>
              <w:t>Who, What, When, Where, and Why it Started</w:t>
            </w:r>
            <w:r w:rsidR="00162A62">
              <w:rPr>
                <w:noProof/>
                <w:webHidden/>
              </w:rPr>
              <w:tab/>
            </w:r>
            <w:r w:rsidR="00162A62">
              <w:rPr>
                <w:noProof/>
                <w:webHidden/>
              </w:rPr>
              <w:fldChar w:fldCharType="begin"/>
            </w:r>
            <w:r w:rsidR="00162A62">
              <w:rPr>
                <w:noProof/>
                <w:webHidden/>
              </w:rPr>
              <w:instrText xml:space="preserve"> PAGEREF _Toc461554763 \h </w:instrText>
            </w:r>
            <w:r w:rsidR="00162A62">
              <w:rPr>
                <w:noProof/>
                <w:webHidden/>
              </w:rPr>
            </w:r>
            <w:r w:rsidR="00162A62">
              <w:rPr>
                <w:noProof/>
                <w:webHidden/>
              </w:rPr>
              <w:fldChar w:fldCharType="separate"/>
            </w:r>
            <w:r w:rsidR="00162A62">
              <w:rPr>
                <w:noProof/>
                <w:webHidden/>
              </w:rPr>
              <w:t>6</w:t>
            </w:r>
            <w:r w:rsidR="00162A62">
              <w:rPr>
                <w:noProof/>
                <w:webHidden/>
              </w:rPr>
              <w:fldChar w:fldCharType="end"/>
            </w:r>
          </w:hyperlink>
        </w:p>
        <w:p w14:paraId="2C794DC6" w14:textId="2660507E" w:rsidR="00162A62" w:rsidRDefault="00756186">
          <w:pPr>
            <w:pStyle w:val="TOC1"/>
            <w:rPr>
              <w:b w:val="0"/>
              <w:sz w:val="22"/>
            </w:rPr>
          </w:pPr>
          <w:hyperlink w:anchor="_Toc461554764" w:history="1">
            <w:r w:rsidR="00162A62" w:rsidRPr="00E90867">
              <w:rPr>
                <w:rStyle w:val="Hyperlink"/>
              </w:rPr>
              <w:t>Personnel</w:t>
            </w:r>
            <w:r w:rsidR="00162A62">
              <w:rPr>
                <w:webHidden/>
              </w:rPr>
              <w:tab/>
            </w:r>
            <w:r w:rsidR="00162A62">
              <w:rPr>
                <w:webHidden/>
              </w:rPr>
              <w:fldChar w:fldCharType="begin"/>
            </w:r>
            <w:r w:rsidR="00162A62">
              <w:rPr>
                <w:webHidden/>
              </w:rPr>
              <w:instrText xml:space="preserve"> PAGEREF _Toc461554764 \h </w:instrText>
            </w:r>
            <w:r w:rsidR="00162A62">
              <w:rPr>
                <w:webHidden/>
              </w:rPr>
            </w:r>
            <w:r w:rsidR="00162A62">
              <w:rPr>
                <w:webHidden/>
              </w:rPr>
              <w:fldChar w:fldCharType="separate"/>
            </w:r>
            <w:r w:rsidR="00162A62">
              <w:rPr>
                <w:webHidden/>
              </w:rPr>
              <w:t>7</w:t>
            </w:r>
            <w:r w:rsidR="00162A62">
              <w:rPr>
                <w:webHidden/>
              </w:rPr>
              <w:fldChar w:fldCharType="end"/>
            </w:r>
          </w:hyperlink>
        </w:p>
        <w:p w14:paraId="44A976AD" w14:textId="7447417A" w:rsidR="00162A62" w:rsidRDefault="00756186" w:rsidP="00162A62">
          <w:pPr>
            <w:pStyle w:val="TOC2"/>
            <w:rPr>
              <w:sz w:val="22"/>
            </w:rPr>
          </w:pPr>
          <w:hyperlink w:anchor="_Toc461554765" w:history="1">
            <w:r w:rsidR="00162A62" w:rsidRPr="00E90867">
              <w:rPr>
                <w:rStyle w:val="Hyperlink"/>
              </w:rPr>
              <w:t>Nanocon Manager</w:t>
            </w:r>
            <w:r w:rsidR="00162A62">
              <w:rPr>
                <w:webHidden/>
              </w:rPr>
              <w:tab/>
            </w:r>
            <w:r w:rsidR="00162A62">
              <w:rPr>
                <w:webHidden/>
              </w:rPr>
              <w:fldChar w:fldCharType="begin"/>
            </w:r>
            <w:r w:rsidR="00162A62">
              <w:rPr>
                <w:webHidden/>
              </w:rPr>
              <w:instrText xml:space="preserve"> PAGEREF _Toc461554765 \h </w:instrText>
            </w:r>
            <w:r w:rsidR="00162A62">
              <w:rPr>
                <w:webHidden/>
              </w:rPr>
            </w:r>
            <w:r w:rsidR="00162A62">
              <w:rPr>
                <w:webHidden/>
              </w:rPr>
              <w:fldChar w:fldCharType="separate"/>
            </w:r>
            <w:r w:rsidR="00162A62">
              <w:rPr>
                <w:webHidden/>
              </w:rPr>
              <w:t>7</w:t>
            </w:r>
            <w:r w:rsidR="00162A62">
              <w:rPr>
                <w:webHidden/>
              </w:rPr>
              <w:fldChar w:fldCharType="end"/>
            </w:r>
          </w:hyperlink>
        </w:p>
        <w:p w14:paraId="343AAB35" w14:textId="3FEEB208" w:rsidR="00162A62" w:rsidRDefault="00756186" w:rsidP="00162A62">
          <w:pPr>
            <w:pStyle w:val="TOC2"/>
            <w:rPr>
              <w:sz w:val="22"/>
            </w:rPr>
          </w:pPr>
          <w:hyperlink w:anchor="_Toc461554766" w:history="1">
            <w:r w:rsidR="00162A62" w:rsidRPr="00E90867">
              <w:rPr>
                <w:rStyle w:val="Hyperlink"/>
              </w:rPr>
              <w:t>Advertising Manager</w:t>
            </w:r>
            <w:r w:rsidR="00162A62">
              <w:rPr>
                <w:webHidden/>
              </w:rPr>
              <w:tab/>
            </w:r>
            <w:r w:rsidR="00162A62">
              <w:rPr>
                <w:webHidden/>
              </w:rPr>
              <w:fldChar w:fldCharType="begin"/>
            </w:r>
            <w:r w:rsidR="00162A62">
              <w:rPr>
                <w:webHidden/>
              </w:rPr>
              <w:instrText xml:space="preserve"> PAGEREF _Toc461554766 \h </w:instrText>
            </w:r>
            <w:r w:rsidR="00162A62">
              <w:rPr>
                <w:webHidden/>
              </w:rPr>
            </w:r>
            <w:r w:rsidR="00162A62">
              <w:rPr>
                <w:webHidden/>
              </w:rPr>
              <w:fldChar w:fldCharType="separate"/>
            </w:r>
            <w:r w:rsidR="00162A62">
              <w:rPr>
                <w:webHidden/>
              </w:rPr>
              <w:t>7</w:t>
            </w:r>
            <w:r w:rsidR="00162A62">
              <w:rPr>
                <w:webHidden/>
              </w:rPr>
              <w:fldChar w:fldCharType="end"/>
            </w:r>
          </w:hyperlink>
        </w:p>
        <w:p w14:paraId="49C6DA5C" w14:textId="0FEA89FF" w:rsidR="00162A62" w:rsidRDefault="00756186" w:rsidP="00162A62">
          <w:pPr>
            <w:pStyle w:val="TOC2"/>
            <w:rPr>
              <w:sz w:val="22"/>
            </w:rPr>
          </w:pPr>
          <w:hyperlink w:anchor="_Toc461554767" w:history="1">
            <w:r w:rsidR="00162A62" w:rsidRPr="00E90867">
              <w:rPr>
                <w:rStyle w:val="Hyperlink"/>
              </w:rPr>
              <w:t>Gaming Quartermaster</w:t>
            </w:r>
            <w:r w:rsidR="00162A62">
              <w:rPr>
                <w:webHidden/>
              </w:rPr>
              <w:tab/>
            </w:r>
            <w:r w:rsidR="00162A62">
              <w:rPr>
                <w:webHidden/>
              </w:rPr>
              <w:fldChar w:fldCharType="begin"/>
            </w:r>
            <w:r w:rsidR="00162A62">
              <w:rPr>
                <w:webHidden/>
              </w:rPr>
              <w:instrText xml:space="preserve"> PAGEREF _Toc461554767 \h </w:instrText>
            </w:r>
            <w:r w:rsidR="00162A62">
              <w:rPr>
                <w:webHidden/>
              </w:rPr>
            </w:r>
            <w:r w:rsidR="00162A62">
              <w:rPr>
                <w:webHidden/>
              </w:rPr>
              <w:fldChar w:fldCharType="separate"/>
            </w:r>
            <w:r w:rsidR="00162A62">
              <w:rPr>
                <w:webHidden/>
              </w:rPr>
              <w:t>7</w:t>
            </w:r>
            <w:r w:rsidR="00162A62">
              <w:rPr>
                <w:webHidden/>
              </w:rPr>
              <w:fldChar w:fldCharType="end"/>
            </w:r>
          </w:hyperlink>
        </w:p>
        <w:p w14:paraId="6CB3C78C" w14:textId="16EE36B0" w:rsidR="00162A62" w:rsidRDefault="00756186" w:rsidP="00162A62">
          <w:pPr>
            <w:pStyle w:val="TOC2"/>
            <w:rPr>
              <w:sz w:val="22"/>
            </w:rPr>
          </w:pPr>
          <w:hyperlink w:anchor="_Toc461554768" w:history="1">
            <w:r w:rsidR="00162A62" w:rsidRPr="00E90867">
              <w:rPr>
                <w:rStyle w:val="Hyperlink"/>
              </w:rPr>
              <w:t>CCG Tournament Coordinator</w:t>
            </w:r>
            <w:r w:rsidR="00162A62">
              <w:rPr>
                <w:webHidden/>
              </w:rPr>
              <w:tab/>
            </w:r>
            <w:r w:rsidR="00162A62">
              <w:rPr>
                <w:webHidden/>
              </w:rPr>
              <w:fldChar w:fldCharType="begin"/>
            </w:r>
            <w:r w:rsidR="00162A62">
              <w:rPr>
                <w:webHidden/>
              </w:rPr>
              <w:instrText xml:space="preserve"> PAGEREF _Toc461554768 \h </w:instrText>
            </w:r>
            <w:r w:rsidR="00162A62">
              <w:rPr>
                <w:webHidden/>
              </w:rPr>
            </w:r>
            <w:r w:rsidR="00162A62">
              <w:rPr>
                <w:webHidden/>
              </w:rPr>
              <w:fldChar w:fldCharType="separate"/>
            </w:r>
            <w:r w:rsidR="00162A62">
              <w:rPr>
                <w:webHidden/>
              </w:rPr>
              <w:t>7</w:t>
            </w:r>
            <w:r w:rsidR="00162A62">
              <w:rPr>
                <w:webHidden/>
              </w:rPr>
              <w:fldChar w:fldCharType="end"/>
            </w:r>
          </w:hyperlink>
        </w:p>
        <w:p w14:paraId="47FB34AE" w14:textId="4E7BCD93" w:rsidR="00162A62" w:rsidRDefault="00756186" w:rsidP="00162A62">
          <w:pPr>
            <w:pStyle w:val="TOC2"/>
            <w:rPr>
              <w:sz w:val="22"/>
            </w:rPr>
          </w:pPr>
          <w:hyperlink w:anchor="_Toc461554769" w:history="1">
            <w:r w:rsidR="00162A62" w:rsidRPr="00E90867">
              <w:rPr>
                <w:rStyle w:val="Hyperlink"/>
              </w:rPr>
              <w:t>Concessions Manager</w:t>
            </w:r>
            <w:r w:rsidR="00162A62">
              <w:rPr>
                <w:webHidden/>
              </w:rPr>
              <w:tab/>
            </w:r>
            <w:r w:rsidR="00162A62">
              <w:rPr>
                <w:webHidden/>
              </w:rPr>
              <w:fldChar w:fldCharType="begin"/>
            </w:r>
            <w:r w:rsidR="00162A62">
              <w:rPr>
                <w:webHidden/>
              </w:rPr>
              <w:instrText xml:space="preserve"> PAGEREF _Toc461554769 \h </w:instrText>
            </w:r>
            <w:r w:rsidR="00162A62">
              <w:rPr>
                <w:webHidden/>
              </w:rPr>
            </w:r>
            <w:r w:rsidR="00162A62">
              <w:rPr>
                <w:webHidden/>
              </w:rPr>
              <w:fldChar w:fldCharType="separate"/>
            </w:r>
            <w:r w:rsidR="00162A62">
              <w:rPr>
                <w:webHidden/>
              </w:rPr>
              <w:t>7</w:t>
            </w:r>
            <w:r w:rsidR="00162A62">
              <w:rPr>
                <w:webHidden/>
              </w:rPr>
              <w:fldChar w:fldCharType="end"/>
            </w:r>
          </w:hyperlink>
        </w:p>
        <w:p w14:paraId="0B20C391" w14:textId="1189D5D5" w:rsidR="00162A62" w:rsidRDefault="00756186" w:rsidP="00162A62">
          <w:pPr>
            <w:pStyle w:val="TOC2"/>
            <w:rPr>
              <w:sz w:val="22"/>
            </w:rPr>
          </w:pPr>
          <w:hyperlink w:anchor="_Toc461554770" w:history="1">
            <w:r w:rsidR="00162A62" w:rsidRPr="00E90867">
              <w:rPr>
                <w:rStyle w:val="Hyperlink"/>
              </w:rPr>
              <w:t>Czar of Propaganda</w:t>
            </w:r>
            <w:r w:rsidR="00162A62">
              <w:rPr>
                <w:webHidden/>
              </w:rPr>
              <w:tab/>
            </w:r>
            <w:r w:rsidR="00162A62">
              <w:rPr>
                <w:webHidden/>
              </w:rPr>
              <w:fldChar w:fldCharType="begin"/>
            </w:r>
            <w:r w:rsidR="00162A62">
              <w:rPr>
                <w:webHidden/>
              </w:rPr>
              <w:instrText xml:space="preserve"> PAGEREF _Toc461554770 \h </w:instrText>
            </w:r>
            <w:r w:rsidR="00162A62">
              <w:rPr>
                <w:webHidden/>
              </w:rPr>
            </w:r>
            <w:r w:rsidR="00162A62">
              <w:rPr>
                <w:webHidden/>
              </w:rPr>
              <w:fldChar w:fldCharType="separate"/>
            </w:r>
            <w:r w:rsidR="00162A62">
              <w:rPr>
                <w:webHidden/>
              </w:rPr>
              <w:t>7</w:t>
            </w:r>
            <w:r w:rsidR="00162A62">
              <w:rPr>
                <w:webHidden/>
              </w:rPr>
              <w:fldChar w:fldCharType="end"/>
            </w:r>
          </w:hyperlink>
        </w:p>
        <w:p w14:paraId="02FB48AD" w14:textId="1823AF29" w:rsidR="00162A62" w:rsidRDefault="00756186" w:rsidP="00162A62">
          <w:pPr>
            <w:pStyle w:val="TOC2"/>
            <w:rPr>
              <w:sz w:val="22"/>
            </w:rPr>
          </w:pPr>
          <w:hyperlink w:anchor="_Toc461554771" w:history="1">
            <w:r w:rsidR="00162A62" w:rsidRPr="00E90867">
              <w:rPr>
                <w:rStyle w:val="Hyperlink"/>
              </w:rPr>
              <w:t>Front Table Manager</w:t>
            </w:r>
            <w:r w:rsidR="00162A62">
              <w:rPr>
                <w:webHidden/>
              </w:rPr>
              <w:tab/>
            </w:r>
            <w:r w:rsidR="00162A62">
              <w:rPr>
                <w:webHidden/>
              </w:rPr>
              <w:fldChar w:fldCharType="begin"/>
            </w:r>
            <w:r w:rsidR="00162A62">
              <w:rPr>
                <w:webHidden/>
              </w:rPr>
              <w:instrText xml:space="preserve"> PAGEREF _Toc461554771 \h </w:instrText>
            </w:r>
            <w:r w:rsidR="00162A62">
              <w:rPr>
                <w:webHidden/>
              </w:rPr>
            </w:r>
            <w:r w:rsidR="00162A62">
              <w:rPr>
                <w:webHidden/>
              </w:rPr>
              <w:fldChar w:fldCharType="separate"/>
            </w:r>
            <w:r w:rsidR="00162A62">
              <w:rPr>
                <w:webHidden/>
              </w:rPr>
              <w:t>8</w:t>
            </w:r>
            <w:r w:rsidR="00162A62">
              <w:rPr>
                <w:webHidden/>
              </w:rPr>
              <w:fldChar w:fldCharType="end"/>
            </w:r>
          </w:hyperlink>
        </w:p>
        <w:p w14:paraId="7D1FD4C2" w14:textId="2F7516C6" w:rsidR="00162A62" w:rsidRDefault="00756186" w:rsidP="00162A62">
          <w:pPr>
            <w:pStyle w:val="TOC2"/>
            <w:rPr>
              <w:sz w:val="22"/>
            </w:rPr>
          </w:pPr>
          <w:hyperlink w:anchor="_Toc461554772" w:history="1">
            <w:r w:rsidR="00162A62" w:rsidRPr="00E90867">
              <w:rPr>
                <w:rStyle w:val="Hyperlink"/>
              </w:rPr>
              <w:t>Event Services Manager</w:t>
            </w:r>
            <w:r w:rsidR="00162A62">
              <w:rPr>
                <w:webHidden/>
              </w:rPr>
              <w:tab/>
            </w:r>
            <w:r w:rsidR="00162A62">
              <w:rPr>
                <w:webHidden/>
              </w:rPr>
              <w:fldChar w:fldCharType="begin"/>
            </w:r>
            <w:r w:rsidR="00162A62">
              <w:rPr>
                <w:webHidden/>
              </w:rPr>
              <w:instrText xml:space="preserve"> PAGEREF _Toc461554772 \h </w:instrText>
            </w:r>
            <w:r w:rsidR="00162A62">
              <w:rPr>
                <w:webHidden/>
              </w:rPr>
            </w:r>
            <w:r w:rsidR="00162A62">
              <w:rPr>
                <w:webHidden/>
              </w:rPr>
              <w:fldChar w:fldCharType="separate"/>
            </w:r>
            <w:r w:rsidR="00162A62">
              <w:rPr>
                <w:webHidden/>
              </w:rPr>
              <w:t>8</w:t>
            </w:r>
            <w:r w:rsidR="00162A62">
              <w:rPr>
                <w:webHidden/>
              </w:rPr>
              <w:fldChar w:fldCharType="end"/>
            </w:r>
          </w:hyperlink>
        </w:p>
        <w:p w14:paraId="4932145C" w14:textId="145F8642" w:rsidR="00162A62" w:rsidRDefault="00756186" w:rsidP="00162A62">
          <w:pPr>
            <w:pStyle w:val="TOC2"/>
            <w:rPr>
              <w:sz w:val="22"/>
            </w:rPr>
          </w:pPr>
          <w:hyperlink w:anchor="_Toc461554773" w:history="1">
            <w:r w:rsidR="00162A62" w:rsidRPr="00E90867">
              <w:rPr>
                <w:rStyle w:val="Hyperlink"/>
              </w:rPr>
              <w:t>RPGA Coordinator</w:t>
            </w:r>
            <w:r w:rsidR="00162A62">
              <w:rPr>
                <w:webHidden/>
              </w:rPr>
              <w:tab/>
            </w:r>
            <w:r w:rsidR="00162A62">
              <w:rPr>
                <w:webHidden/>
              </w:rPr>
              <w:fldChar w:fldCharType="begin"/>
            </w:r>
            <w:r w:rsidR="00162A62">
              <w:rPr>
                <w:webHidden/>
              </w:rPr>
              <w:instrText xml:space="preserve"> PAGEREF _Toc461554773 \h </w:instrText>
            </w:r>
            <w:r w:rsidR="00162A62">
              <w:rPr>
                <w:webHidden/>
              </w:rPr>
            </w:r>
            <w:r w:rsidR="00162A62">
              <w:rPr>
                <w:webHidden/>
              </w:rPr>
              <w:fldChar w:fldCharType="separate"/>
            </w:r>
            <w:r w:rsidR="00162A62">
              <w:rPr>
                <w:webHidden/>
              </w:rPr>
              <w:t>8</w:t>
            </w:r>
            <w:r w:rsidR="00162A62">
              <w:rPr>
                <w:webHidden/>
              </w:rPr>
              <w:fldChar w:fldCharType="end"/>
            </w:r>
          </w:hyperlink>
        </w:p>
        <w:p w14:paraId="2143DDF9" w14:textId="3946B2E2" w:rsidR="00162A62" w:rsidRDefault="00756186" w:rsidP="00162A62">
          <w:pPr>
            <w:pStyle w:val="TOC2"/>
            <w:rPr>
              <w:sz w:val="22"/>
            </w:rPr>
          </w:pPr>
          <w:hyperlink w:anchor="_Toc461554774" w:history="1">
            <w:r w:rsidR="00162A62" w:rsidRPr="00E90867">
              <w:rPr>
                <w:rStyle w:val="Hyperlink"/>
              </w:rPr>
              <w:t>Speaker / Workshop Coordinator(s) (IDiG)</w:t>
            </w:r>
            <w:r w:rsidR="00162A62">
              <w:rPr>
                <w:webHidden/>
              </w:rPr>
              <w:tab/>
            </w:r>
            <w:r w:rsidR="00162A62">
              <w:rPr>
                <w:webHidden/>
              </w:rPr>
              <w:fldChar w:fldCharType="begin"/>
            </w:r>
            <w:r w:rsidR="00162A62">
              <w:rPr>
                <w:webHidden/>
              </w:rPr>
              <w:instrText xml:space="preserve"> PAGEREF _Toc461554774 \h </w:instrText>
            </w:r>
            <w:r w:rsidR="00162A62">
              <w:rPr>
                <w:webHidden/>
              </w:rPr>
            </w:r>
            <w:r w:rsidR="00162A62">
              <w:rPr>
                <w:webHidden/>
              </w:rPr>
              <w:fldChar w:fldCharType="separate"/>
            </w:r>
            <w:r w:rsidR="00162A62">
              <w:rPr>
                <w:webHidden/>
              </w:rPr>
              <w:t>8</w:t>
            </w:r>
            <w:r w:rsidR="00162A62">
              <w:rPr>
                <w:webHidden/>
              </w:rPr>
              <w:fldChar w:fldCharType="end"/>
            </w:r>
          </w:hyperlink>
        </w:p>
        <w:p w14:paraId="43A7570C" w14:textId="608F43EC" w:rsidR="00162A62" w:rsidRDefault="00756186" w:rsidP="00162A62">
          <w:pPr>
            <w:pStyle w:val="TOC2"/>
            <w:rPr>
              <w:sz w:val="22"/>
            </w:rPr>
          </w:pPr>
          <w:hyperlink w:anchor="_Toc461554775" w:history="1">
            <w:r w:rsidR="00162A62" w:rsidRPr="00E90867">
              <w:rPr>
                <w:rStyle w:val="Hyperlink"/>
              </w:rPr>
              <w:t>SIS Liaison</w:t>
            </w:r>
            <w:r w:rsidR="00162A62">
              <w:rPr>
                <w:webHidden/>
              </w:rPr>
              <w:tab/>
            </w:r>
            <w:r w:rsidR="00162A62">
              <w:rPr>
                <w:webHidden/>
              </w:rPr>
              <w:fldChar w:fldCharType="begin"/>
            </w:r>
            <w:r w:rsidR="00162A62">
              <w:rPr>
                <w:webHidden/>
              </w:rPr>
              <w:instrText xml:space="preserve"> PAGEREF _Toc461554775 \h </w:instrText>
            </w:r>
            <w:r w:rsidR="00162A62">
              <w:rPr>
                <w:webHidden/>
              </w:rPr>
            </w:r>
            <w:r w:rsidR="00162A62">
              <w:rPr>
                <w:webHidden/>
              </w:rPr>
              <w:fldChar w:fldCharType="separate"/>
            </w:r>
            <w:r w:rsidR="00162A62">
              <w:rPr>
                <w:webHidden/>
              </w:rPr>
              <w:t>8</w:t>
            </w:r>
            <w:r w:rsidR="00162A62">
              <w:rPr>
                <w:webHidden/>
              </w:rPr>
              <w:fldChar w:fldCharType="end"/>
            </w:r>
          </w:hyperlink>
        </w:p>
        <w:p w14:paraId="05C34D0A" w14:textId="4109F314" w:rsidR="00162A62" w:rsidRDefault="00756186" w:rsidP="00162A62">
          <w:pPr>
            <w:pStyle w:val="TOC2"/>
            <w:rPr>
              <w:sz w:val="22"/>
            </w:rPr>
          </w:pPr>
          <w:hyperlink w:anchor="_Toc461554776" w:history="1">
            <w:r w:rsidR="00162A62" w:rsidRPr="00E90867">
              <w:rPr>
                <w:rStyle w:val="Hyperlink"/>
              </w:rPr>
              <w:t>Vendor Liaison</w:t>
            </w:r>
            <w:r w:rsidR="00162A62">
              <w:rPr>
                <w:webHidden/>
              </w:rPr>
              <w:tab/>
            </w:r>
            <w:r w:rsidR="00162A62">
              <w:rPr>
                <w:webHidden/>
              </w:rPr>
              <w:fldChar w:fldCharType="begin"/>
            </w:r>
            <w:r w:rsidR="00162A62">
              <w:rPr>
                <w:webHidden/>
              </w:rPr>
              <w:instrText xml:space="preserve"> PAGEREF _Toc461554776 \h </w:instrText>
            </w:r>
            <w:r w:rsidR="00162A62">
              <w:rPr>
                <w:webHidden/>
              </w:rPr>
            </w:r>
            <w:r w:rsidR="00162A62">
              <w:rPr>
                <w:webHidden/>
              </w:rPr>
              <w:fldChar w:fldCharType="separate"/>
            </w:r>
            <w:r w:rsidR="00162A62">
              <w:rPr>
                <w:webHidden/>
              </w:rPr>
              <w:t>8</w:t>
            </w:r>
            <w:r w:rsidR="00162A62">
              <w:rPr>
                <w:webHidden/>
              </w:rPr>
              <w:fldChar w:fldCharType="end"/>
            </w:r>
          </w:hyperlink>
        </w:p>
        <w:p w14:paraId="306F3EC4" w14:textId="4DA281CB" w:rsidR="00162A62" w:rsidRDefault="00756186" w:rsidP="00162A62">
          <w:pPr>
            <w:pStyle w:val="TOC2"/>
            <w:rPr>
              <w:sz w:val="22"/>
            </w:rPr>
          </w:pPr>
          <w:hyperlink w:anchor="_Toc461554777" w:history="1">
            <w:r w:rsidR="00162A62" w:rsidRPr="00E90867">
              <w:rPr>
                <w:rStyle w:val="Hyperlink"/>
              </w:rPr>
              <w:t>Video Game Area Manager</w:t>
            </w:r>
            <w:r w:rsidR="00162A62">
              <w:rPr>
                <w:webHidden/>
              </w:rPr>
              <w:tab/>
            </w:r>
            <w:r w:rsidR="00162A62">
              <w:rPr>
                <w:webHidden/>
              </w:rPr>
              <w:fldChar w:fldCharType="begin"/>
            </w:r>
            <w:r w:rsidR="00162A62">
              <w:rPr>
                <w:webHidden/>
              </w:rPr>
              <w:instrText xml:space="preserve"> PAGEREF _Toc461554777 \h </w:instrText>
            </w:r>
            <w:r w:rsidR="00162A62">
              <w:rPr>
                <w:webHidden/>
              </w:rPr>
            </w:r>
            <w:r w:rsidR="00162A62">
              <w:rPr>
                <w:webHidden/>
              </w:rPr>
              <w:fldChar w:fldCharType="separate"/>
            </w:r>
            <w:r w:rsidR="00162A62">
              <w:rPr>
                <w:webHidden/>
              </w:rPr>
              <w:t>8</w:t>
            </w:r>
            <w:r w:rsidR="00162A62">
              <w:rPr>
                <w:webHidden/>
              </w:rPr>
              <w:fldChar w:fldCharType="end"/>
            </w:r>
          </w:hyperlink>
        </w:p>
        <w:p w14:paraId="36C7BFA4" w14:textId="7BB8B8FC" w:rsidR="00162A62" w:rsidRDefault="00756186" w:rsidP="00162A62">
          <w:pPr>
            <w:pStyle w:val="TOC2"/>
            <w:rPr>
              <w:sz w:val="22"/>
            </w:rPr>
          </w:pPr>
          <w:hyperlink w:anchor="_Toc461554778" w:history="1">
            <w:r w:rsidR="00162A62" w:rsidRPr="00E90867">
              <w:rPr>
                <w:rStyle w:val="Hyperlink"/>
              </w:rPr>
              <w:t>Website Manager</w:t>
            </w:r>
            <w:r w:rsidR="00162A62">
              <w:rPr>
                <w:webHidden/>
              </w:rPr>
              <w:tab/>
            </w:r>
            <w:r w:rsidR="00162A62">
              <w:rPr>
                <w:webHidden/>
              </w:rPr>
              <w:fldChar w:fldCharType="begin"/>
            </w:r>
            <w:r w:rsidR="00162A62">
              <w:rPr>
                <w:webHidden/>
              </w:rPr>
              <w:instrText xml:space="preserve"> PAGEREF _Toc461554778 \h </w:instrText>
            </w:r>
            <w:r w:rsidR="00162A62">
              <w:rPr>
                <w:webHidden/>
              </w:rPr>
            </w:r>
            <w:r w:rsidR="00162A62">
              <w:rPr>
                <w:webHidden/>
              </w:rPr>
              <w:fldChar w:fldCharType="separate"/>
            </w:r>
            <w:r w:rsidR="00162A62">
              <w:rPr>
                <w:webHidden/>
              </w:rPr>
              <w:t>8</w:t>
            </w:r>
            <w:r w:rsidR="00162A62">
              <w:rPr>
                <w:webHidden/>
              </w:rPr>
              <w:fldChar w:fldCharType="end"/>
            </w:r>
          </w:hyperlink>
        </w:p>
        <w:p w14:paraId="280FD9A3" w14:textId="5A9FAD6F" w:rsidR="00162A62" w:rsidRDefault="00756186" w:rsidP="00162A62">
          <w:pPr>
            <w:pStyle w:val="TOC2"/>
            <w:rPr>
              <w:sz w:val="22"/>
            </w:rPr>
          </w:pPr>
          <w:hyperlink w:anchor="_Toc461554779" w:history="1">
            <w:r w:rsidR="00162A62" w:rsidRPr="00E90867">
              <w:rPr>
                <w:rStyle w:val="Hyperlink"/>
              </w:rPr>
              <w:t>Minions</w:t>
            </w:r>
            <w:r w:rsidR="00162A62">
              <w:rPr>
                <w:webHidden/>
              </w:rPr>
              <w:tab/>
            </w:r>
            <w:r w:rsidR="00162A62">
              <w:rPr>
                <w:webHidden/>
              </w:rPr>
              <w:fldChar w:fldCharType="begin"/>
            </w:r>
            <w:r w:rsidR="00162A62">
              <w:rPr>
                <w:webHidden/>
              </w:rPr>
              <w:instrText xml:space="preserve"> PAGEREF _Toc461554779 \h </w:instrText>
            </w:r>
            <w:r w:rsidR="00162A62">
              <w:rPr>
                <w:webHidden/>
              </w:rPr>
            </w:r>
            <w:r w:rsidR="00162A62">
              <w:rPr>
                <w:webHidden/>
              </w:rPr>
              <w:fldChar w:fldCharType="separate"/>
            </w:r>
            <w:r w:rsidR="00162A62">
              <w:rPr>
                <w:webHidden/>
              </w:rPr>
              <w:t>9</w:t>
            </w:r>
            <w:r w:rsidR="00162A62">
              <w:rPr>
                <w:webHidden/>
              </w:rPr>
              <w:fldChar w:fldCharType="end"/>
            </w:r>
          </w:hyperlink>
        </w:p>
        <w:p w14:paraId="031CFAA4" w14:textId="07168926" w:rsidR="00162A62" w:rsidRDefault="00756186">
          <w:pPr>
            <w:pStyle w:val="TOC1"/>
            <w:rPr>
              <w:b w:val="0"/>
              <w:sz w:val="22"/>
            </w:rPr>
          </w:pPr>
          <w:hyperlink w:anchor="_Toc461554780" w:history="1">
            <w:r w:rsidR="00162A62" w:rsidRPr="00E90867">
              <w:rPr>
                <w:rStyle w:val="Hyperlink"/>
              </w:rPr>
              <w:t>How Its Run</w:t>
            </w:r>
            <w:r w:rsidR="00162A62">
              <w:rPr>
                <w:webHidden/>
              </w:rPr>
              <w:tab/>
            </w:r>
            <w:r w:rsidR="00162A62">
              <w:rPr>
                <w:webHidden/>
              </w:rPr>
              <w:fldChar w:fldCharType="begin"/>
            </w:r>
            <w:r w:rsidR="00162A62">
              <w:rPr>
                <w:webHidden/>
              </w:rPr>
              <w:instrText xml:space="preserve"> PAGEREF _Toc461554780 \h </w:instrText>
            </w:r>
            <w:r w:rsidR="00162A62">
              <w:rPr>
                <w:webHidden/>
              </w:rPr>
            </w:r>
            <w:r w:rsidR="00162A62">
              <w:rPr>
                <w:webHidden/>
              </w:rPr>
              <w:fldChar w:fldCharType="separate"/>
            </w:r>
            <w:r w:rsidR="00162A62">
              <w:rPr>
                <w:webHidden/>
              </w:rPr>
              <w:t>10</w:t>
            </w:r>
            <w:r w:rsidR="00162A62">
              <w:rPr>
                <w:webHidden/>
              </w:rPr>
              <w:fldChar w:fldCharType="end"/>
            </w:r>
          </w:hyperlink>
        </w:p>
        <w:p w14:paraId="09C81071" w14:textId="1A5A1542" w:rsidR="00162A62" w:rsidRDefault="00756186" w:rsidP="00162A62">
          <w:pPr>
            <w:pStyle w:val="TOC2"/>
            <w:rPr>
              <w:sz w:val="22"/>
            </w:rPr>
          </w:pPr>
          <w:hyperlink w:anchor="_Toc461554781" w:history="1">
            <w:r w:rsidR="00162A62" w:rsidRPr="00E90867">
              <w:rPr>
                <w:rStyle w:val="Hyperlink"/>
              </w:rPr>
              <w:t>Meetings</w:t>
            </w:r>
            <w:r w:rsidR="00162A62">
              <w:rPr>
                <w:webHidden/>
              </w:rPr>
              <w:tab/>
            </w:r>
            <w:r w:rsidR="00162A62">
              <w:rPr>
                <w:webHidden/>
              </w:rPr>
              <w:fldChar w:fldCharType="begin"/>
            </w:r>
            <w:r w:rsidR="00162A62">
              <w:rPr>
                <w:webHidden/>
              </w:rPr>
              <w:instrText xml:space="preserve"> PAGEREF _Toc461554781 \h </w:instrText>
            </w:r>
            <w:r w:rsidR="00162A62">
              <w:rPr>
                <w:webHidden/>
              </w:rPr>
            </w:r>
            <w:r w:rsidR="00162A62">
              <w:rPr>
                <w:webHidden/>
              </w:rPr>
              <w:fldChar w:fldCharType="separate"/>
            </w:r>
            <w:r w:rsidR="00162A62">
              <w:rPr>
                <w:webHidden/>
              </w:rPr>
              <w:t>10</w:t>
            </w:r>
            <w:r w:rsidR="00162A62">
              <w:rPr>
                <w:webHidden/>
              </w:rPr>
              <w:fldChar w:fldCharType="end"/>
            </w:r>
          </w:hyperlink>
        </w:p>
        <w:p w14:paraId="5B2B6EA2" w14:textId="7FB51ED8" w:rsidR="00162A62" w:rsidRDefault="00756186">
          <w:pPr>
            <w:pStyle w:val="TOC3"/>
            <w:tabs>
              <w:tab w:val="right" w:leader="dot" w:pos="4310"/>
            </w:tabs>
            <w:rPr>
              <w:noProof/>
              <w:sz w:val="22"/>
            </w:rPr>
          </w:pPr>
          <w:hyperlink w:anchor="_Toc461554782" w:history="1">
            <w:r w:rsidR="00162A62" w:rsidRPr="00E90867">
              <w:rPr>
                <w:rStyle w:val="Hyperlink"/>
                <w:noProof/>
              </w:rPr>
              <w:t>Structure</w:t>
            </w:r>
            <w:r w:rsidR="00162A62">
              <w:rPr>
                <w:noProof/>
                <w:webHidden/>
              </w:rPr>
              <w:tab/>
            </w:r>
            <w:r w:rsidR="00162A62">
              <w:rPr>
                <w:noProof/>
                <w:webHidden/>
              </w:rPr>
              <w:fldChar w:fldCharType="begin"/>
            </w:r>
            <w:r w:rsidR="00162A62">
              <w:rPr>
                <w:noProof/>
                <w:webHidden/>
              </w:rPr>
              <w:instrText xml:space="preserve"> PAGEREF _Toc461554782 \h </w:instrText>
            </w:r>
            <w:r w:rsidR="00162A62">
              <w:rPr>
                <w:noProof/>
                <w:webHidden/>
              </w:rPr>
            </w:r>
            <w:r w:rsidR="00162A62">
              <w:rPr>
                <w:noProof/>
                <w:webHidden/>
              </w:rPr>
              <w:fldChar w:fldCharType="separate"/>
            </w:r>
            <w:r w:rsidR="00162A62">
              <w:rPr>
                <w:noProof/>
                <w:webHidden/>
              </w:rPr>
              <w:t>10</w:t>
            </w:r>
            <w:r w:rsidR="00162A62">
              <w:rPr>
                <w:noProof/>
                <w:webHidden/>
              </w:rPr>
              <w:fldChar w:fldCharType="end"/>
            </w:r>
          </w:hyperlink>
        </w:p>
        <w:p w14:paraId="2C40146F" w14:textId="01D87A21" w:rsidR="00162A62" w:rsidRDefault="00756186">
          <w:pPr>
            <w:pStyle w:val="TOC3"/>
            <w:tabs>
              <w:tab w:val="right" w:leader="dot" w:pos="4310"/>
            </w:tabs>
            <w:rPr>
              <w:noProof/>
              <w:sz w:val="22"/>
            </w:rPr>
          </w:pPr>
          <w:hyperlink w:anchor="_Toc461554783" w:history="1">
            <w:r w:rsidR="00162A62" w:rsidRPr="00E90867">
              <w:rPr>
                <w:rStyle w:val="Hyperlink"/>
                <w:noProof/>
              </w:rPr>
              <w:t>Spacetime</w:t>
            </w:r>
            <w:r w:rsidR="00162A62">
              <w:rPr>
                <w:noProof/>
                <w:webHidden/>
              </w:rPr>
              <w:tab/>
            </w:r>
            <w:r w:rsidR="00162A62">
              <w:rPr>
                <w:noProof/>
                <w:webHidden/>
              </w:rPr>
              <w:fldChar w:fldCharType="begin"/>
            </w:r>
            <w:r w:rsidR="00162A62">
              <w:rPr>
                <w:noProof/>
                <w:webHidden/>
              </w:rPr>
              <w:instrText xml:space="preserve"> PAGEREF _Toc461554783 \h </w:instrText>
            </w:r>
            <w:r w:rsidR="00162A62">
              <w:rPr>
                <w:noProof/>
                <w:webHidden/>
              </w:rPr>
            </w:r>
            <w:r w:rsidR="00162A62">
              <w:rPr>
                <w:noProof/>
                <w:webHidden/>
              </w:rPr>
              <w:fldChar w:fldCharType="separate"/>
            </w:r>
            <w:r w:rsidR="00162A62">
              <w:rPr>
                <w:noProof/>
                <w:webHidden/>
              </w:rPr>
              <w:t>10</w:t>
            </w:r>
            <w:r w:rsidR="00162A62">
              <w:rPr>
                <w:noProof/>
                <w:webHidden/>
              </w:rPr>
              <w:fldChar w:fldCharType="end"/>
            </w:r>
          </w:hyperlink>
        </w:p>
        <w:p w14:paraId="315CBDD7" w14:textId="75098609" w:rsidR="00162A62" w:rsidRDefault="00756186" w:rsidP="00162A62">
          <w:pPr>
            <w:pStyle w:val="TOC2"/>
            <w:rPr>
              <w:sz w:val="22"/>
            </w:rPr>
          </w:pPr>
          <w:hyperlink w:anchor="_Toc461554784" w:history="1">
            <w:r w:rsidR="00162A62" w:rsidRPr="00E90867">
              <w:rPr>
                <w:rStyle w:val="Hyperlink"/>
              </w:rPr>
              <w:t>Before the Convention</w:t>
            </w:r>
            <w:r w:rsidR="00162A62">
              <w:rPr>
                <w:webHidden/>
              </w:rPr>
              <w:tab/>
            </w:r>
            <w:r w:rsidR="00162A62">
              <w:rPr>
                <w:webHidden/>
              </w:rPr>
              <w:fldChar w:fldCharType="begin"/>
            </w:r>
            <w:r w:rsidR="00162A62">
              <w:rPr>
                <w:webHidden/>
              </w:rPr>
              <w:instrText xml:space="preserve"> PAGEREF _Toc461554784 \h </w:instrText>
            </w:r>
            <w:r w:rsidR="00162A62">
              <w:rPr>
                <w:webHidden/>
              </w:rPr>
            </w:r>
            <w:r w:rsidR="00162A62">
              <w:rPr>
                <w:webHidden/>
              </w:rPr>
              <w:fldChar w:fldCharType="separate"/>
            </w:r>
            <w:r w:rsidR="00162A62">
              <w:rPr>
                <w:webHidden/>
              </w:rPr>
              <w:t>10</w:t>
            </w:r>
            <w:r w:rsidR="00162A62">
              <w:rPr>
                <w:webHidden/>
              </w:rPr>
              <w:fldChar w:fldCharType="end"/>
            </w:r>
          </w:hyperlink>
        </w:p>
        <w:p w14:paraId="4DEBC0F0" w14:textId="277F8C54" w:rsidR="00162A62" w:rsidRDefault="00756186">
          <w:pPr>
            <w:pStyle w:val="TOC3"/>
            <w:tabs>
              <w:tab w:val="right" w:leader="dot" w:pos="4310"/>
            </w:tabs>
            <w:rPr>
              <w:noProof/>
              <w:sz w:val="22"/>
            </w:rPr>
          </w:pPr>
          <w:hyperlink w:anchor="_Toc461554785" w:history="1">
            <w:r w:rsidR="00162A62" w:rsidRPr="00E90867">
              <w:rPr>
                <w:rStyle w:val="Hyperlink"/>
                <w:noProof/>
              </w:rPr>
              <w:t>Setup</w:t>
            </w:r>
            <w:r w:rsidR="00162A62">
              <w:rPr>
                <w:noProof/>
                <w:webHidden/>
              </w:rPr>
              <w:tab/>
            </w:r>
            <w:r w:rsidR="00162A62">
              <w:rPr>
                <w:noProof/>
                <w:webHidden/>
              </w:rPr>
              <w:fldChar w:fldCharType="begin"/>
            </w:r>
            <w:r w:rsidR="00162A62">
              <w:rPr>
                <w:noProof/>
                <w:webHidden/>
              </w:rPr>
              <w:instrText xml:space="preserve"> PAGEREF _Toc461554785 \h </w:instrText>
            </w:r>
            <w:r w:rsidR="00162A62">
              <w:rPr>
                <w:noProof/>
                <w:webHidden/>
              </w:rPr>
            </w:r>
            <w:r w:rsidR="00162A62">
              <w:rPr>
                <w:noProof/>
                <w:webHidden/>
              </w:rPr>
              <w:fldChar w:fldCharType="separate"/>
            </w:r>
            <w:r w:rsidR="00162A62">
              <w:rPr>
                <w:noProof/>
                <w:webHidden/>
              </w:rPr>
              <w:t>10</w:t>
            </w:r>
            <w:r w:rsidR="00162A62">
              <w:rPr>
                <w:noProof/>
                <w:webHidden/>
              </w:rPr>
              <w:fldChar w:fldCharType="end"/>
            </w:r>
          </w:hyperlink>
        </w:p>
        <w:p w14:paraId="68559D3D" w14:textId="061E191E" w:rsidR="00162A62" w:rsidRDefault="00756186" w:rsidP="00162A62">
          <w:pPr>
            <w:pStyle w:val="TOC2"/>
            <w:rPr>
              <w:sz w:val="22"/>
            </w:rPr>
          </w:pPr>
          <w:hyperlink w:anchor="_Toc461554786" w:history="1">
            <w:r w:rsidR="00162A62" w:rsidRPr="00E90867">
              <w:rPr>
                <w:rStyle w:val="Hyperlink"/>
              </w:rPr>
              <w:t>During the Convention</w:t>
            </w:r>
            <w:r w:rsidR="00162A62">
              <w:rPr>
                <w:webHidden/>
              </w:rPr>
              <w:tab/>
            </w:r>
            <w:r w:rsidR="00162A62">
              <w:rPr>
                <w:webHidden/>
              </w:rPr>
              <w:fldChar w:fldCharType="begin"/>
            </w:r>
            <w:r w:rsidR="00162A62">
              <w:rPr>
                <w:webHidden/>
              </w:rPr>
              <w:instrText xml:space="preserve"> PAGEREF _Toc461554786 \h </w:instrText>
            </w:r>
            <w:r w:rsidR="00162A62">
              <w:rPr>
                <w:webHidden/>
              </w:rPr>
            </w:r>
            <w:r w:rsidR="00162A62">
              <w:rPr>
                <w:webHidden/>
              </w:rPr>
              <w:fldChar w:fldCharType="separate"/>
            </w:r>
            <w:r w:rsidR="00162A62">
              <w:rPr>
                <w:webHidden/>
              </w:rPr>
              <w:t>10</w:t>
            </w:r>
            <w:r w:rsidR="00162A62">
              <w:rPr>
                <w:webHidden/>
              </w:rPr>
              <w:fldChar w:fldCharType="end"/>
            </w:r>
          </w:hyperlink>
        </w:p>
        <w:p w14:paraId="377E1623" w14:textId="15621FA3" w:rsidR="00162A62" w:rsidRDefault="00756186">
          <w:pPr>
            <w:pStyle w:val="TOC3"/>
            <w:tabs>
              <w:tab w:val="right" w:leader="dot" w:pos="4310"/>
            </w:tabs>
            <w:rPr>
              <w:noProof/>
              <w:sz w:val="22"/>
            </w:rPr>
          </w:pPr>
          <w:hyperlink w:anchor="_Toc461554787" w:history="1">
            <w:r w:rsidR="00162A62" w:rsidRPr="00E90867">
              <w:rPr>
                <w:rStyle w:val="Hyperlink"/>
                <w:noProof/>
              </w:rPr>
              <w:t>Night Guard</w:t>
            </w:r>
            <w:r w:rsidR="00162A62">
              <w:rPr>
                <w:noProof/>
                <w:webHidden/>
              </w:rPr>
              <w:tab/>
            </w:r>
            <w:r w:rsidR="00162A62">
              <w:rPr>
                <w:noProof/>
                <w:webHidden/>
              </w:rPr>
              <w:fldChar w:fldCharType="begin"/>
            </w:r>
            <w:r w:rsidR="00162A62">
              <w:rPr>
                <w:noProof/>
                <w:webHidden/>
              </w:rPr>
              <w:instrText xml:space="preserve"> PAGEREF _Toc461554787 \h </w:instrText>
            </w:r>
            <w:r w:rsidR="00162A62">
              <w:rPr>
                <w:noProof/>
                <w:webHidden/>
              </w:rPr>
            </w:r>
            <w:r w:rsidR="00162A62">
              <w:rPr>
                <w:noProof/>
                <w:webHidden/>
              </w:rPr>
              <w:fldChar w:fldCharType="separate"/>
            </w:r>
            <w:r w:rsidR="00162A62">
              <w:rPr>
                <w:noProof/>
                <w:webHidden/>
              </w:rPr>
              <w:t>10</w:t>
            </w:r>
            <w:r w:rsidR="00162A62">
              <w:rPr>
                <w:noProof/>
                <w:webHidden/>
              </w:rPr>
              <w:fldChar w:fldCharType="end"/>
            </w:r>
          </w:hyperlink>
        </w:p>
        <w:p w14:paraId="7B24028B" w14:textId="5E8F3F98" w:rsidR="00162A62" w:rsidRDefault="00756186">
          <w:pPr>
            <w:pStyle w:val="TOC3"/>
            <w:tabs>
              <w:tab w:val="right" w:leader="dot" w:pos="4310"/>
            </w:tabs>
            <w:rPr>
              <w:noProof/>
              <w:sz w:val="22"/>
            </w:rPr>
          </w:pPr>
          <w:hyperlink w:anchor="_Toc461554788" w:history="1">
            <w:r w:rsidR="00162A62" w:rsidRPr="00E90867">
              <w:rPr>
                <w:rStyle w:val="Hyperlink"/>
                <w:noProof/>
              </w:rPr>
              <w:t>Canceled Events</w:t>
            </w:r>
            <w:r w:rsidR="00162A62">
              <w:rPr>
                <w:noProof/>
                <w:webHidden/>
              </w:rPr>
              <w:tab/>
            </w:r>
            <w:r w:rsidR="00162A62">
              <w:rPr>
                <w:noProof/>
                <w:webHidden/>
              </w:rPr>
              <w:fldChar w:fldCharType="begin"/>
            </w:r>
            <w:r w:rsidR="00162A62">
              <w:rPr>
                <w:noProof/>
                <w:webHidden/>
              </w:rPr>
              <w:instrText xml:space="preserve"> PAGEREF _Toc461554788 \h </w:instrText>
            </w:r>
            <w:r w:rsidR="00162A62">
              <w:rPr>
                <w:noProof/>
                <w:webHidden/>
              </w:rPr>
            </w:r>
            <w:r w:rsidR="00162A62">
              <w:rPr>
                <w:noProof/>
                <w:webHidden/>
              </w:rPr>
              <w:fldChar w:fldCharType="separate"/>
            </w:r>
            <w:r w:rsidR="00162A62">
              <w:rPr>
                <w:noProof/>
                <w:webHidden/>
              </w:rPr>
              <w:t>10</w:t>
            </w:r>
            <w:r w:rsidR="00162A62">
              <w:rPr>
                <w:noProof/>
                <w:webHidden/>
              </w:rPr>
              <w:fldChar w:fldCharType="end"/>
            </w:r>
          </w:hyperlink>
        </w:p>
        <w:p w14:paraId="2F8299CA" w14:textId="71E0AA4E" w:rsidR="00162A62" w:rsidRDefault="00756186">
          <w:pPr>
            <w:pStyle w:val="TOC3"/>
            <w:tabs>
              <w:tab w:val="right" w:leader="dot" w:pos="4310"/>
            </w:tabs>
            <w:rPr>
              <w:noProof/>
              <w:sz w:val="22"/>
            </w:rPr>
          </w:pPr>
          <w:hyperlink w:anchor="_Toc461554789" w:history="1">
            <w:r w:rsidR="00162A62" w:rsidRPr="00E90867">
              <w:rPr>
                <w:rStyle w:val="Hyperlink"/>
                <w:noProof/>
              </w:rPr>
              <w:t>Resolving Disputes</w:t>
            </w:r>
            <w:r w:rsidR="00162A62">
              <w:rPr>
                <w:noProof/>
                <w:webHidden/>
              </w:rPr>
              <w:tab/>
            </w:r>
            <w:r w:rsidR="00162A62">
              <w:rPr>
                <w:noProof/>
                <w:webHidden/>
              </w:rPr>
              <w:fldChar w:fldCharType="begin"/>
            </w:r>
            <w:r w:rsidR="00162A62">
              <w:rPr>
                <w:noProof/>
                <w:webHidden/>
              </w:rPr>
              <w:instrText xml:space="preserve"> PAGEREF _Toc461554789 \h </w:instrText>
            </w:r>
            <w:r w:rsidR="00162A62">
              <w:rPr>
                <w:noProof/>
                <w:webHidden/>
              </w:rPr>
            </w:r>
            <w:r w:rsidR="00162A62">
              <w:rPr>
                <w:noProof/>
                <w:webHidden/>
              </w:rPr>
              <w:fldChar w:fldCharType="separate"/>
            </w:r>
            <w:r w:rsidR="00162A62">
              <w:rPr>
                <w:noProof/>
                <w:webHidden/>
              </w:rPr>
              <w:t>10</w:t>
            </w:r>
            <w:r w:rsidR="00162A62">
              <w:rPr>
                <w:noProof/>
                <w:webHidden/>
              </w:rPr>
              <w:fldChar w:fldCharType="end"/>
            </w:r>
          </w:hyperlink>
        </w:p>
        <w:p w14:paraId="4052A7A2" w14:textId="38DEEC9D" w:rsidR="00162A62" w:rsidRDefault="00756186">
          <w:pPr>
            <w:pStyle w:val="TOC3"/>
            <w:tabs>
              <w:tab w:val="right" w:leader="dot" w:pos="4310"/>
            </w:tabs>
            <w:rPr>
              <w:noProof/>
              <w:sz w:val="22"/>
            </w:rPr>
          </w:pPr>
          <w:hyperlink w:anchor="_Toc461554790" w:history="1">
            <w:r w:rsidR="00162A62" w:rsidRPr="00E90867">
              <w:rPr>
                <w:rStyle w:val="Hyperlink"/>
                <w:noProof/>
              </w:rPr>
              <w:t>Chain of Command</w:t>
            </w:r>
            <w:r w:rsidR="00162A62">
              <w:rPr>
                <w:noProof/>
                <w:webHidden/>
              </w:rPr>
              <w:tab/>
            </w:r>
            <w:r w:rsidR="00162A62">
              <w:rPr>
                <w:noProof/>
                <w:webHidden/>
              </w:rPr>
              <w:fldChar w:fldCharType="begin"/>
            </w:r>
            <w:r w:rsidR="00162A62">
              <w:rPr>
                <w:noProof/>
                <w:webHidden/>
              </w:rPr>
              <w:instrText xml:space="preserve"> PAGEREF _Toc461554790 \h </w:instrText>
            </w:r>
            <w:r w:rsidR="00162A62">
              <w:rPr>
                <w:noProof/>
                <w:webHidden/>
              </w:rPr>
            </w:r>
            <w:r w:rsidR="00162A62">
              <w:rPr>
                <w:noProof/>
                <w:webHidden/>
              </w:rPr>
              <w:fldChar w:fldCharType="separate"/>
            </w:r>
            <w:r w:rsidR="00162A62">
              <w:rPr>
                <w:noProof/>
                <w:webHidden/>
              </w:rPr>
              <w:t>10</w:t>
            </w:r>
            <w:r w:rsidR="00162A62">
              <w:rPr>
                <w:noProof/>
                <w:webHidden/>
              </w:rPr>
              <w:fldChar w:fldCharType="end"/>
            </w:r>
          </w:hyperlink>
        </w:p>
        <w:p w14:paraId="3DF5D61B" w14:textId="296EB40E" w:rsidR="00162A62" w:rsidRDefault="00756186" w:rsidP="00162A62">
          <w:pPr>
            <w:pStyle w:val="TOC2"/>
            <w:rPr>
              <w:sz w:val="22"/>
            </w:rPr>
          </w:pPr>
          <w:hyperlink w:anchor="_Toc461554791" w:history="1">
            <w:r w:rsidR="00162A62" w:rsidRPr="00E90867">
              <w:rPr>
                <w:rStyle w:val="Hyperlink"/>
              </w:rPr>
              <w:t>After the Convention</w:t>
            </w:r>
            <w:r w:rsidR="00162A62">
              <w:rPr>
                <w:webHidden/>
              </w:rPr>
              <w:tab/>
            </w:r>
            <w:r w:rsidR="00162A62">
              <w:rPr>
                <w:webHidden/>
              </w:rPr>
              <w:fldChar w:fldCharType="begin"/>
            </w:r>
            <w:r w:rsidR="00162A62">
              <w:rPr>
                <w:webHidden/>
              </w:rPr>
              <w:instrText xml:space="preserve"> PAGEREF _Toc461554791 \h </w:instrText>
            </w:r>
            <w:r w:rsidR="00162A62">
              <w:rPr>
                <w:webHidden/>
              </w:rPr>
            </w:r>
            <w:r w:rsidR="00162A62">
              <w:rPr>
                <w:webHidden/>
              </w:rPr>
              <w:fldChar w:fldCharType="separate"/>
            </w:r>
            <w:r w:rsidR="00162A62">
              <w:rPr>
                <w:webHidden/>
              </w:rPr>
              <w:t>10</w:t>
            </w:r>
            <w:r w:rsidR="00162A62">
              <w:rPr>
                <w:webHidden/>
              </w:rPr>
              <w:fldChar w:fldCharType="end"/>
            </w:r>
          </w:hyperlink>
        </w:p>
        <w:p w14:paraId="1B23A500" w14:textId="12C98805" w:rsidR="00162A62" w:rsidRDefault="00756186">
          <w:pPr>
            <w:pStyle w:val="TOC3"/>
            <w:tabs>
              <w:tab w:val="right" w:leader="dot" w:pos="4310"/>
            </w:tabs>
            <w:rPr>
              <w:noProof/>
              <w:sz w:val="22"/>
            </w:rPr>
          </w:pPr>
          <w:hyperlink w:anchor="_Toc461554792" w:history="1">
            <w:r w:rsidR="00162A62" w:rsidRPr="00E90867">
              <w:rPr>
                <w:rStyle w:val="Hyperlink"/>
                <w:noProof/>
              </w:rPr>
              <w:t>Mass Thank you</w:t>
            </w:r>
            <w:r w:rsidR="00162A62">
              <w:rPr>
                <w:noProof/>
                <w:webHidden/>
              </w:rPr>
              <w:tab/>
            </w:r>
            <w:r w:rsidR="00162A62">
              <w:rPr>
                <w:noProof/>
                <w:webHidden/>
              </w:rPr>
              <w:fldChar w:fldCharType="begin"/>
            </w:r>
            <w:r w:rsidR="00162A62">
              <w:rPr>
                <w:noProof/>
                <w:webHidden/>
              </w:rPr>
              <w:instrText xml:space="preserve"> PAGEREF _Toc461554792 \h </w:instrText>
            </w:r>
            <w:r w:rsidR="00162A62">
              <w:rPr>
                <w:noProof/>
                <w:webHidden/>
              </w:rPr>
            </w:r>
            <w:r w:rsidR="00162A62">
              <w:rPr>
                <w:noProof/>
                <w:webHidden/>
              </w:rPr>
              <w:fldChar w:fldCharType="separate"/>
            </w:r>
            <w:r w:rsidR="00162A62">
              <w:rPr>
                <w:noProof/>
                <w:webHidden/>
              </w:rPr>
              <w:t>10</w:t>
            </w:r>
            <w:r w:rsidR="00162A62">
              <w:rPr>
                <w:noProof/>
                <w:webHidden/>
              </w:rPr>
              <w:fldChar w:fldCharType="end"/>
            </w:r>
          </w:hyperlink>
        </w:p>
        <w:p w14:paraId="417DA6A6" w14:textId="7749D2B5" w:rsidR="00162A62" w:rsidRDefault="00756186">
          <w:pPr>
            <w:pStyle w:val="TOC3"/>
            <w:tabs>
              <w:tab w:val="right" w:leader="dot" w:pos="4310"/>
            </w:tabs>
            <w:rPr>
              <w:noProof/>
              <w:sz w:val="22"/>
            </w:rPr>
          </w:pPr>
          <w:hyperlink w:anchor="_Toc461554793" w:history="1">
            <w:r w:rsidR="00162A62" w:rsidRPr="00E90867">
              <w:rPr>
                <w:rStyle w:val="Hyperlink"/>
                <w:noProof/>
              </w:rPr>
              <w:t>Cleanup</w:t>
            </w:r>
            <w:r w:rsidR="00162A62">
              <w:rPr>
                <w:noProof/>
                <w:webHidden/>
              </w:rPr>
              <w:tab/>
            </w:r>
            <w:r w:rsidR="00162A62">
              <w:rPr>
                <w:noProof/>
                <w:webHidden/>
              </w:rPr>
              <w:fldChar w:fldCharType="begin"/>
            </w:r>
            <w:r w:rsidR="00162A62">
              <w:rPr>
                <w:noProof/>
                <w:webHidden/>
              </w:rPr>
              <w:instrText xml:space="preserve"> PAGEREF _Toc461554793 \h </w:instrText>
            </w:r>
            <w:r w:rsidR="00162A62">
              <w:rPr>
                <w:noProof/>
                <w:webHidden/>
              </w:rPr>
            </w:r>
            <w:r w:rsidR="00162A62">
              <w:rPr>
                <w:noProof/>
                <w:webHidden/>
              </w:rPr>
              <w:fldChar w:fldCharType="separate"/>
            </w:r>
            <w:r w:rsidR="00162A62">
              <w:rPr>
                <w:noProof/>
                <w:webHidden/>
              </w:rPr>
              <w:t>10</w:t>
            </w:r>
            <w:r w:rsidR="00162A62">
              <w:rPr>
                <w:noProof/>
                <w:webHidden/>
              </w:rPr>
              <w:fldChar w:fldCharType="end"/>
            </w:r>
          </w:hyperlink>
        </w:p>
        <w:p w14:paraId="0C6F0A3F" w14:textId="1B796A22" w:rsidR="00162A62" w:rsidRDefault="00756186" w:rsidP="00162A62">
          <w:pPr>
            <w:pStyle w:val="TOC2"/>
            <w:rPr>
              <w:sz w:val="22"/>
            </w:rPr>
          </w:pPr>
          <w:hyperlink w:anchor="_Toc461554794" w:history="1">
            <w:r w:rsidR="00162A62" w:rsidRPr="00E90867">
              <w:rPr>
                <w:rStyle w:val="Hyperlink"/>
              </w:rPr>
              <w:t>Wrapup Meeting</w:t>
            </w:r>
            <w:r w:rsidR="00162A62">
              <w:rPr>
                <w:webHidden/>
              </w:rPr>
              <w:tab/>
            </w:r>
            <w:r w:rsidR="00162A62">
              <w:rPr>
                <w:webHidden/>
              </w:rPr>
              <w:fldChar w:fldCharType="begin"/>
            </w:r>
            <w:r w:rsidR="00162A62">
              <w:rPr>
                <w:webHidden/>
              </w:rPr>
              <w:instrText xml:space="preserve"> PAGEREF _Toc461554794 \h </w:instrText>
            </w:r>
            <w:r w:rsidR="00162A62">
              <w:rPr>
                <w:webHidden/>
              </w:rPr>
            </w:r>
            <w:r w:rsidR="00162A62">
              <w:rPr>
                <w:webHidden/>
              </w:rPr>
              <w:fldChar w:fldCharType="separate"/>
            </w:r>
            <w:r w:rsidR="00162A62">
              <w:rPr>
                <w:webHidden/>
              </w:rPr>
              <w:t>10</w:t>
            </w:r>
            <w:r w:rsidR="00162A62">
              <w:rPr>
                <w:webHidden/>
              </w:rPr>
              <w:fldChar w:fldCharType="end"/>
            </w:r>
          </w:hyperlink>
        </w:p>
        <w:p w14:paraId="1AE8C17F" w14:textId="187800A1" w:rsidR="00162A62" w:rsidRDefault="00756186">
          <w:pPr>
            <w:pStyle w:val="TOC3"/>
            <w:tabs>
              <w:tab w:val="right" w:leader="dot" w:pos="4310"/>
            </w:tabs>
            <w:rPr>
              <w:noProof/>
              <w:sz w:val="22"/>
            </w:rPr>
          </w:pPr>
          <w:hyperlink w:anchor="_Toc461554795" w:history="1">
            <w:r w:rsidR="00162A62" w:rsidRPr="00E90867">
              <w:rPr>
                <w:rStyle w:val="Hyperlink"/>
                <w:noProof/>
              </w:rPr>
              <w:t>The Good, the Bad, the Ugly</w:t>
            </w:r>
            <w:r w:rsidR="00162A62">
              <w:rPr>
                <w:noProof/>
                <w:webHidden/>
              </w:rPr>
              <w:tab/>
            </w:r>
            <w:r w:rsidR="00162A62">
              <w:rPr>
                <w:noProof/>
                <w:webHidden/>
              </w:rPr>
              <w:fldChar w:fldCharType="begin"/>
            </w:r>
            <w:r w:rsidR="00162A62">
              <w:rPr>
                <w:noProof/>
                <w:webHidden/>
              </w:rPr>
              <w:instrText xml:space="preserve"> PAGEREF _Toc461554795 \h </w:instrText>
            </w:r>
            <w:r w:rsidR="00162A62">
              <w:rPr>
                <w:noProof/>
                <w:webHidden/>
              </w:rPr>
            </w:r>
            <w:r w:rsidR="00162A62">
              <w:rPr>
                <w:noProof/>
                <w:webHidden/>
              </w:rPr>
              <w:fldChar w:fldCharType="separate"/>
            </w:r>
            <w:r w:rsidR="00162A62">
              <w:rPr>
                <w:noProof/>
                <w:webHidden/>
              </w:rPr>
              <w:t>10</w:t>
            </w:r>
            <w:r w:rsidR="00162A62">
              <w:rPr>
                <w:noProof/>
                <w:webHidden/>
              </w:rPr>
              <w:fldChar w:fldCharType="end"/>
            </w:r>
          </w:hyperlink>
        </w:p>
        <w:p w14:paraId="6E53D7DC" w14:textId="61157889" w:rsidR="00162A62" w:rsidRDefault="00756186">
          <w:pPr>
            <w:pStyle w:val="TOC1"/>
            <w:rPr>
              <w:b w:val="0"/>
              <w:sz w:val="22"/>
            </w:rPr>
          </w:pPr>
          <w:hyperlink w:anchor="_Toc461554796" w:history="1">
            <w:r w:rsidR="00162A62" w:rsidRPr="00E90867">
              <w:rPr>
                <w:rStyle w:val="Hyperlink"/>
              </w:rPr>
              <w:t>Thank You</w:t>
            </w:r>
            <w:r w:rsidR="00162A62">
              <w:rPr>
                <w:webHidden/>
              </w:rPr>
              <w:tab/>
            </w:r>
            <w:r w:rsidR="00162A62">
              <w:rPr>
                <w:webHidden/>
              </w:rPr>
              <w:fldChar w:fldCharType="begin"/>
            </w:r>
            <w:r w:rsidR="00162A62">
              <w:rPr>
                <w:webHidden/>
              </w:rPr>
              <w:instrText xml:space="preserve"> PAGEREF _Toc461554796 \h </w:instrText>
            </w:r>
            <w:r w:rsidR="00162A62">
              <w:rPr>
                <w:webHidden/>
              </w:rPr>
            </w:r>
            <w:r w:rsidR="00162A62">
              <w:rPr>
                <w:webHidden/>
              </w:rPr>
              <w:fldChar w:fldCharType="separate"/>
            </w:r>
            <w:r w:rsidR="00162A62">
              <w:rPr>
                <w:webHidden/>
              </w:rPr>
              <w:t>11</w:t>
            </w:r>
            <w:r w:rsidR="00162A62">
              <w:rPr>
                <w:webHidden/>
              </w:rPr>
              <w:fldChar w:fldCharType="end"/>
            </w:r>
          </w:hyperlink>
        </w:p>
        <w:p w14:paraId="218D1201" w14:textId="105C79D8" w:rsidR="00162A62" w:rsidRDefault="00756186" w:rsidP="00162A62">
          <w:pPr>
            <w:pStyle w:val="TOC2"/>
            <w:rPr>
              <w:sz w:val="22"/>
            </w:rPr>
          </w:pPr>
          <w:hyperlink w:anchor="_Toc461554797" w:history="1">
            <w:r w:rsidR="00162A62" w:rsidRPr="00E90867">
              <w:rPr>
                <w:rStyle w:val="Hyperlink"/>
              </w:rPr>
              <w:t>Mass Thank You</w:t>
            </w:r>
            <w:r w:rsidR="00162A62">
              <w:rPr>
                <w:webHidden/>
              </w:rPr>
              <w:tab/>
            </w:r>
            <w:r w:rsidR="00162A62">
              <w:rPr>
                <w:webHidden/>
              </w:rPr>
              <w:fldChar w:fldCharType="begin"/>
            </w:r>
            <w:r w:rsidR="00162A62">
              <w:rPr>
                <w:webHidden/>
              </w:rPr>
              <w:instrText xml:space="preserve"> PAGEREF _Toc461554797 \h </w:instrText>
            </w:r>
            <w:r w:rsidR="00162A62">
              <w:rPr>
                <w:webHidden/>
              </w:rPr>
            </w:r>
            <w:r w:rsidR="00162A62">
              <w:rPr>
                <w:webHidden/>
              </w:rPr>
              <w:fldChar w:fldCharType="separate"/>
            </w:r>
            <w:r w:rsidR="00162A62">
              <w:rPr>
                <w:webHidden/>
              </w:rPr>
              <w:t>11</w:t>
            </w:r>
            <w:r w:rsidR="00162A62">
              <w:rPr>
                <w:webHidden/>
              </w:rPr>
              <w:fldChar w:fldCharType="end"/>
            </w:r>
          </w:hyperlink>
        </w:p>
        <w:p w14:paraId="3BF8663D" w14:textId="41C22301" w:rsidR="00162A62" w:rsidRDefault="00756186" w:rsidP="00162A62">
          <w:pPr>
            <w:pStyle w:val="TOC2"/>
            <w:rPr>
              <w:sz w:val="22"/>
            </w:rPr>
          </w:pPr>
          <w:hyperlink w:anchor="_Toc461554798" w:history="1">
            <w:r w:rsidR="00162A62" w:rsidRPr="00E90867">
              <w:rPr>
                <w:rStyle w:val="Hyperlink"/>
              </w:rPr>
              <w:t>Example Letter</w:t>
            </w:r>
            <w:r w:rsidR="00162A62">
              <w:rPr>
                <w:webHidden/>
              </w:rPr>
              <w:tab/>
            </w:r>
            <w:r w:rsidR="00162A62">
              <w:rPr>
                <w:webHidden/>
              </w:rPr>
              <w:fldChar w:fldCharType="begin"/>
            </w:r>
            <w:r w:rsidR="00162A62">
              <w:rPr>
                <w:webHidden/>
              </w:rPr>
              <w:instrText xml:space="preserve"> PAGEREF _Toc461554798 \h </w:instrText>
            </w:r>
            <w:r w:rsidR="00162A62">
              <w:rPr>
                <w:webHidden/>
              </w:rPr>
            </w:r>
            <w:r w:rsidR="00162A62">
              <w:rPr>
                <w:webHidden/>
              </w:rPr>
              <w:fldChar w:fldCharType="separate"/>
            </w:r>
            <w:r w:rsidR="00162A62">
              <w:rPr>
                <w:webHidden/>
              </w:rPr>
              <w:t>12</w:t>
            </w:r>
            <w:r w:rsidR="00162A62">
              <w:rPr>
                <w:webHidden/>
              </w:rPr>
              <w:fldChar w:fldCharType="end"/>
            </w:r>
          </w:hyperlink>
        </w:p>
        <w:p w14:paraId="4376FCA4" w14:textId="1668C936" w:rsidR="00162A62" w:rsidRDefault="00756186">
          <w:pPr>
            <w:pStyle w:val="TOC1"/>
            <w:rPr>
              <w:b w:val="0"/>
              <w:sz w:val="22"/>
            </w:rPr>
          </w:pPr>
          <w:hyperlink w:anchor="_Toc461554799" w:history="1">
            <w:r w:rsidR="00162A62" w:rsidRPr="00E90867">
              <w:rPr>
                <w:rStyle w:val="Hyperlink"/>
              </w:rPr>
              <w:t>Other Info</w:t>
            </w:r>
            <w:r w:rsidR="00162A62">
              <w:rPr>
                <w:webHidden/>
              </w:rPr>
              <w:tab/>
            </w:r>
            <w:r w:rsidR="00162A62">
              <w:rPr>
                <w:webHidden/>
              </w:rPr>
              <w:fldChar w:fldCharType="begin"/>
            </w:r>
            <w:r w:rsidR="00162A62">
              <w:rPr>
                <w:webHidden/>
              </w:rPr>
              <w:instrText xml:space="preserve"> PAGEREF _Toc461554799 \h </w:instrText>
            </w:r>
            <w:r w:rsidR="00162A62">
              <w:rPr>
                <w:webHidden/>
              </w:rPr>
            </w:r>
            <w:r w:rsidR="00162A62">
              <w:rPr>
                <w:webHidden/>
              </w:rPr>
              <w:fldChar w:fldCharType="separate"/>
            </w:r>
            <w:r w:rsidR="00162A62">
              <w:rPr>
                <w:webHidden/>
              </w:rPr>
              <w:t>14</w:t>
            </w:r>
            <w:r w:rsidR="00162A62">
              <w:rPr>
                <w:webHidden/>
              </w:rPr>
              <w:fldChar w:fldCharType="end"/>
            </w:r>
          </w:hyperlink>
        </w:p>
        <w:p w14:paraId="46C6E82F" w14:textId="6AF30032" w:rsidR="00162A62" w:rsidRDefault="00756186" w:rsidP="00162A62">
          <w:pPr>
            <w:pStyle w:val="TOC2"/>
            <w:rPr>
              <w:sz w:val="22"/>
            </w:rPr>
          </w:pPr>
          <w:hyperlink w:anchor="_Toc461554800" w:history="1">
            <w:r w:rsidR="00162A62" w:rsidRPr="00E90867">
              <w:rPr>
                <w:rStyle w:val="Hyperlink"/>
              </w:rPr>
              <w:t>Nanocon 7 Notes</w:t>
            </w:r>
            <w:r w:rsidR="00162A62">
              <w:rPr>
                <w:webHidden/>
              </w:rPr>
              <w:tab/>
            </w:r>
            <w:r w:rsidR="00162A62">
              <w:rPr>
                <w:webHidden/>
              </w:rPr>
              <w:fldChar w:fldCharType="begin"/>
            </w:r>
            <w:r w:rsidR="00162A62">
              <w:rPr>
                <w:webHidden/>
              </w:rPr>
              <w:instrText xml:space="preserve"> PAGEREF _Toc461554800 \h </w:instrText>
            </w:r>
            <w:r w:rsidR="00162A62">
              <w:rPr>
                <w:webHidden/>
              </w:rPr>
            </w:r>
            <w:r w:rsidR="00162A62">
              <w:rPr>
                <w:webHidden/>
              </w:rPr>
              <w:fldChar w:fldCharType="separate"/>
            </w:r>
            <w:r w:rsidR="00162A62">
              <w:rPr>
                <w:webHidden/>
              </w:rPr>
              <w:t>14</w:t>
            </w:r>
            <w:r w:rsidR="00162A62">
              <w:rPr>
                <w:webHidden/>
              </w:rPr>
              <w:fldChar w:fldCharType="end"/>
            </w:r>
          </w:hyperlink>
        </w:p>
        <w:p w14:paraId="57C62D49" w14:textId="4F8924C0" w:rsidR="00162A62" w:rsidRDefault="00756186" w:rsidP="00162A62">
          <w:pPr>
            <w:pStyle w:val="TOC2"/>
            <w:rPr>
              <w:sz w:val="22"/>
            </w:rPr>
          </w:pPr>
          <w:hyperlink w:anchor="_Toc461554801" w:history="1">
            <w:r w:rsidR="00162A62" w:rsidRPr="00E90867">
              <w:rPr>
                <w:rStyle w:val="Hyperlink"/>
              </w:rPr>
              <w:t>Nanocon 8 Wrap Up notes</w:t>
            </w:r>
            <w:r w:rsidR="00162A62">
              <w:rPr>
                <w:webHidden/>
              </w:rPr>
              <w:tab/>
            </w:r>
            <w:r w:rsidR="00162A62">
              <w:rPr>
                <w:webHidden/>
              </w:rPr>
              <w:fldChar w:fldCharType="begin"/>
            </w:r>
            <w:r w:rsidR="00162A62">
              <w:rPr>
                <w:webHidden/>
              </w:rPr>
              <w:instrText xml:space="preserve"> PAGEREF _Toc461554801 \h </w:instrText>
            </w:r>
            <w:r w:rsidR="00162A62">
              <w:rPr>
                <w:webHidden/>
              </w:rPr>
            </w:r>
            <w:r w:rsidR="00162A62">
              <w:rPr>
                <w:webHidden/>
              </w:rPr>
              <w:fldChar w:fldCharType="separate"/>
            </w:r>
            <w:r w:rsidR="00162A62">
              <w:rPr>
                <w:webHidden/>
              </w:rPr>
              <w:t>16</w:t>
            </w:r>
            <w:r w:rsidR="00162A62">
              <w:rPr>
                <w:webHidden/>
              </w:rPr>
              <w:fldChar w:fldCharType="end"/>
            </w:r>
          </w:hyperlink>
        </w:p>
        <w:p w14:paraId="68C43E08" w14:textId="499FAEF6" w:rsidR="00162A62" w:rsidRDefault="00756186">
          <w:pPr>
            <w:pStyle w:val="TOC1"/>
            <w:rPr>
              <w:b w:val="0"/>
              <w:sz w:val="22"/>
            </w:rPr>
          </w:pPr>
          <w:hyperlink w:anchor="_Toc461554802" w:history="1">
            <w:r w:rsidR="00162A62" w:rsidRPr="00E90867">
              <w:rPr>
                <w:rStyle w:val="Hyperlink"/>
              </w:rPr>
              <w:t>Officers</w:t>
            </w:r>
            <w:r w:rsidR="00162A62">
              <w:rPr>
                <w:webHidden/>
              </w:rPr>
              <w:tab/>
            </w:r>
            <w:r w:rsidR="00162A62">
              <w:rPr>
                <w:webHidden/>
              </w:rPr>
              <w:fldChar w:fldCharType="begin"/>
            </w:r>
            <w:r w:rsidR="00162A62">
              <w:rPr>
                <w:webHidden/>
              </w:rPr>
              <w:instrText xml:space="preserve"> PAGEREF _Toc461554802 \h </w:instrText>
            </w:r>
            <w:r w:rsidR="00162A62">
              <w:rPr>
                <w:webHidden/>
              </w:rPr>
            </w:r>
            <w:r w:rsidR="00162A62">
              <w:rPr>
                <w:webHidden/>
              </w:rPr>
              <w:fldChar w:fldCharType="separate"/>
            </w:r>
            <w:r w:rsidR="00162A62">
              <w:rPr>
                <w:webHidden/>
              </w:rPr>
              <w:t>18</w:t>
            </w:r>
            <w:r w:rsidR="00162A62">
              <w:rPr>
                <w:webHidden/>
              </w:rPr>
              <w:fldChar w:fldCharType="end"/>
            </w:r>
          </w:hyperlink>
        </w:p>
        <w:p w14:paraId="4B8CA40E" w14:textId="4CB8F536" w:rsidR="00162A62" w:rsidRDefault="00756186" w:rsidP="00162A62">
          <w:pPr>
            <w:pStyle w:val="TOC2"/>
            <w:rPr>
              <w:sz w:val="22"/>
            </w:rPr>
          </w:pPr>
          <w:hyperlink w:anchor="_Toc461554803" w:history="1">
            <w:r w:rsidR="00162A62" w:rsidRPr="00E90867">
              <w:rPr>
                <w:rStyle w:val="Hyperlink"/>
              </w:rPr>
              <w:t>Approval</w:t>
            </w:r>
            <w:r w:rsidR="00162A62">
              <w:rPr>
                <w:webHidden/>
              </w:rPr>
              <w:tab/>
            </w:r>
            <w:r w:rsidR="00162A62">
              <w:rPr>
                <w:webHidden/>
              </w:rPr>
              <w:fldChar w:fldCharType="begin"/>
            </w:r>
            <w:r w:rsidR="00162A62">
              <w:rPr>
                <w:webHidden/>
              </w:rPr>
              <w:instrText xml:space="preserve"> PAGEREF _Toc461554803 \h </w:instrText>
            </w:r>
            <w:r w:rsidR="00162A62">
              <w:rPr>
                <w:webHidden/>
              </w:rPr>
            </w:r>
            <w:r w:rsidR="00162A62">
              <w:rPr>
                <w:webHidden/>
              </w:rPr>
              <w:fldChar w:fldCharType="separate"/>
            </w:r>
            <w:r w:rsidR="00162A62">
              <w:rPr>
                <w:webHidden/>
              </w:rPr>
              <w:t>18</w:t>
            </w:r>
            <w:r w:rsidR="00162A62">
              <w:rPr>
                <w:webHidden/>
              </w:rPr>
              <w:fldChar w:fldCharType="end"/>
            </w:r>
          </w:hyperlink>
        </w:p>
        <w:p w14:paraId="6D7E7D2F" w14:textId="3A120971" w:rsidR="00162A62" w:rsidRDefault="00756186" w:rsidP="00162A62">
          <w:pPr>
            <w:pStyle w:val="TOC2"/>
            <w:rPr>
              <w:sz w:val="22"/>
            </w:rPr>
          </w:pPr>
          <w:hyperlink w:anchor="_Toc461554804" w:history="1">
            <w:r w:rsidR="00162A62" w:rsidRPr="00E90867">
              <w:rPr>
                <w:rStyle w:val="Hyperlink"/>
              </w:rPr>
              <w:t>New Roles</w:t>
            </w:r>
            <w:r w:rsidR="00162A62">
              <w:rPr>
                <w:webHidden/>
              </w:rPr>
              <w:tab/>
            </w:r>
            <w:r w:rsidR="00162A62">
              <w:rPr>
                <w:webHidden/>
              </w:rPr>
              <w:fldChar w:fldCharType="begin"/>
            </w:r>
            <w:r w:rsidR="00162A62">
              <w:rPr>
                <w:webHidden/>
              </w:rPr>
              <w:instrText xml:space="preserve"> PAGEREF _Toc461554804 \h </w:instrText>
            </w:r>
            <w:r w:rsidR="00162A62">
              <w:rPr>
                <w:webHidden/>
              </w:rPr>
            </w:r>
            <w:r w:rsidR="00162A62">
              <w:rPr>
                <w:webHidden/>
              </w:rPr>
              <w:fldChar w:fldCharType="separate"/>
            </w:r>
            <w:r w:rsidR="00162A62">
              <w:rPr>
                <w:webHidden/>
              </w:rPr>
              <w:t>18</w:t>
            </w:r>
            <w:r w:rsidR="00162A62">
              <w:rPr>
                <w:webHidden/>
              </w:rPr>
              <w:fldChar w:fldCharType="end"/>
            </w:r>
          </w:hyperlink>
        </w:p>
        <w:p w14:paraId="28955495" w14:textId="2AD68A9B" w:rsidR="00162A62" w:rsidRDefault="00756186">
          <w:pPr>
            <w:pStyle w:val="TOC1"/>
            <w:rPr>
              <w:b w:val="0"/>
              <w:sz w:val="22"/>
            </w:rPr>
          </w:pPr>
          <w:hyperlink w:anchor="_Toc461554805" w:history="1">
            <w:r w:rsidR="00162A62" w:rsidRPr="00E90867">
              <w:rPr>
                <w:rStyle w:val="Hyperlink"/>
              </w:rPr>
              <w:t>Schedule</w:t>
            </w:r>
            <w:r w:rsidR="00162A62">
              <w:rPr>
                <w:webHidden/>
              </w:rPr>
              <w:tab/>
            </w:r>
            <w:bookmarkStart w:id="3" w:name="_GoBack"/>
            <w:bookmarkEnd w:id="3"/>
            <w:r w:rsidR="00162A62">
              <w:rPr>
                <w:webHidden/>
              </w:rPr>
              <w:fldChar w:fldCharType="begin"/>
            </w:r>
            <w:r w:rsidR="00162A62">
              <w:rPr>
                <w:webHidden/>
              </w:rPr>
              <w:instrText xml:space="preserve"> PAGEREF _Toc461554805 \h </w:instrText>
            </w:r>
            <w:r w:rsidR="00162A62">
              <w:rPr>
                <w:webHidden/>
              </w:rPr>
            </w:r>
            <w:r w:rsidR="00162A62">
              <w:rPr>
                <w:webHidden/>
              </w:rPr>
              <w:fldChar w:fldCharType="separate"/>
            </w:r>
            <w:r w:rsidR="00162A62">
              <w:rPr>
                <w:webHidden/>
              </w:rPr>
              <w:t>19</w:t>
            </w:r>
            <w:r w:rsidR="00162A62">
              <w:rPr>
                <w:webHidden/>
              </w:rPr>
              <w:fldChar w:fldCharType="end"/>
            </w:r>
          </w:hyperlink>
        </w:p>
        <w:p w14:paraId="03DAB02C" w14:textId="1F8D4720" w:rsidR="00162A62" w:rsidRDefault="00756186">
          <w:pPr>
            <w:pStyle w:val="TOC1"/>
            <w:rPr>
              <w:b w:val="0"/>
              <w:sz w:val="22"/>
            </w:rPr>
          </w:pPr>
          <w:hyperlink w:anchor="_Toc461554806" w:history="1">
            <w:r w:rsidR="00162A62" w:rsidRPr="00E90867">
              <w:rPr>
                <w:rStyle w:val="Hyperlink"/>
              </w:rPr>
              <w:t>Typical Schedule Items</w:t>
            </w:r>
            <w:r w:rsidR="00162A62">
              <w:rPr>
                <w:webHidden/>
              </w:rPr>
              <w:tab/>
            </w:r>
            <w:r w:rsidR="00162A62">
              <w:rPr>
                <w:webHidden/>
              </w:rPr>
              <w:fldChar w:fldCharType="begin"/>
            </w:r>
            <w:r w:rsidR="00162A62">
              <w:rPr>
                <w:webHidden/>
              </w:rPr>
              <w:instrText xml:space="preserve"> PAGEREF _Toc461554806 \h </w:instrText>
            </w:r>
            <w:r w:rsidR="00162A62">
              <w:rPr>
                <w:webHidden/>
              </w:rPr>
            </w:r>
            <w:r w:rsidR="00162A62">
              <w:rPr>
                <w:webHidden/>
              </w:rPr>
              <w:fldChar w:fldCharType="separate"/>
            </w:r>
            <w:r w:rsidR="00162A62">
              <w:rPr>
                <w:webHidden/>
              </w:rPr>
              <w:t>21</w:t>
            </w:r>
            <w:r w:rsidR="00162A62">
              <w:rPr>
                <w:webHidden/>
              </w:rPr>
              <w:fldChar w:fldCharType="end"/>
            </w:r>
          </w:hyperlink>
        </w:p>
        <w:p w14:paraId="77A54BDE" w14:textId="600F4C0D" w:rsidR="00162A62" w:rsidRDefault="00756186" w:rsidP="00162A62">
          <w:pPr>
            <w:pStyle w:val="TOC2"/>
            <w:rPr>
              <w:sz w:val="22"/>
            </w:rPr>
          </w:pPr>
          <w:hyperlink w:anchor="_Toc461554807" w:history="1">
            <w:r w:rsidR="00162A62" w:rsidRPr="00E90867">
              <w:rPr>
                <w:rStyle w:val="Hyperlink"/>
              </w:rPr>
              <w:t>Games</w:t>
            </w:r>
            <w:r w:rsidR="00162A62">
              <w:rPr>
                <w:webHidden/>
              </w:rPr>
              <w:tab/>
            </w:r>
            <w:r w:rsidR="00162A62">
              <w:rPr>
                <w:webHidden/>
              </w:rPr>
              <w:fldChar w:fldCharType="begin"/>
            </w:r>
            <w:r w:rsidR="00162A62">
              <w:rPr>
                <w:webHidden/>
              </w:rPr>
              <w:instrText xml:space="preserve"> PAGEREF _Toc461554807 \h </w:instrText>
            </w:r>
            <w:r w:rsidR="00162A62">
              <w:rPr>
                <w:webHidden/>
              </w:rPr>
            </w:r>
            <w:r w:rsidR="00162A62">
              <w:rPr>
                <w:webHidden/>
              </w:rPr>
              <w:fldChar w:fldCharType="separate"/>
            </w:r>
            <w:r w:rsidR="00162A62">
              <w:rPr>
                <w:webHidden/>
              </w:rPr>
              <w:t>21</w:t>
            </w:r>
            <w:r w:rsidR="00162A62">
              <w:rPr>
                <w:webHidden/>
              </w:rPr>
              <w:fldChar w:fldCharType="end"/>
            </w:r>
          </w:hyperlink>
        </w:p>
        <w:p w14:paraId="1B5C7338" w14:textId="54E2F67D" w:rsidR="00162A62" w:rsidRDefault="00756186">
          <w:pPr>
            <w:pStyle w:val="TOC3"/>
            <w:tabs>
              <w:tab w:val="right" w:leader="dot" w:pos="4310"/>
            </w:tabs>
            <w:rPr>
              <w:noProof/>
              <w:sz w:val="22"/>
            </w:rPr>
          </w:pPr>
          <w:hyperlink w:anchor="_Toc461554808" w:history="1">
            <w:r w:rsidR="00162A62" w:rsidRPr="00E90867">
              <w:rPr>
                <w:rStyle w:val="Hyperlink"/>
                <w:noProof/>
              </w:rPr>
              <w:t>SIS - Society in Shadows</w:t>
            </w:r>
            <w:r w:rsidR="00162A62">
              <w:rPr>
                <w:noProof/>
                <w:webHidden/>
              </w:rPr>
              <w:tab/>
            </w:r>
            <w:r w:rsidR="00162A62">
              <w:rPr>
                <w:noProof/>
                <w:webHidden/>
              </w:rPr>
              <w:fldChar w:fldCharType="begin"/>
            </w:r>
            <w:r w:rsidR="00162A62">
              <w:rPr>
                <w:noProof/>
                <w:webHidden/>
              </w:rPr>
              <w:instrText xml:space="preserve"> PAGEREF _Toc461554808 \h </w:instrText>
            </w:r>
            <w:r w:rsidR="00162A62">
              <w:rPr>
                <w:noProof/>
                <w:webHidden/>
              </w:rPr>
            </w:r>
            <w:r w:rsidR="00162A62">
              <w:rPr>
                <w:noProof/>
                <w:webHidden/>
              </w:rPr>
              <w:fldChar w:fldCharType="separate"/>
            </w:r>
            <w:r w:rsidR="00162A62">
              <w:rPr>
                <w:noProof/>
                <w:webHidden/>
              </w:rPr>
              <w:t>21</w:t>
            </w:r>
            <w:r w:rsidR="00162A62">
              <w:rPr>
                <w:noProof/>
                <w:webHidden/>
              </w:rPr>
              <w:fldChar w:fldCharType="end"/>
            </w:r>
          </w:hyperlink>
        </w:p>
        <w:p w14:paraId="44BCF0A7" w14:textId="316D37C7" w:rsidR="00162A62" w:rsidRDefault="00756186">
          <w:pPr>
            <w:pStyle w:val="TOC3"/>
            <w:tabs>
              <w:tab w:val="right" w:leader="dot" w:pos="4310"/>
            </w:tabs>
            <w:rPr>
              <w:noProof/>
              <w:sz w:val="22"/>
            </w:rPr>
          </w:pPr>
          <w:hyperlink w:anchor="_Toc461554809" w:history="1">
            <w:r w:rsidR="00162A62" w:rsidRPr="00E90867">
              <w:rPr>
                <w:rStyle w:val="Hyperlink"/>
                <w:noProof/>
              </w:rPr>
              <w:t>Magic the Gathering</w:t>
            </w:r>
            <w:r w:rsidR="00162A62">
              <w:rPr>
                <w:noProof/>
                <w:webHidden/>
              </w:rPr>
              <w:tab/>
            </w:r>
            <w:r w:rsidR="00162A62">
              <w:rPr>
                <w:noProof/>
                <w:webHidden/>
              </w:rPr>
              <w:fldChar w:fldCharType="begin"/>
            </w:r>
            <w:r w:rsidR="00162A62">
              <w:rPr>
                <w:noProof/>
                <w:webHidden/>
              </w:rPr>
              <w:instrText xml:space="preserve"> PAGEREF _Toc461554809 \h </w:instrText>
            </w:r>
            <w:r w:rsidR="00162A62">
              <w:rPr>
                <w:noProof/>
                <w:webHidden/>
              </w:rPr>
            </w:r>
            <w:r w:rsidR="00162A62">
              <w:rPr>
                <w:noProof/>
                <w:webHidden/>
              </w:rPr>
              <w:fldChar w:fldCharType="separate"/>
            </w:r>
            <w:r w:rsidR="00162A62">
              <w:rPr>
                <w:noProof/>
                <w:webHidden/>
              </w:rPr>
              <w:t>21</w:t>
            </w:r>
            <w:r w:rsidR="00162A62">
              <w:rPr>
                <w:noProof/>
                <w:webHidden/>
              </w:rPr>
              <w:fldChar w:fldCharType="end"/>
            </w:r>
          </w:hyperlink>
        </w:p>
        <w:p w14:paraId="1F69112F" w14:textId="340CA74E" w:rsidR="00162A62" w:rsidRDefault="00756186">
          <w:pPr>
            <w:pStyle w:val="TOC3"/>
            <w:tabs>
              <w:tab w:val="right" w:leader="dot" w:pos="4310"/>
            </w:tabs>
            <w:rPr>
              <w:noProof/>
              <w:sz w:val="22"/>
            </w:rPr>
          </w:pPr>
          <w:hyperlink w:anchor="_Toc461554810" w:history="1">
            <w:r w:rsidR="00162A62" w:rsidRPr="00E90867">
              <w:rPr>
                <w:rStyle w:val="Hyperlink"/>
                <w:noProof/>
              </w:rPr>
              <w:t>Role Playing Games</w:t>
            </w:r>
            <w:r w:rsidR="00162A62">
              <w:rPr>
                <w:noProof/>
                <w:webHidden/>
              </w:rPr>
              <w:tab/>
            </w:r>
            <w:r w:rsidR="00162A62">
              <w:rPr>
                <w:noProof/>
                <w:webHidden/>
              </w:rPr>
              <w:fldChar w:fldCharType="begin"/>
            </w:r>
            <w:r w:rsidR="00162A62">
              <w:rPr>
                <w:noProof/>
                <w:webHidden/>
              </w:rPr>
              <w:instrText xml:space="preserve"> PAGEREF _Toc461554810 \h </w:instrText>
            </w:r>
            <w:r w:rsidR="00162A62">
              <w:rPr>
                <w:noProof/>
                <w:webHidden/>
              </w:rPr>
            </w:r>
            <w:r w:rsidR="00162A62">
              <w:rPr>
                <w:noProof/>
                <w:webHidden/>
              </w:rPr>
              <w:fldChar w:fldCharType="separate"/>
            </w:r>
            <w:r w:rsidR="00162A62">
              <w:rPr>
                <w:noProof/>
                <w:webHidden/>
              </w:rPr>
              <w:t>21</w:t>
            </w:r>
            <w:r w:rsidR="00162A62">
              <w:rPr>
                <w:noProof/>
                <w:webHidden/>
              </w:rPr>
              <w:fldChar w:fldCharType="end"/>
            </w:r>
          </w:hyperlink>
        </w:p>
        <w:p w14:paraId="1CC4FBBD" w14:textId="2FBCA9D2" w:rsidR="00162A62" w:rsidRDefault="00756186">
          <w:pPr>
            <w:pStyle w:val="TOC3"/>
            <w:tabs>
              <w:tab w:val="right" w:leader="dot" w:pos="4310"/>
            </w:tabs>
            <w:rPr>
              <w:noProof/>
              <w:sz w:val="22"/>
            </w:rPr>
          </w:pPr>
          <w:hyperlink w:anchor="_Toc461554811" w:history="1">
            <w:r w:rsidR="00162A62" w:rsidRPr="00E90867">
              <w:rPr>
                <w:rStyle w:val="Hyperlink"/>
                <w:noProof/>
              </w:rPr>
              <w:t>Board Games</w:t>
            </w:r>
            <w:r w:rsidR="00162A62">
              <w:rPr>
                <w:noProof/>
                <w:webHidden/>
              </w:rPr>
              <w:tab/>
            </w:r>
            <w:r w:rsidR="00162A62">
              <w:rPr>
                <w:noProof/>
                <w:webHidden/>
              </w:rPr>
              <w:fldChar w:fldCharType="begin"/>
            </w:r>
            <w:r w:rsidR="00162A62">
              <w:rPr>
                <w:noProof/>
                <w:webHidden/>
              </w:rPr>
              <w:instrText xml:space="preserve"> PAGEREF _Toc461554811 \h </w:instrText>
            </w:r>
            <w:r w:rsidR="00162A62">
              <w:rPr>
                <w:noProof/>
                <w:webHidden/>
              </w:rPr>
            </w:r>
            <w:r w:rsidR="00162A62">
              <w:rPr>
                <w:noProof/>
                <w:webHidden/>
              </w:rPr>
              <w:fldChar w:fldCharType="separate"/>
            </w:r>
            <w:r w:rsidR="00162A62">
              <w:rPr>
                <w:noProof/>
                <w:webHidden/>
              </w:rPr>
              <w:t>21</w:t>
            </w:r>
            <w:r w:rsidR="00162A62">
              <w:rPr>
                <w:noProof/>
                <w:webHidden/>
              </w:rPr>
              <w:fldChar w:fldCharType="end"/>
            </w:r>
          </w:hyperlink>
        </w:p>
        <w:p w14:paraId="4BFA35F6" w14:textId="49945C1A" w:rsidR="00162A62" w:rsidRDefault="00756186">
          <w:pPr>
            <w:pStyle w:val="TOC3"/>
            <w:tabs>
              <w:tab w:val="right" w:leader="dot" w:pos="4310"/>
            </w:tabs>
            <w:rPr>
              <w:noProof/>
              <w:sz w:val="22"/>
            </w:rPr>
          </w:pPr>
          <w:hyperlink w:anchor="_Toc461554812" w:history="1">
            <w:r w:rsidR="00162A62" w:rsidRPr="00E90867">
              <w:rPr>
                <w:rStyle w:val="Hyperlink"/>
                <w:noProof/>
              </w:rPr>
              <w:t>Miniatures</w:t>
            </w:r>
            <w:r w:rsidR="00162A62">
              <w:rPr>
                <w:noProof/>
                <w:webHidden/>
              </w:rPr>
              <w:tab/>
            </w:r>
            <w:r w:rsidR="00162A62">
              <w:rPr>
                <w:noProof/>
                <w:webHidden/>
              </w:rPr>
              <w:fldChar w:fldCharType="begin"/>
            </w:r>
            <w:r w:rsidR="00162A62">
              <w:rPr>
                <w:noProof/>
                <w:webHidden/>
              </w:rPr>
              <w:instrText xml:space="preserve"> PAGEREF _Toc461554812 \h </w:instrText>
            </w:r>
            <w:r w:rsidR="00162A62">
              <w:rPr>
                <w:noProof/>
                <w:webHidden/>
              </w:rPr>
            </w:r>
            <w:r w:rsidR="00162A62">
              <w:rPr>
                <w:noProof/>
                <w:webHidden/>
              </w:rPr>
              <w:fldChar w:fldCharType="separate"/>
            </w:r>
            <w:r w:rsidR="00162A62">
              <w:rPr>
                <w:noProof/>
                <w:webHidden/>
              </w:rPr>
              <w:t>21</w:t>
            </w:r>
            <w:r w:rsidR="00162A62">
              <w:rPr>
                <w:noProof/>
                <w:webHidden/>
              </w:rPr>
              <w:fldChar w:fldCharType="end"/>
            </w:r>
          </w:hyperlink>
        </w:p>
        <w:p w14:paraId="58F4EFF7" w14:textId="1B350C86" w:rsidR="00162A62" w:rsidRDefault="00756186">
          <w:pPr>
            <w:pStyle w:val="TOC3"/>
            <w:tabs>
              <w:tab w:val="right" w:leader="dot" w:pos="4310"/>
            </w:tabs>
            <w:rPr>
              <w:noProof/>
              <w:sz w:val="22"/>
            </w:rPr>
          </w:pPr>
          <w:hyperlink w:anchor="_Toc461554813" w:history="1">
            <w:r w:rsidR="00162A62" w:rsidRPr="00E90867">
              <w:rPr>
                <w:rStyle w:val="Hyperlink"/>
                <w:noProof/>
              </w:rPr>
              <w:t>War Hammer 40k</w:t>
            </w:r>
            <w:r w:rsidR="00162A62">
              <w:rPr>
                <w:noProof/>
                <w:webHidden/>
              </w:rPr>
              <w:tab/>
            </w:r>
            <w:r w:rsidR="00162A62">
              <w:rPr>
                <w:noProof/>
                <w:webHidden/>
              </w:rPr>
              <w:fldChar w:fldCharType="begin"/>
            </w:r>
            <w:r w:rsidR="00162A62">
              <w:rPr>
                <w:noProof/>
                <w:webHidden/>
              </w:rPr>
              <w:instrText xml:space="preserve"> PAGEREF _Toc461554813 \h </w:instrText>
            </w:r>
            <w:r w:rsidR="00162A62">
              <w:rPr>
                <w:noProof/>
                <w:webHidden/>
              </w:rPr>
            </w:r>
            <w:r w:rsidR="00162A62">
              <w:rPr>
                <w:noProof/>
                <w:webHidden/>
              </w:rPr>
              <w:fldChar w:fldCharType="separate"/>
            </w:r>
            <w:r w:rsidR="00162A62">
              <w:rPr>
                <w:noProof/>
                <w:webHidden/>
              </w:rPr>
              <w:t>21</w:t>
            </w:r>
            <w:r w:rsidR="00162A62">
              <w:rPr>
                <w:noProof/>
                <w:webHidden/>
              </w:rPr>
              <w:fldChar w:fldCharType="end"/>
            </w:r>
          </w:hyperlink>
        </w:p>
        <w:p w14:paraId="47A6A927" w14:textId="6866C734" w:rsidR="00162A62" w:rsidRDefault="00756186">
          <w:pPr>
            <w:pStyle w:val="TOC3"/>
            <w:tabs>
              <w:tab w:val="right" w:leader="dot" w:pos="4310"/>
            </w:tabs>
            <w:rPr>
              <w:noProof/>
              <w:sz w:val="22"/>
            </w:rPr>
          </w:pPr>
          <w:hyperlink w:anchor="_Toc461554814" w:history="1">
            <w:r w:rsidR="00162A62" w:rsidRPr="00E90867">
              <w:rPr>
                <w:rStyle w:val="Hyperlink"/>
                <w:noProof/>
              </w:rPr>
              <w:t>D&amp;D</w:t>
            </w:r>
            <w:r w:rsidR="00162A62">
              <w:rPr>
                <w:noProof/>
                <w:webHidden/>
              </w:rPr>
              <w:tab/>
            </w:r>
            <w:r w:rsidR="00162A62">
              <w:rPr>
                <w:noProof/>
                <w:webHidden/>
              </w:rPr>
              <w:fldChar w:fldCharType="begin"/>
            </w:r>
            <w:r w:rsidR="00162A62">
              <w:rPr>
                <w:noProof/>
                <w:webHidden/>
              </w:rPr>
              <w:instrText xml:space="preserve"> PAGEREF _Toc461554814 \h </w:instrText>
            </w:r>
            <w:r w:rsidR="00162A62">
              <w:rPr>
                <w:noProof/>
                <w:webHidden/>
              </w:rPr>
            </w:r>
            <w:r w:rsidR="00162A62">
              <w:rPr>
                <w:noProof/>
                <w:webHidden/>
              </w:rPr>
              <w:fldChar w:fldCharType="separate"/>
            </w:r>
            <w:r w:rsidR="00162A62">
              <w:rPr>
                <w:noProof/>
                <w:webHidden/>
              </w:rPr>
              <w:t>21</w:t>
            </w:r>
            <w:r w:rsidR="00162A62">
              <w:rPr>
                <w:noProof/>
                <w:webHidden/>
              </w:rPr>
              <w:fldChar w:fldCharType="end"/>
            </w:r>
          </w:hyperlink>
        </w:p>
        <w:p w14:paraId="5FB40F83" w14:textId="478FFF8D" w:rsidR="00162A62" w:rsidRDefault="00756186">
          <w:pPr>
            <w:pStyle w:val="TOC3"/>
            <w:tabs>
              <w:tab w:val="right" w:leader="dot" w:pos="4310"/>
            </w:tabs>
            <w:rPr>
              <w:noProof/>
              <w:sz w:val="22"/>
            </w:rPr>
          </w:pPr>
          <w:hyperlink w:anchor="_Toc461554815" w:history="1">
            <w:r w:rsidR="00162A62" w:rsidRPr="00E90867">
              <w:rPr>
                <w:rStyle w:val="Hyperlink"/>
                <w:noProof/>
              </w:rPr>
              <w:t>Pathfinder</w:t>
            </w:r>
            <w:r w:rsidR="00162A62">
              <w:rPr>
                <w:noProof/>
                <w:webHidden/>
              </w:rPr>
              <w:tab/>
            </w:r>
            <w:r w:rsidR="00162A62">
              <w:rPr>
                <w:noProof/>
                <w:webHidden/>
              </w:rPr>
              <w:fldChar w:fldCharType="begin"/>
            </w:r>
            <w:r w:rsidR="00162A62">
              <w:rPr>
                <w:noProof/>
                <w:webHidden/>
              </w:rPr>
              <w:instrText xml:space="preserve"> PAGEREF _Toc461554815 \h </w:instrText>
            </w:r>
            <w:r w:rsidR="00162A62">
              <w:rPr>
                <w:noProof/>
                <w:webHidden/>
              </w:rPr>
            </w:r>
            <w:r w:rsidR="00162A62">
              <w:rPr>
                <w:noProof/>
                <w:webHidden/>
              </w:rPr>
              <w:fldChar w:fldCharType="separate"/>
            </w:r>
            <w:r w:rsidR="00162A62">
              <w:rPr>
                <w:noProof/>
                <w:webHidden/>
              </w:rPr>
              <w:t>21</w:t>
            </w:r>
            <w:r w:rsidR="00162A62">
              <w:rPr>
                <w:noProof/>
                <w:webHidden/>
              </w:rPr>
              <w:fldChar w:fldCharType="end"/>
            </w:r>
          </w:hyperlink>
        </w:p>
        <w:p w14:paraId="19C40655" w14:textId="33AA688B" w:rsidR="00162A62" w:rsidRDefault="00756186">
          <w:pPr>
            <w:pStyle w:val="TOC3"/>
            <w:tabs>
              <w:tab w:val="right" w:leader="dot" w:pos="4310"/>
            </w:tabs>
            <w:rPr>
              <w:noProof/>
              <w:sz w:val="22"/>
            </w:rPr>
          </w:pPr>
          <w:hyperlink w:anchor="_Toc461554816" w:history="1">
            <w:r w:rsidR="00162A62" w:rsidRPr="00E90867">
              <w:rPr>
                <w:rStyle w:val="Hyperlink"/>
                <w:noProof/>
              </w:rPr>
              <w:t>Twilight Emporium</w:t>
            </w:r>
            <w:r w:rsidR="00162A62">
              <w:rPr>
                <w:noProof/>
                <w:webHidden/>
              </w:rPr>
              <w:tab/>
            </w:r>
            <w:r w:rsidR="00162A62">
              <w:rPr>
                <w:noProof/>
                <w:webHidden/>
              </w:rPr>
              <w:fldChar w:fldCharType="begin"/>
            </w:r>
            <w:r w:rsidR="00162A62">
              <w:rPr>
                <w:noProof/>
                <w:webHidden/>
              </w:rPr>
              <w:instrText xml:space="preserve"> PAGEREF _Toc461554816 \h </w:instrText>
            </w:r>
            <w:r w:rsidR="00162A62">
              <w:rPr>
                <w:noProof/>
                <w:webHidden/>
              </w:rPr>
            </w:r>
            <w:r w:rsidR="00162A62">
              <w:rPr>
                <w:noProof/>
                <w:webHidden/>
              </w:rPr>
              <w:fldChar w:fldCharType="separate"/>
            </w:r>
            <w:r w:rsidR="00162A62">
              <w:rPr>
                <w:noProof/>
                <w:webHidden/>
              </w:rPr>
              <w:t>21</w:t>
            </w:r>
            <w:r w:rsidR="00162A62">
              <w:rPr>
                <w:noProof/>
                <w:webHidden/>
              </w:rPr>
              <w:fldChar w:fldCharType="end"/>
            </w:r>
          </w:hyperlink>
        </w:p>
        <w:p w14:paraId="1033BA62" w14:textId="1E920F50" w:rsidR="00162A62" w:rsidRDefault="00756186">
          <w:pPr>
            <w:pStyle w:val="TOC3"/>
            <w:tabs>
              <w:tab w:val="right" w:leader="dot" w:pos="4310"/>
            </w:tabs>
            <w:rPr>
              <w:noProof/>
              <w:sz w:val="22"/>
            </w:rPr>
          </w:pPr>
          <w:hyperlink w:anchor="_Toc461554817" w:history="1">
            <w:r w:rsidR="00162A62" w:rsidRPr="00E90867">
              <w:rPr>
                <w:rStyle w:val="Hyperlink"/>
                <w:noProof/>
              </w:rPr>
              <w:t>Adventure in a Con</w:t>
            </w:r>
            <w:r w:rsidR="00162A62">
              <w:rPr>
                <w:noProof/>
                <w:webHidden/>
              </w:rPr>
              <w:tab/>
            </w:r>
            <w:r w:rsidR="00162A62">
              <w:rPr>
                <w:noProof/>
                <w:webHidden/>
              </w:rPr>
              <w:fldChar w:fldCharType="begin"/>
            </w:r>
            <w:r w:rsidR="00162A62">
              <w:rPr>
                <w:noProof/>
                <w:webHidden/>
              </w:rPr>
              <w:instrText xml:space="preserve"> PAGEREF _Toc461554817 \h </w:instrText>
            </w:r>
            <w:r w:rsidR="00162A62">
              <w:rPr>
                <w:noProof/>
                <w:webHidden/>
              </w:rPr>
            </w:r>
            <w:r w:rsidR="00162A62">
              <w:rPr>
                <w:noProof/>
                <w:webHidden/>
              </w:rPr>
              <w:fldChar w:fldCharType="separate"/>
            </w:r>
            <w:r w:rsidR="00162A62">
              <w:rPr>
                <w:noProof/>
                <w:webHidden/>
              </w:rPr>
              <w:t>21</w:t>
            </w:r>
            <w:r w:rsidR="00162A62">
              <w:rPr>
                <w:noProof/>
                <w:webHidden/>
              </w:rPr>
              <w:fldChar w:fldCharType="end"/>
            </w:r>
          </w:hyperlink>
        </w:p>
        <w:p w14:paraId="2B81EA5D" w14:textId="2CD3B970" w:rsidR="00162A62" w:rsidRDefault="00756186" w:rsidP="00162A62">
          <w:pPr>
            <w:pStyle w:val="TOC2"/>
            <w:rPr>
              <w:sz w:val="22"/>
            </w:rPr>
          </w:pPr>
          <w:hyperlink w:anchor="_Toc461554818" w:history="1">
            <w:r w:rsidR="00162A62" w:rsidRPr="00E90867">
              <w:rPr>
                <w:rStyle w:val="Hyperlink"/>
              </w:rPr>
              <w:t>Vendors</w:t>
            </w:r>
            <w:r w:rsidR="00162A62">
              <w:rPr>
                <w:webHidden/>
              </w:rPr>
              <w:tab/>
            </w:r>
            <w:r w:rsidR="00162A62">
              <w:rPr>
                <w:webHidden/>
              </w:rPr>
              <w:fldChar w:fldCharType="begin"/>
            </w:r>
            <w:r w:rsidR="00162A62">
              <w:rPr>
                <w:webHidden/>
              </w:rPr>
              <w:instrText xml:space="preserve"> PAGEREF _Toc461554818 \h </w:instrText>
            </w:r>
            <w:r w:rsidR="00162A62">
              <w:rPr>
                <w:webHidden/>
              </w:rPr>
            </w:r>
            <w:r w:rsidR="00162A62">
              <w:rPr>
                <w:webHidden/>
              </w:rPr>
              <w:fldChar w:fldCharType="separate"/>
            </w:r>
            <w:r w:rsidR="00162A62">
              <w:rPr>
                <w:webHidden/>
              </w:rPr>
              <w:t>21</w:t>
            </w:r>
            <w:r w:rsidR="00162A62">
              <w:rPr>
                <w:webHidden/>
              </w:rPr>
              <w:fldChar w:fldCharType="end"/>
            </w:r>
          </w:hyperlink>
        </w:p>
        <w:p w14:paraId="3208C46F" w14:textId="7D11267D" w:rsidR="00162A62" w:rsidRDefault="00756186">
          <w:pPr>
            <w:pStyle w:val="TOC3"/>
            <w:tabs>
              <w:tab w:val="right" w:leader="dot" w:pos="4310"/>
            </w:tabs>
            <w:rPr>
              <w:noProof/>
              <w:sz w:val="22"/>
            </w:rPr>
          </w:pPr>
          <w:hyperlink w:anchor="_Toc461554819" w:history="1">
            <w:r w:rsidR="00162A62" w:rsidRPr="00E90867">
              <w:rPr>
                <w:rStyle w:val="Hyperlink"/>
                <w:noProof/>
              </w:rPr>
              <w:t>ACME</w:t>
            </w:r>
            <w:r w:rsidR="00162A62">
              <w:rPr>
                <w:noProof/>
                <w:webHidden/>
              </w:rPr>
              <w:tab/>
            </w:r>
            <w:r w:rsidR="00162A62">
              <w:rPr>
                <w:noProof/>
                <w:webHidden/>
              </w:rPr>
              <w:fldChar w:fldCharType="begin"/>
            </w:r>
            <w:r w:rsidR="00162A62">
              <w:rPr>
                <w:noProof/>
                <w:webHidden/>
              </w:rPr>
              <w:instrText xml:space="preserve"> PAGEREF _Toc461554819 \h </w:instrText>
            </w:r>
            <w:r w:rsidR="00162A62">
              <w:rPr>
                <w:noProof/>
                <w:webHidden/>
              </w:rPr>
            </w:r>
            <w:r w:rsidR="00162A62">
              <w:rPr>
                <w:noProof/>
                <w:webHidden/>
              </w:rPr>
              <w:fldChar w:fldCharType="separate"/>
            </w:r>
            <w:r w:rsidR="00162A62">
              <w:rPr>
                <w:noProof/>
                <w:webHidden/>
              </w:rPr>
              <w:t>21</w:t>
            </w:r>
            <w:r w:rsidR="00162A62">
              <w:rPr>
                <w:noProof/>
                <w:webHidden/>
              </w:rPr>
              <w:fldChar w:fldCharType="end"/>
            </w:r>
          </w:hyperlink>
        </w:p>
        <w:p w14:paraId="15649737" w14:textId="77A2947F" w:rsidR="00162A62" w:rsidRDefault="00756186">
          <w:pPr>
            <w:pStyle w:val="TOC3"/>
            <w:tabs>
              <w:tab w:val="right" w:leader="dot" w:pos="4310"/>
            </w:tabs>
            <w:rPr>
              <w:noProof/>
              <w:sz w:val="22"/>
            </w:rPr>
          </w:pPr>
          <w:hyperlink w:anchor="_Toc461554820" w:history="1">
            <w:r w:rsidR="00162A62" w:rsidRPr="00E90867">
              <w:rPr>
                <w:rStyle w:val="Hyperlink"/>
                <w:noProof/>
              </w:rPr>
              <w:t>Hobby Town</w:t>
            </w:r>
            <w:r w:rsidR="00162A62">
              <w:rPr>
                <w:noProof/>
                <w:webHidden/>
              </w:rPr>
              <w:tab/>
            </w:r>
            <w:r w:rsidR="00162A62">
              <w:rPr>
                <w:noProof/>
                <w:webHidden/>
              </w:rPr>
              <w:fldChar w:fldCharType="begin"/>
            </w:r>
            <w:r w:rsidR="00162A62">
              <w:rPr>
                <w:noProof/>
                <w:webHidden/>
              </w:rPr>
              <w:instrText xml:space="preserve"> PAGEREF _Toc461554820 \h </w:instrText>
            </w:r>
            <w:r w:rsidR="00162A62">
              <w:rPr>
                <w:noProof/>
                <w:webHidden/>
              </w:rPr>
            </w:r>
            <w:r w:rsidR="00162A62">
              <w:rPr>
                <w:noProof/>
                <w:webHidden/>
              </w:rPr>
              <w:fldChar w:fldCharType="separate"/>
            </w:r>
            <w:r w:rsidR="00162A62">
              <w:rPr>
                <w:noProof/>
                <w:webHidden/>
              </w:rPr>
              <w:t>21</w:t>
            </w:r>
            <w:r w:rsidR="00162A62">
              <w:rPr>
                <w:noProof/>
                <w:webHidden/>
              </w:rPr>
              <w:fldChar w:fldCharType="end"/>
            </w:r>
          </w:hyperlink>
        </w:p>
        <w:p w14:paraId="4F09D7FF" w14:textId="6FAEFE67" w:rsidR="00162A62" w:rsidRDefault="00756186">
          <w:pPr>
            <w:pStyle w:val="TOC3"/>
            <w:tabs>
              <w:tab w:val="right" w:leader="dot" w:pos="4310"/>
            </w:tabs>
            <w:rPr>
              <w:noProof/>
              <w:sz w:val="22"/>
            </w:rPr>
          </w:pPr>
          <w:hyperlink w:anchor="_Toc461554821" w:history="1">
            <w:r w:rsidR="00162A62" w:rsidRPr="00E90867">
              <w:rPr>
                <w:rStyle w:val="Hyperlink"/>
                <w:noProof/>
              </w:rPr>
              <w:t>Flash Bax</w:t>
            </w:r>
            <w:r w:rsidR="00162A62">
              <w:rPr>
                <w:noProof/>
                <w:webHidden/>
              </w:rPr>
              <w:tab/>
            </w:r>
            <w:r w:rsidR="00162A62">
              <w:rPr>
                <w:noProof/>
                <w:webHidden/>
              </w:rPr>
              <w:fldChar w:fldCharType="begin"/>
            </w:r>
            <w:r w:rsidR="00162A62">
              <w:rPr>
                <w:noProof/>
                <w:webHidden/>
              </w:rPr>
              <w:instrText xml:space="preserve"> PAGEREF _Toc461554821 \h </w:instrText>
            </w:r>
            <w:r w:rsidR="00162A62">
              <w:rPr>
                <w:noProof/>
                <w:webHidden/>
              </w:rPr>
            </w:r>
            <w:r w:rsidR="00162A62">
              <w:rPr>
                <w:noProof/>
                <w:webHidden/>
              </w:rPr>
              <w:fldChar w:fldCharType="separate"/>
            </w:r>
            <w:r w:rsidR="00162A62">
              <w:rPr>
                <w:noProof/>
                <w:webHidden/>
              </w:rPr>
              <w:t>21</w:t>
            </w:r>
            <w:r w:rsidR="00162A62">
              <w:rPr>
                <w:noProof/>
                <w:webHidden/>
              </w:rPr>
              <w:fldChar w:fldCharType="end"/>
            </w:r>
          </w:hyperlink>
        </w:p>
        <w:p w14:paraId="47B02242" w14:textId="3FB775E9" w:rsidR="00162A62" w:rsidRDefault="00756186">
          <w:pPr>
            <w:pStyle w:val="TOC3"/>
            <w:tabs>
              <w:tab w:val="right" w:leader="dot" w:pos="4310"/>
            </w:tabs>
            <w:rPr>
              <w:noProof/>
              <w:sz w:val="22"/>
            </w:rPr>
          </w:pPr>
          <w:hyperlink w:anchor="_Toc461554822" w:history="1">
            <w:r w:rsidR="00162A62" w:rsidRPr="00E90867">
              <w:rPr>
                <w:rStyle w:val="Hyperlink"/>
                <w:noProof/>
              </w:rPr>
              <w:t>Artists Alley</w:t>
            </w:r>
            <w:r w:rsidR="00162A62">
              <w:rPr>
                <w:noProof/>
                <w:webHidden/>
              </w:rPr>
              <w:tab/>
            </w:r>
            <w:r w:rsidR="00162A62">
              <w:rPr>
                <w:noProof/>
                <w:webHidden/>
              </w:rPr>
              <w:fldChar w:fldCharType="begin"/>
            </w:r>
            <w:r w:rsidR="00162A62">
              <w:rPr>
                <w:noProof/>
                <w:webHidden/>
              </w:rPr>
              <w:instrText xml:space="preserve"> PAGEREF _Toc461554822 \h </w:instrText>
            </w:r>
            <w:r w:rsidR="00162A62">
              <w:rPr>
                <w:noProof/>
                <w:webHidden/>
              </w:rPr>
            </w:r>
            <w:r w:rsidR="00162A62">
              <w:rPr>
                <w:noProof/>
                <w:webHidden/>
              </w:rPr>
              <w:fldChar w:fldCharType="separate"/>
            </w:r>
            <w:r w:rsidR="00162A62">
              <w:rPr>
                <w:noProof/>
                <w:webHidden/>
              </w:rPr>
              <w:t>21</w:t>
            </w:r>
            <w:r w:rsidR="00162A62">
              <w:rPr>
                <w:noProof/>
                <w:webHidden/>
              </w:rPr>
              <w:fldChar w:fldCharType="end"/>
            </w:r>
          </w:hyperlink>
        </w:p>
        <w:p w14:paraId="4B1F28E6" w14:textId="0ADDBFBB" w:rsidR="00162A62" w:rsidRDefault="00756186">
          <w:pPr>
            <w:pStyle w:val="TOC3"/>
            <w:tabs>
              <w:tab w:val="right" w:leader="dot" w:pos="4310"/>
            </w:tabs>
            <w:rPr>
              <w:noProof/>
              <w:sz w:val="22"/>
            </w:rPr>
          </w:pPr>
          <w:hyperlink w:anchor="_Toc461554823" w:history="1">
            <w:r w:rsidR="00162A62" w:rsidRPr="00E90867">
              <w:rPr>
                <w:rStyle w:val="Hyperlink"/>
                <w:noProof/>
              </w:rPr>
              <w:t>Dragon’s Den</w:t>
            </w:r>
            <w:r w:rsidR="00162A62">
              <w:rPr>
                <w:noProof/>
                <w:webHidden/>
              </w:rPr>
              <w:tab/>
            </w:r>
            <w:r w:rsidR="00162A62">
              <w:rPr>
                <w:noProof/>
                <w:webHidden/>
              </w:rPr>
              <w:fldChar w:fldCharType="begin"/>
            </w:r>
            <w:r w:rsidR="00162A62">
              <w:rPr>
                <w:noProof/>
                <w:webHidden/>
              </w:rPr>
              <w:instrText xml:space="preserve"> PAGEREF _Toc461554823 \h </w:instrText>
            </w:r>
            <w:r w:rsidR="00162A62">
              <w:rPr>
                <w:noProof/>
                <w:webHidden/>
              </w:rPr>
            </w:r>
            <w:r w:rsidR="00162A62">
              <w:rPr>
                <w:noProof/>
                <w:webHidden/>
              </w:rPr>
              <w:fldChar w:fldCharType="separate"/>
            </w:r>
            <w:r w:rsidR="00162A62">
              <w:rPr>
                <w:noProof/>
                <w:webHidden/>
              </w:rPr>
              <w:t>21</w:t>
            </w:r>
            <w:r w:rsidR="00162A62">
              <w:rPr>
                <w:noProof/>
                <w:webHidden/>
              </w:rPr>
              <w:fldChar w:fldCharType="end"/>
            </w:r>
          </w:hyperlink>
        </w:p>
        <w:p w14:paraId="0570E11D" w14:textId="31C55E28" w:rsidR="00162A62" w:rsidRDefault="00756186">
          <w:pPr>
            <w:pStyle w:val="TOC3"/>
            <w:tabs>
              <w:tab w:val="right" w:leader="dot" w:pos="4310"/>
            </w:tabs>
            <w:rPr>
              <w:noProof/>
              <w:sz w:val="22"/>
            </w:rPr>
          </w:pPr>
          <w:hyperlink w:anchor="_Toc461554824" w:history="1">
            <w:r w:rsidR="00162A62" w:rsidRPr="00E90867">
              <w:rPr>
                <w:rStyle w:val="Hyperlink"/>
                <w:noProof/>
              </w:rPr>
              <w:t>Silver Gryphon Games</w:t>
            </w:r>
            <w:r w:rsidR="00162A62">
              <w:rPr>
                <w:noProof/>
                <w:webHidden/>
              </w:rPr>
              <w:tab/>
            </w:r>
            <w:r w:rsidR="00162A62">
              <w:rPr>
                <w:noProof/>
                <w:webHidden/>
              </w:rPr>
              <w:fldChar w:fldCharType="begin"/>
            </w:r>
            <w:r w:rsidR="00162A62">
              <w:rPr>
                <w:noProof/>
                <w:webHidden/>
              </w:rPr>
              <w:instrText xml:space="preserve"> PAGEREF _Toc461554824 \h </w:instrText>
            </w:r>
            <w:r w:rsidR="00162A62">
              <w:rPr>
                <w:noProof/>
                <w:webHidden/>
              </w:rPr>
            </w:r>
            <w:r w:rsidR="00162A62">
              <w:rPr>
                <w:noProof/>
                <w:webHidden/>
              </w:rPr>
              <w:fldChar w:fldCharType="separate"/>
            </w:r>
            <w:r w:rsidR="00162A62">
              <w:rPr>
                <w:noProof/>
                <w:webHidden/>
              </w:rPr>
              <w:t>21</w:t>
            </w:r>
            <w:r w:rsidR="00162A62">
              <w:rPr>
                <w:noProof/>
                <w:webHidden/>
              </w:rPr>
              <w:fldChar w:fldCharType="end"/>
            </w:r>
          </w:hyperlink>
        </w:p>
        <w:p w14:paraId="5678DC0B" w14:textId="64960E9D" w:rsidR="00162A62" w:rsidRDefault="00756186">
          <w:pPr>
            <w:pStyle w:val="TOC3"/>
            <w:tabs>
              <w:tab w:val="right" w:leader="dot" w:pos="4310"/>
            </w:tabs>
            <w:rPr>
              <w:noProof/>
              <w:sz w:val="22"/>
            </w:rPr>
          </w:pPr>
          <w:hyperlink w:anchor="_Toc461554825" w:history="1">
            <w:r w:rsidR="00162A62" w:rsidRPr="00E90867">
              <w:rPr>
                <w:rStyle w:val="Hyperlink"/>
                <w:noProof/>
              </w:rPr>
              <w:t>Fantasy Trading Post</w:t>
            </w:r>
            <w:r w:rsidR="00162A62">
              <w:rPr>
                <w:noProof/>
                <w:webHidden/>
              </w:rPr>
              <w:tab/>
            </w:r>
            <w:r w:rsidR="00162A62">
              <w:rPr>
                <w:noProof/>
                <w:webHidden/>
              </w:rPr>
              <w:fldChar w:fldCharType="begin"/>
            </w:r>
            <w:r w:rsidR="00162A62">
              <w:rPr>
                <w:noProof/>
                <w:webHidden/>
              </w:rPr>
              <w:instrText xml:space="preserve"> PAGEREF _Toc461554825 \h </w:instrText>
            </w:r>
            <w:r w:rsidR="00162A62">
              <w:rPr>
                <w:noProof/>
                <w:webHidden/>
              </w:rPr>
            </w:r>
            <w:r w:rsidR="00162A62">
              <w:rPr>
                <w:noProof/>
                <w:webHidden/>
              </w:rPr>
              <w:fldChar w:fldCharType="separate"/>
            </w:r>
            <w:r w:rsidR="00162A62">
              <w:rPr>
                <w:noProof/>
                <w:webHidden/>
              </w:rPr>
              <w:t>21</w:t>
            </w:r>
            <w:r w:rsidR="00162A62">
              <w:rPr>
                <w:noProof/>
                <w:webHidden/>
              </w:rPr>
              <w:fldChar w:fldCharType="end"/>
            </w:r>
          </w:hyperlink>
        </w:p>
        <w:p w14:paraId="759E68E9" w14:textId="64796806" w:rsidR="00162A62" w:rsidRDefault="00756186">
          <w:pPr>
            <w:pStyle w:val="TOC1"/>
            <w:rPr>
              <w:b w:val="0"/>
              <w:sz w:val="22"/>
            </w:rPr>
          </w:pPr>
          <w:hyperlink w:anchor="_Toc461554826" w:history="1">
            <w:r w:rsidR="00162A62" w:rsidRPr="00E90867">
              <w:rPr>
                <w:rStyle w:val="Hyperlink"/>
              </w:rPr>
              <w:t>Website</w:t>
            </w:r>
            <w:r w:rsidR="00162A62">
              <w:rPr>
                <w:webHidden/>
              </w:rPr>
              <w:tab/>
            </w:r>
            <w:r w:rsidR="00162A62">
              <w:rPr>
                <w:webHidden/>
              </w:rPr>
              <w:fldChar w:fldCharType="begin"/>
            </w:r>
            <w:r w:rsidR="00162A62">
              <w:rPr>
                <w:webHidden/>
              </w:rPr>
              <w:instrText xml:space="preserve"> PAGEREF _Toc461554826 \h </w:instrText>
            </w:r>
            <w:r w:rsidR="00162A62">
              <w:rPr>
                <w:webHidden/>
              </w:rPr>
            </w:r>
            <w:r w:rsidR="00162A62">
              <w:rPr>
                <w:webHidden/>
              </w:rPr>
              <w:fldChar w:fldCharType="separate"/>
            </w:r>
            <w:r w:rsidR="00162A62">
              <w:rPr>
                <w:webHidden/>
              </w:rPr>
              <w:t>22</w:t>
            </w:r>
            <w:r w:rsidR="00162A62">
              <w:rPr>
                <w:webHidden/>
              </w:rPr>
              <w:fldChar w:fldCharType="end"/>
            </w:r>
          </w:hyperlink>
        </w:p>
        <w:p w14:paraId="592BA775" w14:textId="6D5118FA" w:rsidR="00162A62" w:rsidRDefault="00756186" w:rsidP="00162A62">
          <w:pPr>
            <w:pStyle w:val="TOC2"/>
            <w:rPr>
              <w:sz w:val="22"/>
            </w:rPr>
          </w:pPr>
          <w:hyperlink w:anchor="_Toc461554827" w:history="1">
            <w:r w:rsidR="00162A62" w:rsidRPr="00E90867">
              <w:rPr>
                <w:rStyle w:val="Hyperlink"/>
              </w:rPr>
              <w:t>Committing Changes</w:t>
            </w:r>
            <w:r w:rsidR="00162A62">
              <w:rPr>
                <w:webHidden/>
              </w:rPr>
              <w:tab/>
            </w:r>
            <w:r w:rsidR="00162A62">
              <w:rPr>
                <w:webHidden/>
              </w:rPr>
              <w:fldChar w:fldCharType="begin"/>
            </w:r>
            <w:r w:rsidR="00162A62">
              <w:rPr>
                <w:webHidden/>
              </w:rPr>
              <w:instrText xml:space="preserve"> PAGEREF _Toc461554827 \h </w:instrText>
            </w:r>
            <w:r w:rsidR="00162A62">
              <w:rPr>
                <w:webHidden/>
              </w:rPr>
            </w:r>
            <w:r w:rsidR="00162A62">
              <w:rPr>
                <w:webHidden/>
              </w:rPr>
              <w:fldChar w:fldCharType="separate"/>
            </w:r>
            <w:r w:rsidR="00162A62">
              <w:rPr>
                <w:webHidden/>
              </w:rPr>
              <w:t>22</w:t>
            </w:r>
            <w:r w:rsidR="00162A62">
              <w:rPr>
                <w:webHidden/>
              </w:rPr>
              <w:fldChar w:fldCharType="end"/>
            </w:r>
          </w:hyperlink>
        </w:p>
        <w:p w14:paraId="7AC4143C" w14:textId="1794BD14" w:rsidR="00162A62" w:rsidRDefault="00756186" w:rsidP="00162A62">
          <w:pPr>
            <w:pStyle w:val="TOC2"/>
            <w:rPr>
              <w:sz w:val="22"/>
            </w:rPr>
          </w:pPr>
          <w:hyperlink w:anchor="_Toc461554828" w:history="1">
            <w:r w:rsidR="00162A62" w:rsidRPr="00E90867">
              <w:rPr>
                <w:rStyle w:val="Hyperlink"/>
              </w:rPr>
              <w:t>SVN Folder Structure</w:t>
            </w:r>
            <w:r w:rsidR="00162A62">
              <w:rPr>
                <w:webHidden/>
              </w:rPr>
              <w:tab/>
            </w:r>
            <w:r w:rsidR="00162A62">
              <w:rPr>
                <w:webHidden/>
              </w:rPr>
              <w:fldChar w:fldCharType="begin"/>
            </w:r>
            <w:r w:rsidR="00162A62">
              <w:rPr>
                <w:webHidden/>
              </w:rPr>
              <w:instrText xml:space="preserve"> PAGEREF _Toc461554828 \h </w:instrText>
            </w:r>
            <w:r w:rsidR="00162A62">
              <w:rPr>
                <w:webHidden/>
              </w:rPr>
            </w:r>
            <w:r w:rsidR="00162A62">
              <w:rPr>
                <w:webHidden/>
              </w:rPr>
              <w:fldChar w:fldCharType="separate"/>
            </w:r>
            <w:r w:rsidR="00162A62">
              <w:rPr>
                <w:webHidden/>
              </w:rPr>
              <w:t>22</w:t>
            </w:r>
            <w:r w:rsidR="00162A62">
              <w:rPr>
                <w:webHidden/>
              </w:rPr>
              <w:fldChar w:fldCharType="end"/>
            </w:r>
          </w:hyperlink>
        </w:p>
        <w:p w14:paraId="4F492EBE" w14:textId="3882DFA6" w:rsidR="00162A62" w:rsidRDefault="00756186" w:rsidP="00162A62">
          <w:pPr>
            <w:pStyle w:val="TOC2"/>
            <w:rPr>
              <w:sz w:val="22"/>
            </w:rPr>
          </w:pPr>
          <w:hyperlink w:anchor="_Toc461554829" w:history="1">
            <w:r w:rsidR="00162A62" w:rsidRPr="00E90867">
              <w:rPr>
                <w:rStyle w:val="Hyperlink"/>
              </w:rPr>
              <w:t>Live Website</w:t>
            </w:r>
            <w:r w:rsidR="00162A62">
              <w:rPr>
                <w:webHidden/>
              </w:rPr>
              <w:tab/>
            </w:r>
            <w:r w:rsidR="00162A62">
              <w:rPr>
                <w:webHidden/>
              </w:rPr>
              <w:fldChar w:fldCharType="begin"/>
            </w:r>
            <w:r w:rsidR="00162A62">
              <w:rPr>
                <w:webHidden/>
              </w:rPr>
              <w:instrText xml:space="preserve"> PAGEREF _Toc461554829 \h </w:instrText>
            </w:r>
            <w:r w:rsidR="00162A62">
              <w:rPr>
                <w:webHidden/>
              </w:rPr>
            </w:r>
            <w:r w:rsidR="00162A62">
              <w:rPr>
                <w:webHidden/>
              </w:rPr>
              <w:fldChar w:fldCharType="separate"/>
            </w:r>
            <w:r w:rsidR="00162A62">
              <w:rPr>
                <w:webHidden/>
              </w:rPr>
              <w:t>22</w:t>
            </w:r>
            <w:r w:rsidR="00162A62">
              <w:rPr>
                <w:webHidden/>
              </w:rPr>
              <w:fldChar w:fldCharType="end"/>
            </w:r>
          </w:hyperlink>
        </w:p>
        <w:p w14:paraId="45930D0F" w14:textId="5EFC8189" w:rsidR="00162A62" w:rsidRDefault="00756186" w:rsidP="00162A62">
          <w:pPr>
            <w:pStyle w:val="TOC2"/>
            <w:rPr>
              <w:sz w:val="22"/>
            </w:rPr>
          </w:pPr>
          <w:hyperlink w:anchor="_Toc461554830" w:history="1">
            <w:r w:rsidR="00162A62" w:rsidRPr="00E90867">
              <w:rPr>
                <w:rStyle w:val="Hyperlink"/>
              </w:rPr>
              <w:t>Managing the Website</w:t>
            </w:r>
            <w:r w:rsidR="00162A62">
              <w:rPr>
                <w:webHidden/>
              </w:rPr>
              <w:tab/>
            </w:r>
            <w:r w:rsidR="00162A62">
              <w:rPr>
                <w:webHidden/>
              </w:rPr>
              <w:fldChar w:fldCharType="begin"/>
            </w:r>
            <w:r w:rsidR="00162A62">
              <w:rPr>
                <w:webHidden/>
              </w:rPr>
              <w:instrText xml:space="preserve"> PAGEREF _Toc461554830 \h </w:instrText>
            </w:r>
            <w:r w:rsidR="00162A62">
              <w:rPr>
                <w:webHidden/>
              </w:rPr>
            </w:r>
            <w:r w:rsidR="00162A62">
              <w:rPr>
                <w:webHidden/>
              </w:rPr>
              <w:fldChar w:fldCharType="separate"/>
            </w:r>
            <w:r w:rsidR="00162A62">
              <w:rPr>
                <w:webHidden/>
              </w:rPr>
              <w:t>22</w:t>
            </w:r>
            <w:r w:rsidR="00162A62">
              <w:rPr>
                <w:webHidden/>
              </w:rPr>
              <w:fldChar w:fldCharType="end"/>
            </w:r>
          </w:hyperlink>
        </w:p>
        <w:p w14:paraId="3568D0B7" w14:textId="4C76DA90" w:rsidR="00162A62" w:rsidRDefault="00756186" w:rsidP="00162A62">
          <w:pPr>
            <w:pStyle w:val="TOC2"/>
            <w:rPr>
              <w:sz w:val="22"/>
            </w:rPr>
          </w:pPr>
          <w:hyperlink w:anchor="_Toc461554831" w:history="1">
            <w:r w:rsidR="00162A62" w:rsidRPr="00E90867">
              <w:rPr>
                <w:rStyle w:val="Hyperlink"/>
              </w:rPr>
              <w:t>Before Nanocon</w:t>
            </w:r>
            <w:r w:rsidR="00162A62">
              <w:rPr>
                <w:webHidden/>
              </w:rPr>
              <w:tab/>
            </w:r>
            <w:r w:rsidR="00162A62">
              <w:rPr>
                <w:webHidden/>
              </w:rPr>
              <w:fldChar w:fldCharType="begin"/>
            </w:r>
            <w:r w:rsidR="00162A62">
              <w:rPr>
                <w:webHidden/>
              </w:rPr>
              <w:instrText xml:space="preserve"> PAGEREF _Toc461554831 \h </w:instrText>
            </w:r>
            <w:r w:rsidR="00162A62">
              <w:rPr>
                <w:webHidden/>
              </w:rPr>
            </w:r>
            <w:r w:rsidR="00162A62">
              <w:rPr>
                <w:webHidden/>
              </w:rPr>
              <w:fldChar w:fldCharType="separate"/>
            </w:r>
            <w:r w:rsidR="00162A62">
              <w:rPr>
                <w:webHidden/>
              </w:rPr>
              <w:t>25</w:t>
            </w:r>
            <w:r w:rsidR="00162A62">
              <w:rPr>
                <w:webHidden/>
              </w:rPr>
              <w:fldChar w:fldCharType="end"/>
            </w:r>
          </w:hyperlink>
        </w:p>
        <w:p w14:paraId="111BD546" w14:textId="2EEA4EF3" w:rsidR="00162A62" w:rsidRDefault="00756186" w:rsidP="00162A62">
          <w:pPr>
            <w:pStyle w:val="TOC2"/>
            <w:rPr>
              <w:sz w:val="22"/>
            </w:rPr>
          </w:pPr>
          <w:hyperlink w:anchor="_Toc461554832" w:history="1">
            <w:r w:rsidR="00162A62" w:rsidRPr="00E90867">
              <w:rPr>
                <w:rStyle w:val="Hyperlink"/>
              </w:rPr>
              <w:t>After Nanocon</w:t>
            </w:r>
            <w:r w:rsidR="00162A62">
              <w:rPr>
                <w:webHidden/>
              </w:rPr>
              <w:tab/>
            </w:r>
            <w:r w:rsidR="00162A62">
              <w:rPr>
                <w:webHidden/>
              </w:rPr>
              <w:fldChar w:fldCharType="begin"/>
            </w:r>
            <w:r w:rsidR="00162A62">
              <w:rPr>
                <w:webHidden/>
              </w:rPr>
              <w:instrText xml:space="preserve"> PAGEREF _Toc461554832 \h </w:instrText>
            </w:r>
            <w:r w:rsidR="00162A62">
              <w:rPr>
                <w:webHidden/>
              </w:rPr>
            </w:r>
            <w:r w:rsidR="00162A62">
              <w:rPr>
                <w:webHidden/>
              </w:rPr>
              <w:fldChar w:fldCharType="separate"/>
            </w:r>
            <w:r w:rsidR="00162A62">
              <w:rPr>
                <w:webHidden/>
              </w:rPr>
              <w:t>25</w:t>
            </w:r>
            <w:r w:rsidR="00162A62">
              <w:rPr>
                <w:webHidden/>
              </w:rPr>
              <w:fldChar w:fldCharType="end"/>
            </w:r>
          </w:hyperlink>
        </w:p>
        <w:p w14:paraId="73D19B45" w14:textId="6B6B1EF3" w:rsidR="00162A62" w:rsidRDefault="00756186">
          <w:pPr>
            <w:pStyle w:val="TOC1"/>
            <w:rPr>
              <w:b w:val="0"/>
              <w:sz w:val="22"/>
            </w:rPr>
          </w:pPr>
          <w:hyperlink w:anchor="_Toc461554833" w:history="1">
            <w:r w:rsidR="00162A62" w:rsidRPr="00E90867">
              <w:rPr>
                <w:rStyle w:val="Hyperlink"/>
              </w:rPr>
              <w:t>Deadlines</w:t>
            </w:r>
            <w:r w:rsidR="00162A62">
              <w:rPr>
                <w:webHidden/>
              </w:rPr>
              <w:tab/>
            </w:r>
            <w:r w:rsidR="00162A62">
              <w:rPr>
                <w:webHidden/>
              </w:rPr>
              <w:fldChar w:fldCharType="begin"/>
            </w:r>
            <w:r w:rsidR="00162A62">
              <w:rPr>
                <w:webHidden/>
              </w:rPr>
              <w:instrText xml:space="preserve"> PAGEREF _Toc461554833 \h </w:instrText>
            </w:r>
            <w:r w:rsidR="00162A62">
              <w:rPr>
                <w:webHidden/>
              </w:rPr>
            </w:r>
            <w:r w:rsidR="00162A62">
              <w:rPr>
                <w:webHidden/>
              </w:rPr>
              <w:fldChar w:fldCharType="separate"/>
            </w:r>
            <w:r w:rsidR="00162A62">
              <w:rPr>
                <w:webHidden/>
              </w:rPr>
              <w:t>26</w:t>
            </w:r>
            <w:r w:rsidR="00162A62">
              <w:rPr>
                <w:webHidden/>
              </w:rPr>
              <w:fldChar w:fldCharType="end"/>
            </w:r>
          </w:hyperlink>
        </w:p>
        <w:p w14:paraId="4B3E92C9" w14:textId="7100F329" w:rsidR="00162A62" w:rsidRDefault="00756186">
          <w:pPr>
            <w:pStyle w:val="TOC1"/>
            <w:rPr>
              <w:b w:val="0"/>
              <w:sz w:val="22"/>
            </w:rPr>
          </w:pPr>
          <w:hyperlink w:anchor="_Toc461554834" w:history="1">
            <w:r w:rsidR="00162A62" w:rsidRPr="00E90867">
              <w:rPr>
                <w:rStyle w:val="Hyperlink"/>
              </w:rPr>
              <w:t>Rules</w:t>
            </w:r>
            <w:r w:rsidR="00162A62">
              <w:rPr>
                <w:webHidden/>
              </w:rPr>
              <w:tab/>
            </w:r>
            <w:r w:rsidR="00162A62">
              <w:rPr>
                <w:webHidden/>
              </w:rPr>
              <w:fldChar w:fldCharType="begin"/>
            </w:r>
            <w:r w:rsidR="00162A62">
              <w:rPr>
                <w:webHidden/>
              </w:rPr>
              <w:instrText xml:space="preserve"> PAGEREF _Toc461554834 \h </w:instrText>
            </w:r>
            <w:r w:rsidR="00162A62">
              <w:rPr>
                <w:webHidden/>
              </w:rPr>
            </w:r>
            <w:r w:rsidR="00162A62">
              <w:rPr>
                <w:webHidden/>
              </w:rPr>
              <w:fldChar w:fldCharType="separate"/>
            </w:r>
            <w:r w:rsidR="00162A62">
              <w:rPr>
                <w:webHidden/>
              </w:rPr>
              <w:t>27</w:t>
            </w:r>
            <w:r w:rsidR="00162A62">
              <w:rPr>
                <w:webHidden/>
              </w:rPr>
              <w:fldChar w:fldCharType="end"/>
            </w:r>
          </w:hyperlink>
        </w:p>
        <w:p w14:paraId="3A921870" w14:textId="335C87EE" w:rsidR="00162A62" w:rsidRDefault="00756186" w:rsidP="00162A62">
          <w:pPr>
            <w:pStyle w:val="TOC2"/>
            <w:rPr>
              <w:sz w:val="22"/>
            </w:rPr>
          </w:pPr>
          <w:hyperlink w:anchor="_Toc461554835" w:history="1">
            <w:r w:rsidR="00162A62" w:rsidRPr="00E90867">
              <w:rPr>
                <w:rStyle w:val="Hyperlink"/>
              </w:rPr>
              <w:t>Convention</w:t>
            </w:r>
            <w:r w:rsidR="00162A62">
              <w:rPr>
                <w:webHidden/>
              </w:rPr>
              <w:tab/>
            </w:r>
            <w:r w:rsidR="00162A62">
              <w:rPr>
                <w:webHidden/>
              </w:rPr>
              <w:fldChar w:fldCharType="begin"/>
            </w:r>
            <w:r w:rsidR="00162A62">
              <w:rPr>
                <w:webHidden/>
              </w:rPr>
              <w:instrText xml:space="preserve"> PAGEREF _Toc461554835 \h </w:instrText>
            </w:r>
            <w:r w:rsidR="00162A62">
              <w:rPr>
                <w:webHidden/>
              </w:rPr>
            </w:r>
            <w:r w:rsidR="00162A62">
              <w:rPr>
                <w:webHidden/>
              </w:rPr>
              <w:fldChar w:fldCharType="separate"/>
            </w:r>
            <w:r w:rsidR="00162A62">
              <w:rPr>
                <w:webHidden/>
              </w:rPr>
              <w:t>27</w:t>
            </w:r>
            <w:r w:rsidR="00162A62">
              <w:rPr>
                <w:webHidden/>
              </w:rPr>
              <w:fldChar w:fldCharType="end"/>
            </w:r>
          </w:hyperlink>
        </w:p>
        <w:p w14:paraId="11C05E5A" w14:textId="5EE40EBA" w:rsidR="00162A62" w:rsidRDefault="00756186" w:rsidP="00162A62">
          <w:pPr>
            <w:pStyle w:val="TOC2"/>
            <w:rPr>
              <w:sz w:val="22"/>
            </w:rPr>
          </w:pPr>
          <w:hyperlink w:anchor="_Toc461554836" w:history="1">
            <w:r w:rsidR="00162A62" w:rsidRPr="00E90867">
              <w:rPr>
                <w:rStyle w:val="Hyperlink"/>
              </w:rPr>
              <w:t>Cabinet</w:t>
            </w:r>
            <w:r w:rsidR="00162A62">
              <w:rPr>
                <w:webHidden/>
              </w:rPr>
              <w:tab/>
            </w:r>
            <w:r w:rsidR="00162A62">
              <w:rPr>
                <w:webHidden/>
              </w:rPr>
              <w:fldChar w:fldCharType="begin"/>
            </w:r>
            <w:r w:rsidR="00162A62">
              <w:rPr>
                <w:webHidden/>
              </w:rPr>
              <w:instrText xml:space="preserve"> PAGEREF _Toc461554836 \h </w:instrText>
            </w:r>
            <w:r w:rsidR="00162A62">
              <w:rPr>
                <w:webHidden/>
              </w:rPr>
            </w:r>
            <w:r w:rsidR="00162A62">
              <w:rPr>
                <w:webHidden/>
              </w:rPr>
              <w:fldChar w:fldCharType="separate"/>
            </w:r>
            <w:r w:rsidR="00162A62">
              <w:rPr>
                <w:webHidden/>
              </w:rPr>
              <w:t>27</w:t>
            </w:r>
            <w:r w:rsidR="00162A62">
              <w:rPr>
                <w:webHidden/>
              </w:rPr>
              <w:fldChar w:fldCharType="end"/>
            </w:r>
          </w:hyperlink>
        </w:p>
        <w:p w14:paraId="1BF0581F" w14:textId="42CF9DF8" w:rsidR="00162A62" w:rsidRDefault="00756186">
          <w:pPr>
            <w:pStyle w:val="TOC3"/>
            <w:tabs>
              <w:tab w:val="right" w:leader="dot" w:pos="4310"/>
            </w:tabs>
            <w:rPr>
              <w:noProof/>
              <w:sz w:val="22"/>
            </w:rPr>
          </w:pPr>
          <w:hyperlink w:anchor="_Toc461554837" w:history="1">
            <w:r w:rsidR="00162A62" w:rsidRPr="00E90867">
              <w:rPr>
                <w:rStyle w:val="Hyperlink"/>
                <w:noProof/>
              </w:rPr>
              <w:t>Nanocon Attendee Policy</w:t>
            </w:r>
            <w:r w:rsidR="00162A62">
              <w:rPr>
                <w:noProof/>
                <w:webHidden/>
              </w:rPr>
              <w:tab/>
            </w:r>
            <w:r w:rsidR="00162A62">
              <w:rPr>
                <w:noProof/>
                <w:webHidden/>
              </w:rPr>
              <w:fldChar w:fldCharType="begin"/>
            </w:r>
            <w:r w:rsidR="00162A62">
              <w:rPr>
                <w:noProof/>
                <w:webHidden/>
              </w:rPr>
              <w:instrText xml:space="preserve"> PAGEREF _Toc461554837 \h </w:instrText>
            </w:r>
            <w:r w:rsidR="00162A62">
              <w:rPr>
                <w:noProof/>
                <w:webHidden/>
              </w:rPr>
            </w:r>
            <w:r w:rsidR="00162A62">
              <w:rPr>
                <w:noProof/>
                <w:webHidden/>
              </w:rPr>
              <w:fldChar w:fldCharType="separate"/>
            </w:r>
            <w:r w:rsidR="00162A62">
              <w:rPr>
                <w:noProof/>
                <w:webHidden/>
              </w:rPr>
              <w:t>27</w:t>
            </w:r>
            <w:r w:rsidR="00162A62">
              <w:rPr>
                <w:noProof/>
                <w:webHidden/>
              </w:rPr>
              <w:fldChar w:fldCharType="end"/>
            </w:r>
          </w:hyperlink>
        </w:p>
        <w:p w14:paraId="6E71644B" w14:textId="2269DEAF" w:rsidR="00162A62" w:rsidRDefault="00756186">
          <w:pPr>
            <w:pStyle w:val="TOC1"/>
            <w:rPr>
              <w:b w:val="0"/>
              <w:sz w:val="22"/>
            </w:rPr>
          </w:pPr>
          <w:hyperlink w:anchor="_Toc461554838" w:history="1">
            <w:r w:rsidR="00162A62" w:rsidRPr="00E90867">
              <w:rPr>
                <w:rStyle w:val="Hyperlink"/>
              </w:rPr>
              <w:t>Finances</w:t>
            </w:r>
            <w:r w:rsidR="00162A62">
              <w:rPr>
                <w:webHidden/>
              </w:rPr>
              <w:tab/>
            </w:r>
            <w:r w:rsidR="00162A62">
              <w:rPr>
                <w:webHidden/>
              </w:rPr>
              <w:fldChar w:fldCharType="begin"/>
            </w:r>
            <w:r w:rsidR="00162A62">
              <w:rPr>
                <w:webHidden/>
              </w:rPr>
              <w:instrText xml:space="preserve"> PAGEREF _Toc461554838 \h </w:instrText>
            </w:r>
            <w:r w:rsidR="00162A62">
              <w:rPr>
                <w:webHidden/>
              </w:rPr>
            </w:r>
            <w:r w:rsidR="00162A62">
              <w:rPr>
                <w:webHidden/>
              </w:rPr>
              <w:fldChar w:fldCharType="separate"/>
            </w:r>
            <w:r w:rsidR="00162A62">
              <w:rPr>
                <w:webHidden/>
              </w:rPr>
              <w:t>29</w:t>
            </w:r>
            <w:r w:rsidR="00162A62">
              <w:rPr>
                <w:webHidden/>
              </w:rPr>
              <w:fldChar w:fldCharType="end"/>
            </w:r>
          </w:hyperlink>
        </w:p>
        <w:p w14:paraId="0F217295" w14:textId="789DFDC0" w:rsidR="00162A62" w:rsidRDefault="00756186" w:rsidP="00162A62">
          <w:pPr>
            <w:pStyle w:val="TOC2"/>
            <w:rPr>
              <w:sz w:val="22"/>
            </w:rPr>
          </w:pPr>
          <w:hyperlink w:anchor="_Toc461554839" w:history="1">
            <w:r w:rsidR="00162A62" w:rsidRPr="00E90867">
              <w:rPr>
                <w:rStyle w:val="Hyperlink"/>
              </w:rPr>
              <w:t>Funding</w:t>
            </w:r>
            <w:r w:rsidR="00162A62">
              <w:rPr>
                <w:webHidden/>
              </w:rPr>
              <w:tab/>
            </w:r>
            <w:r w:rsidR="00162A62">
              <w:rPr>
                <w:webHidden/>
              </w:rPr>
              <w:fldChar w:fldCharType="begin"/>
            </w:r>
            <w:r w:rsidR="00162A62">
              <w:rPr>
                <w:webHidden/>
              </w:rPr>
              <w:instrText xml:space="preserve"> PAGEREF _Toc461554839 \h </w:instrText>
            </w:r>
            <w:r w:rsidR="00162A62">
              <w:rPr>
                <w:webHidden/>
              </w:rPr>
            </w:r>
            <w:r w:rsidR="00162A62">
              <w:rPr>
                <w:webHidden/>
              </w:rPr>
              <w:fldChar w:fldCharType="separate"/>
            </w:r>
            <w:r w:rsidR="00162A62">
              <w:rPr>
                <w:webHidden/>
              </w:rPr>
              <w:t>29</w:t>
            </w:r>
            <w:r w:rsidR="00162A62">
              <w:rPr>
                <w:webHidden/>
              </w:rPr>
              <w:fldChar w:fldCharType="end"/>
            </w:r>
          </w:hyperlink>
        </w:p>
        <w:p w14:paraId="11356FCF" w14:textId="5F80F9A9" w:rsidR="00162A62" w:rsidRDefault="00756186" w:rsidP="00162A62">
          <w:pPr>
            <w:pStyle w:val="TOC2"/>
            <w:rPr>
              <w:sz w:val="22"/>
            </w:rPr>
          </w:pPr>
          <w:hyperlink w:anchor="_Toc461554840" w:history="1">
            <w:r w:rsidR="00162A62" w:rsidRPr="00E90867">
              <w:rPr>
                <w:rStyle w:val="Hyperlink"/>
              </w:rPr>
              <w:t>Breakdown</w:t>
            </w:r>
            <w:r w:rsidR="00162A62">
              <w:rPr>
                <w:webHidden/>
              </w:rPr>
              <w:tab/>
            </w:r>
            <w:r w:rsidR="00162A62">
              <w:rPr>
                <w:webHidden/>
              </w:rPr>
              <w:fldChar w:fldCharType="begin"/>
            </w:r>
            <w:r w:rsidR="00162A62">
              <w:rPr>
                <w:webHidden/>
              </w:rPr>
              <w:instrText xml:space="preserve"> PAGEREF _Toc461554840 \h </w:instrText>
            </w:r>
            <w:r w:rsidR="00162A62">
              <w:rPr>
                <w:webHidden/>
              </w:rPr>
            </w:r>
            <w:r w:rsidR="00162A62">
              <w:rPr>
                <w:webHidden/>
              </w:rPr>
              <w:fldChar w:fldCharType="separate"/>
            </w:r>
            <w:r w:rsidR="00162A62">
              <w:rPr>
                <w:webHidden/>
              </w:rPr>
              <w:t>29</w:t>
            </w:r>
            <w:r w:rsidR="00162A62">
              <w:rPr>
                <w:webHidden/>
              </w:rPr>
              <w:fldChar w:fldCharType="end"/>
            </w:r>
          </w:hyperlink>
        </w:p>
        <w:p w14:paraId="4A0F1C15" w14:textId="34B3F3C7" w:rsidR="00162A62" w:rsidRDefault="00756186" w:rsidP="00162A62">
          <w:pPr>
            <w:pStyle w:val="TOC2"/>
            <w:rPr>
              <w:sz w:val="22"/>
            </w:rPr>
          </w:pPr>
          <w:hyperlink w:anchor="_Toc461554841" w:history="1">
            <w:r w:rsidR="00162A62" w:rsidRPr="00E90867">
              <w:rPr>
                <w:rStyle w:val="Hyperlink"/>
              </w:rPr>
              <w:t>Expenditures</w:t>
            </w:r>
            <w:r w:rsidR="00162A62">
              <w:rPr>
                <w:webHidden/>
              </w:rPr>
              <w:tab/>
            </w:r>
            <w:r w:rsidR="00162A62">
              <w:rPr>
                <w:webHidden/>
              </w:rPr>
              <w:fldChar w:fldCharType="begin"/>
            </w:r>
            <w:r w:rsidR="00162A62">
              <w:rPr>
                <w:webHidden/>
              </w:rPr>
              <w:instrText xml:space="preserve"> PAGEREF _Toc461554841 \h </w:instrText>
            </w:r>
            <w:r w:rsidR="00162A62">
              <w:rPr>
                <w:webHidden/>
              </w:rPr>
            </w:r>
            <w:r w:rsidR="00162A62">
              <w:rPr>
                <w:webHidden/>
              </w:rPr>
              <w:fldChar w:fldCharType="separate"/>
            </w:r>
            <w:r w:rsidR="00162A62">
              <w:rPr>
                <w:webHidden/>
              </w:rPr>
              <w:t>29</w:t>
            </w:r>
            <w:r w:rsidR="00162A62">
              <w:rPr>
                <w:webHidden/>
              </w:rPr>
              <w:fldChar w:fldCharType="end"/>
            </w:r>
          </w:hyperlink>
        </w:p>
        <w:p w14:paraId="40B54133" w14:textId="5EBA1A3C" w:rsidR="00162A62" w:rsidRDefault="00756186" w:rsidP="00162A62">
          <w:pPr>
            <w:pStyle w:val="TOC2"/>
            <w:rPr>
              <w:sz w:val="22"/>
            </w:rPr>
          </w:pPr>
          <w:hyperlink w:anchor="_Toc461554842" w:history="1">
            <w:r w:rsidR="00162A62" w:rsidRPr="00E90867">
              <w:rPr>
                <w:rStyle w:val="Hyperlink"/>
              </w:rPr>
              <w:t>Profit</w:t>
            </w:r>
            <w:r w:rsidR="00162A62">
              <w:rPr>
                <w:webHidden/>
              </w:rPr>
              <w:tab/>
            </w:r>
            <w:r w:rsidR="00162A62">
              <w:rPr>
                <w:webHidden/>
              </w:rPr>
              <w:fldChar w:fldCharType="begin"/>
            </w:r>
            <w:r w:rsidR="00162A62">
              <w:rPr>
                <w:webHidden/>
              </w:rPr>
              <w:instrText xml:space="preserve"> PAGEREF _Toc461554842 \h </w:instrText>
            </w:r>
            <w:r w:rsidR="00162A62">
              <w:rPr>
                <w:webHidden/>
              </w:rPr>
            </w:r>
            <w:r w:rsidR="00162A62">
              <w:rPr>
                <w:webHidden/>
              </w:rPr>
              <w:fldChar w:fldCharType="separate"/>
            </w:r>
            <w:r w:rsidR="00162A62">
              <w:rPr>
                <w:webHidden/>
              </w:rPr>
              <w:t>29</w:t>
            </w:r>
            <w:r w:rsidR="00162A62">
              <w:rPr>
                <w:webHidden/>
              </w:rPr>
              <w:fldChar w:fldCharType="end"/>
            </w:r>
          </w:hyperlink>
        </w:p>
        <w:p w14:paraId="049306C4" w14:textId="022F60BC" w:rsidR="00162A62" w:rsidRDefault="00756186">
          <w:pPr>
            <w:pStyle w:val="TOC1"/>
            <w:rPr>
              <w:b w:val="0"/>
              <w:sz w:val="22"/>
            </w:rPr>
          </w:pPr>
          <w:hyperlink w:anchor="_Toc461554843" w:history="1">
            <w:r w:rsidR="00162A62" w:rsidRPr="00E90867">
              <w:rPr>
                <w:rStyle w:val="Hyperlink"/>
              </w:rPr>
              <w:t>Booklets</w:t>
            </w:r>
            <w:r w:rsidR="00162A62">
              <w:rPr>
                <w:webHidden/>
              </w:rPr>
              <w:tab/>
            </w:r>
            <w:r w:rsidR="00162A62">
              <w:rPr>
                <w:webHidden/>
              </w:rPr>
              <w:fldChar w:fldCharType="begin"/>
            </w:r>
            <w:r w:rsidR="00162A62">
              <w:rPr>
                <w:webHidden/>
              </w:rPr>
              <w:instrText xml:space="preserve"> PAGEREF _Toc461554843 \h </w:instrText>
            </w:r>
            <w:r w:rsidR="00162A62">
              <w:rPr>
                <w:webHidden/>
              </w:rPr>
            </w:r>
            <w:r w:rsidR="00162A62">
              <w:rPr>
                <w:webHidden/>
              </w:rPr>
              <w:fldChar w:fldCharType="separate"/>
            </w:r>
            <w:r w:rsidR="00162A62">
              <w:rPr>
                <w:webHidden/>
              </w:rPr>
              <w:t>30</w:t>
            </w:r>
            <w:r w:rsidR="00162A62">
              <w:rPr>
                <w:webHidden/>
              </w:rPr>
              <w:fldChar w:fldCharType="end"/>
            </w:r>
          </w:hyperlink>
        </w:p>
        <w:p w14:paraId="17773A63" w14:textId="5A812B4E" w:rsidR="00162A62" w:rsidRDefault="00756186" w:rsidP="00162A62">
          <w:pPr>
            <w:pStyle w:val="TOC2"/>
            <w:rPr>
              <w:sz w:val="22"/>
            </w:rPr>
          </w:pPr>
          <w:hyperlink w:anchor="_Toc461554844" w:history="1">
            <w:r w:rsidR="00162A62" w:rsidRPr="00E90867">
              <w:rPr>
                <w:rStyle w:val="Hyperlink"/>
              </w:rPr>
              <w:t>Personal Coordination</w:t>
            </w:r>
            <w:r w:rsidR="00162A62">
              <w:rPr>
                <w:webHidden/>
              </w:rPr>
              <w:tab/>
            </w:r>
            <w:r w:rsidR="00162A62">
              <w:rPr>
                <w:webHidden/>
              </w:rPr>
              <w:fldChar w:fldCharType="begin"/>
            </w:r>
            <w:r w:rsidR="00162A62">
              <w:rPr>
                <w:webHidden/>
              </w:rPr>
              <w:instrText xml:space="preserve"> PAGEREF _Toc461554844 \h </w:instrText>
            </w:r>
            <w:r w:rsidR="00162A62">
              <w:rPr>
                <w:webHidden/>
              </w:rPr>
            </w:r>
            <w:r w:rsidR="00162A62">
              <w:rPr>
                <w:webHidden/>
              </w:rPr>
              <w:fldChar w:fldCharType="separate"/>
            </w:r>
            <w:r w:rsidR="00162A62">
              <w:rPr>
                <w:webHidden/>
              </w:rPr>
              <w:t>30</w:t>
            </w:r>
            <w:r w:rsidR="00162A62">
              <w:rPr>
                <w:webHidden/>
              </w:rPr>
              <w:fldChar w:fldCharType="end"/>
            </w:r>
          </w:hyperlink>
        </w:p>
        <w:p w14:paraId="5407AFBF" w14:textId="1A314103" w:rsidR="00162A62" w:rsidRDefault="00756186">
          <w:pPr>
            <w:pStyle w:val="TOC3"/>
            <w:tabs>
              <w:tab w:val="right" w:leader="dot" w:pos="4310"/>
            </w:tabs>
            <w:rPr>
              <w:noProof/>
              <w:sz w:val="22"/>
            </w:rPr>
          </w:pPr>
          <w:hyperlink w:anchor="_Toc461554845" w:history="1">
            <w:r w:rsidR="00162A62" w:rsidRPr="00E90867">
              <w:rPr>
                <w:rStyle w:val="Hyperlink"/>
                <w:noProof/>
              </w:rPr>
              <w:t>Event Coordinator</w:t>
            </w:r>
            <w:r w:rsidR="00162A62">
              <w:rPr>
                <w:noProof/>
                <w:webHidden/>
              </w:rPr>
              <w:tab/>
            </w:r>
            <w:r w:rsidR="00162A62">
              <w:rPr>
                <w:noProof/>
                <w:webHidden/>
              </w:rPr>
              <w:fldChar w:fldCharType="begin"/>
            </w:r>
            <w:r w:rsidR="00162A62">
              <w:rPr>
                <w:noProof/>
                <w:webHidden/>
              </w:rPr>
              <w:instrText xml:space="preserve"> PAGEREF _Toc461554845 \h </w:instrText>
            </w:r>
            <w:r w:rsidR="00162A62">
              <w:rPr>
                <w:noProof/>
                <w:webHidden/>
              </w:rPr>
            </w:r>
            <w:r w:rsidR="00162A62">
              <w:rPr>
                <w:noProof/>
                <w:webHidden/>
              </w:rPr>
              <w:fldChar w:fldCharType="separate"/>
            </w:r>
            <w:r w:rsidR="00162A62">
              <w:rPr>
                <w:noProof/>
                <w:webHidden/>
              </w:rPr>
              <w:t>30</w:t>
            </w:r>
            <w:r w:rsidR="00162A62">
              <w:rPr>
                <w:noProof/>
                <w:webHidden/>
              </w:rPr>
              <w:fldChar w:fldCharType="end"/>
            </w:r>
          </w:hyperlink>
        </w:p>
        <w:p w14:paraId="45EE0CAD" w14:textId="57DFEED8" w:rsidR="00162A62" w:rsidRDefault="00756186">
          <w:pPr>
            <w:pStyle w:val="TOC3"/>
            <w:tabs>
              <w:tab w:val="right" w:leader="dot" w:pos="4310"/>
            </w:tabs>
            <w:rPr>
              <w:noProof/>
              <w:sz w:val="22"/>
            </w:rPr>
          </w:pPr>
          <w:hyperlink w:anchor="_Toc461554846" w:history="1">
            <w:r w:rsidR="00162A62" w:rsidRPr="00E90867">
              <w:rPr>
                <w:rStyle w:val="Hyperlink"/>
                <w:noProof/>
              </w:rPr>
              <w:t>Czar of Propaganda</w:t>
            </w:r>
            <w:r w:rsidR="00162A62">
              <w:rPr>
                <w:noProof/>
                <w:webHidden/>
              </w:rPr>
              <w:tab/>
            </w:r>
            <w:r w:rsidR="00162A62">
              <w:rPr>
                <w:noProof/>
                <w:webHidden/>
              </w:rPr>
              <w:fldChar w:fldCharType="begin"/>
            </w:r>
            <w:r w:rsidR="00162A62">
              <w:rPr>
                <w:noProof/>
                <w:webHidden/>
              </w:rPr>
              <w:instrText xml:space="preserve"> PAGEREF _Toc461554846 \h </w:instrText>
            </w:r>
            <w:r w:rsidR="00162A62">
              <w:rPr>
                <w:noProof/>
                <w:webHidden/>
              </w:rPr>
            </w:r>
            <w:r w:rsidR="00162A62">
              <w:rPr>
                <w:noProof/>
                <w:webHidden/>
              </w:rPr>
              <w:fldChar w:fldCharType="separate"/>
            </w:r>
            <w:r w:rsidR="00162A62">
              <w:rPr>
                <w:noProof/>
                <w:webHidden/>
              </w:rPr>
              <w:t>30</w:t>
            </w:r>
            <w:r w:rsidR="00162A62">
              <w:rPr>
                <w:noProof/>
                <w:webHidden/>
              </w:rPr>
              <w:fldChar w:fldCharType="end"/>
            </w:r>
          </w:hyperlink>
        </w:p>
        <w:p w14:paraId="58691DF7" w14:textId="60A77F5C" w:rsidR="00162A62" w:rsidRDefault="00756186">
          <w:pPr>
            <w:pStyle w:val="TOC3"/>
            <w:tabs>
              <w:tab w:val="right" w:leader="dot" w:pos="4310"/>
            </w:tabs>
            <w:rPr>
              <w:noProof/>
              <w:sz w:val="22"/>
            </w:rPr>
          </w:pPr>
          <w:hyperlink w:anchor="_Toc461554847" w:history="1">
            <w:r w:rsidR="00162A62" w:rsidRPr="00E90867">
              <w:rPr>
                <w:rStyle w:val="Hyperlink"/>
                <w:noProof/>
              </w:rPr>
              <w:t>Web Master</w:t>
            </w:r>
            <w:r w:rsidR="00162A62">
              <w:rPr>
                <w:noProof/>
                <w:webHidden/>
              </w:rPr>
              <w:tab/>
            </w:r>
            <w:r w:rsidR="00162A62">
              <w:rPr>
                <w:noProof/>
                <w:webHidden/>
              </w:rPr>
              <w:fldChar w:fldCharType="begin"/>
            </w:r>
            <w:r w:rsidR="00162A62">
              <w:rPr>
                <w:noProof/>
                <w:webHidden/>
              </w:rPr>
              <w:instrText xml:space="preserve"> PAGEREF _Toc461554847 \h </w:instrText>
            </w:r>
            <w:r w:rsidR="00162A62">
              <w:rPr>
                <w:noProof/>
                <w:webHidden/>
              </w:rPr>
            </w:r>
            <w:r w:rsidR="00162A62">
              <w:rPr>
                <w:noProof/>
                <w:webHidden/>
              </w:rPr>
              <w:fldChar w:fldCharType="separate"/>
            </w:r>
            <w:r w:rsidR="00162A62">
              <w:rPr>
                <w:noProof/>
                <w:webHidden/>
              </w:rPr>
              <w:t>30</w:t>
            </w:r>
            <w:r w:rsidR="00162A62">
              <w:rPr>
                <w:noProof/>
                <w:webHidden/>
              </w:rPr>
              <w:fldChar w:fldCharType="end"/>
            </w:r>
          </w:hyperlink>
        </w:p>
        <w:p w14:paraId="53AF73C2" w14:textId="1B9CE4CF" w:rsidR="00162A62" w:rsidRDefault="00756186">
          <w:pPr>
            <w:pStyle w:val="TOC3"/>
            <w:tabs>
              <w:tab w:val="right" w:leader="dot" w:pos="4310"/>
            </w:tabs>
            <w:rPr>
              <w:noProof/>
              <w:sz w:val="22"/>
            </w:rPr>
          </w:pPr>
          <w:hyperlink w:anchor="_Toc461554848" w:history="1">
            <w:r w:rsidR="00162A62" w:rsidRPr="00E90867">
              <w:rPr>
                <w:rStyle w:val="Hyperlink"/>
                <w:noProof/>
              </w:rPr>
              <w:t>Concessions Manager</w:t>
            </w:r>
            <w:r w:rsidR="00162A62">
              <w:rPr>
                <w:noProof/>
                <w:webHidden/>
              </w:rPr>
              <w:tab/>
            </w:r>
            <w:r w:rsidR="00162A62">
              <w:rPr>
                <w:noProof/>
                <w:webHidden/>
              </w:rPr>
              <w:fldChar w:fldCharType="begin"/>
            </w:r>
            <w:r w:rsidR="00162A62">
              <w:rPr>
                <w:noProof/>
                <w:webHidden/>
              </w:rPr>
              <w:instrText xml:space="preserve"> PAGEREF _Toc461554848 \h </w:instrText>
            </w:r>
            <w:r w:rsidR="00162A62">
              <w:rPr>
                <w:noProof/>
                <w:webHidden/>
              </w:rPr>
            </w:r>
            <w:r w:rsidR="00162A62">
              <w:rPr>
                <w:noProof/>
                <w:webHidden/>
              </w:rPr>
              <w:fldChar w:fldCharType="separate"/>
            </w:r>
            <w:r w:rsidR="00162A62">
              <w:rPr>
                <w:noProof/>
                <w:webHidden/>
              </w:rPr>
              <w:t>30</w:t>
            </w:r>
            <w:r w:rsidR="00162A62">
              <w:rPr>
                <w:noProof/>
                <w:webHidden/>
              </w:rPr>
              <w:fldChar w:fldCharType="end"/>
            </w:r>
          </w:hyperlink>
        </w:p>
        <w:p w14:paraId="0CF8A9F4" w14:textId="53814AB9" w:rsidR="00162A62" w:rsidRDefault="00756186">
          <w:pPr>
            <w:pStyle w:val="TOC3"/>
            <w:tabs>
              <w:tab w:val="right" w:leader="dot" w:pos="4310"/>
            </w:tabs>
            <w:rPr>
              <w:noProof/>
              <w:sz w:val="22"/>
            </w:rPr>
          </w:pPr>
          <w:hyperlink w:anchor="_Toc461554849" w:history="1">
            <w:r w:rsidR="00162A62" w:rsidRPr="00E90867">
              <w:rPr>
                <w:rStyle w:val="Hyperlink"/>
                <w:noProof/>
              </w:rPr>
              <w:t>Advertising Manager</w:t>
            </w:r>
            <w:r w:rsidR="00162A62">
              <w:rPr>
                <w:noProof/>
                <w:webHidden/>
              </w:rPr>
              <w:tab/>
            </w:r>
            <w:r w:rsidR="00162A62">
              <w:rPr>
                <w:noProof/>
                <w:webHidden/>
              </w:rPr>
              <w:fldChar w:fldCharType="begin"/>
            </w:r>
            <w:r w:rsidR="00162A62">
              <w:rPr>
                <w:noProof/>
                <w:webHidden/>
              </w:rPr>
              <w:instrText xml:space="preserve"> PAGEREF _Toc461554849 \h </w:instrText>
            </w:r>
            <w:r w:rsidR="00162A62">
              <w:rPr>
                <w:noProof/>
                <w:webHidden/>
              </w:rPr>
            </w:r>
            <w:r w:rsidR="00162A62">
              <w:rPr>
                <w:noProof/>
                <w:webHidden/>
              </w:rPr>
              <w:fldChar w:fldCharType="separate"/>
            </w:r>
            <w:r w:rsidR="00162A62">
              <w:rPr>
                <w:noProof/>
                <w:webHidden/>
              </w:rPr>
              <w:t>30</w:t>
            </w:r>
            <w:r w:rsidR="00162A62">
              <w:rPr>
                <w:noProof/>
                <w:webHidden/>
              </w:rPr>
              <w:fldChar w:fldCharType="end"/>
            </w:r>
          </w:hyperlink>
        </w:p>
        <w:p w14:paraId="3A9CAC44" w14:textId="40ABBE73" w:rsidR="00162A62" w:rsidRDefault="00756186" w:rsidP="00162A62">
          <w:pPr>
            <w:pStyle w:val="TOC2"/>
            <w:rPr>
              <w:sz w:val="22"/>
            </w:rPr>
          </w:pPr>
          <w:hyperlink w:anchor="_Toc461554850" w:history="1">
            <w:r w:rsidR="00162A62" w:rsidRPr="00E90867">
              <w:rPr>
                <w:rStyle w:val="Hyperlink"/>
              </w:rPr>
              <w:t>Content</w:t>
            </w:r>
            <w:r w:rsidR="00162A62">
              <w:rPr>
                <w:webHidden/>
              </w:rPr>
              <w:tab/>
            </w:r>
            <w:r w:rsidR="00162A62">
              <w:rPr>
                <w:webHidden/>
              </w:rPr>
              <w:fldChar w:fldCharType="begin"/>
            </w:r>
            <w:r w:rsidR="00162A62">
              <w:rPr>
                <w:webHidden/>
              </w:rPr>
              <w:instrText xml:space="preserve"> PAGEREF _Toc461554850 \h </w:instrText>
            </w:r>
            <w:r w:rsidR="00162A62">
              <w:rPr>
                <w:webHidden/>
              </w:rPr>
            </w:r>
            <w:r w:rsidR="00162A62">
              <w:rPr>
                <w:webHidden/>
              </w:rPr>
              <w:fldChar w:fldCharType="separate"/>
            </w:r>
            <w:r w:rsidR="00162A62">
              <w:rPr>
                <w:webHidden/>
              </w:rPr>
              <w:t>30</w:t>
            </w:r>
            <w:r w:rsidR="00162A62">
              <w:rPr>
                <w:webHidden/>
              </w:rPr>
              <w:fldChar w:fldCharType="end"/>
            </w:r>
          </w:hyperlink>
        </w:p>
        <w:p w14:paraId="27897024" w14:textId="08735C3E" w:rsidR="00162A62" w:rsidRDefault="00756186">
          <w:pPr>
            <w:pStyle w:val="TOC3"/>
            <w:tabs>
              <w:tab w:val="right" w:leader="dot" w:pos="4310"/>
            </w:tabs>
            <w:rPr>
              <w:noProof/>
              <w:sz w:val="22"/>
            </w:rPr>
          </w:pPr>
          <w:hyperlink w:anchor="_Toc461554851" w:history="1">
            <w:r w:rsidR="00162A62" w:rsidRPr="00E90867">
              <w:rPr>
                <w:rStyle w:val="Hyperlink"/>
                <w:noProof/>
              </w:rPr>
              <w:t>Layout</w:t>
            </w:r>
            <w:r w:rsidR="00162A62">
              <w:rPr>
                <w:noProof/>
                <w:webHidden/>
              </w:rPr>
              <w:tab/>
            </w:r>
            <w:r w:rsidR="00162A62">
              <w:rPr>
                <w:noProof/>
                <w:webHidden/>
              </w:rPr>
              <w:fldChar w:fldCharType="begin"/>
            </w:r>
            <w:r w:rsidR="00162A62">
              <w:rPr>
                <w:noProof/>
                <w:webHidden/>
              </w:rPr>
              <w:instrText xml:space="preserve"> PAGEREF _Toc461554851 \h </w:instrText>
            </w:r>
            <w:r w:rsidR="00162A62">
              <w:rPr>
                <w:noProof/>
                <w:webHidden/>
              </w:rPr>
            </w:r>
            <w:r w:rsidR="00162A62">
              <w:rPr>
                <w:noProof/>
                <w:webHidden/>
              </w:rPr>
              <w:fldChar w:fldCharType="separate"/>
            </w:r>
            <w:r w:rsidR="00162A62">
              <w:rPr>
                <w:noProof/>
                <w:webHidden/>
              </w:rPr>
              <w:t>30</w:t>
            </w:r>
            <w:r w:rsidR="00162A62">
              <w:rPr>
                <w:noProof/>
                <w:webHidden/>
              </w:rPr>
              <w:fldChar w:fldCharType="end"/>
            </w:r>
          </w:hyperlink>
        </w:p>
        <w:p w14:paraId="5E9FDAD6" w14:textId="75CBB120" w:rsidR="00162A62" w:rsidRDefault="00756186">
          <w:pPr>
            <w:pStyle w:val="TOC3"/>
            <w:tabs>
              <w:tab w:val="right" w:leader="dot" w:pos="4310"/>
            </w:tabs>
            <w:rPr>
              <w:noProof/>
              <w:sz w:val="22"/>
            </w:rPr>
          </w:pPr>
          <w:hyperlink w:anchor="_Toc461554852" w:history="1">
            <w:r w:rsidR="00162A62" w:rsidRPr="00E90867">
              <w:rPr>
                <w:rStyle w:val="Hyperlink"/>
                <w:noProof/>
              </w:rPr>
              <w:t>Printing</w:t>
            </w:r>
            <w:r w:rsidR="00162A62">
              <w:rPr>
                <w:noProof/>
                <w:webHidden/>
              </w:rPr>
              <w:tab/>
            </w:r>
            <w:r w:rsidR="00162A62">
              <w:rPr>
                <w:noProof/>
                <w:webHidden/>
              </w:rPr>
              <w:fldChar w:fldCharType="begin"/>
            </w:r>
            <w:r w:rsidR="00162A62">
              <w:rPr>
                <w:noProof/>
                <w:webHidden/>
              </w:rPr>
              <w:instrText xml:space="preserve"> PAGEREF _Toc461554852 \h </w:instrText>
            </w:r>
            <w:r w:rsidR="00162A62">
              <w:rPr>
                <w:noProof/>
                <w:webHidden/>
              </w:rPr>
            </w:r>
            <w:r w:rsidR="00162A62">
              <w:rPr>
                <w:noProof/>
                <w:webHidden/>
              </w:rPr>
              <w:fldChar w:fldCharType="separate"/>
            </w:r>
            <w:r w:rsidR="00162A62">
              <w:rPr>
                <w:noProof/>
                <w:webHidden/>
              </w:rPr>
              <w:t>31</w:t>
            </w:r>
            <w:r w:rsidR="00162A62">
              <w:rPr>
                <w:noProof/>
                <w:webHidden/>
              </w:rPr>
              <w:fldChar w:fldCharType="end"/>
            </w:r>
          </w:hyperlink>
        </w:p>
        <w:p w14:paraId="359B21B4" w14:textId="3ADCAC70" w:rsidR="00162A62" w:rsidRDefault="00756186">
          <w:pPr>
            <w:pStyle w:val="TOC1"/>
            <w:rPr>
              <w:b w:val="0"/>
              <w:sz w:val="22"/>
            </w:rPr>
          </w:pPr>
          <w:hyperlink w:anchor="_Toc461554853" w:history="1">
            <w:r w:rsidR="00162A62" w:rsidRPr="00E90867">
              <w:rPr>
                <w:rStyle w:val="Hyperlink"/>
              </w:rPr>
              <w:t>Propaganda</w:t>
            </w:r>
            <w:r w:rsidR="00162A62">
              <w:rPr>
                <w:webHidden/>
              </w:rPr>
              <w:tab/>
            </w:r>
            <w:r w:rsidR="00162A62">
              <w:rPr>
                <w:webHidden/>
              </w:rPr>
              <w:fldChar w:fldCharType="begin"/>
            </w:r>
            <w:r w:rsidR="00162A62">
              <w:rPr>
                <w:webHidden/>
              </w:rPr>
              <w:instrText xml:space="preserve"> PAGEREF _Toc461554853 \h </w:instrText>
            </w:r>
            <w:r w:rsidR="00162A62">
              <w:rPr>
                <w:webHidden/>
              </w:rPr>
            </w:r>
            <w:r w:rsidR="00162A62">
              <w:rPr>
                <w:webHidden/>
              </w:rPr>
              <w:fldChar w:fldCharType="separate"/>
            </w:r>
            <w:r w:rsidR="00162A62">
              <w:rPr>
                <w:webHidden/>
              </w:rPr>
              <w:t>32</w:t>
            </w:r>
            <w:r w:rsidR="00162A62">
              <w:rPr>
                <w:webHidden/>
              </w:rPr>
              <w:fldChar w:fldCharType="end"/>
            </w:r>
          </w:hyperlink>
        </w:p>
        <w:p w14:paraId="1B68C7B1" w14:textId="3BEE2579" w:rsidR="00162A62" w:rsidRDefault="00756186" w:rsidP="00162A62">
          <w:pPr>
            <w:pStyle w:val="TOC2"/>
            <w:rPr>
              <w:sz w:val="22"/>
            </w:rPr>
          </w:pPr>
          <w:hyperlink w:anchor="_Toc461554854" w:history="1">
            <w:r w:rsidR="00162A62" w:rsidRPr="00E90867">
              <w:rPr>
                <w:rStyle w:val="Hyperlink"/>
              </w:rPr>
              <w:t>Posters</w:t>
            </w:r>
            <w:r w:rsidR="00162A62">
              <w:rPr>
                <w:webHidden/>
              </w:rPr>
              <w:tab/>
            </w:r>
            <w:r w:rsidR="00162A62">
              <w:rPr>
                <w:webHidden/>
              </w:rPr>
              <w:fldChar w:fldCharType="begin"/>
            </w:r>
            <w:r w:rsidR="00162A62">
              <w:rPr>
                <w:webHidden/>
              </w:rPr>
              <w:instrText xml:space="preserve"> PAGEREF _Toc461554854 \h </w:instrText>
            </w:r>
            <w:r w:rsidR="00162A62">
              <w:rPr>
                <w:webHidden/>
              </w:rPr>
            </w:r>
            <w:r w:rsidR="00162A62">
              <w:rPr>
                <w:webHidden/>
              </w:rPr>
              <w:fldChar w:fldCharType="separate"/>
            </w:r>
            <w:r w:rsidR="00162A62">
              <w:rPr>
                <w:webHidden/>
              </w:rPr>
              <w:t>32</w:t>
            </w:r>
            <w:r w:rsidR="00162A62">
              <w:rPr>
                <w:webHidden/>
              </w:rPr>
              <w:fldChar w:fldCharType="end"/>
            </w:r>
          </w:hyperlink>
        </w:p>
        <w:p w14:paraId="1DC187DA" w14:textId="26BE44F5" w:rsidR="00162A62" w:rsidRDefault="00756186">
          <w:pPr>
            <w:pStyle w:val="TOC3"/>
            <w:tabs>
              <w:tab w:val="right" w:leader="dot" w:pos="4310"/>
            </w:tabs>
            <w:rPr>
              <w:noProof/>
              <w:sz w:val="22"/>
            </w:rPr>
          </w:pPr>
          <w:hyperlink w:anchor="_Toc461554855" w:history="1">
            <w:r w:rsidR="00162A62" w:rsidRPr="00E90867">
              <w:rPr>
                <w:rStyle w:val="Hyperlink"/>
                <w:noProof/>
              </w:rPr>
              <w:t>Advertising Locations</w:t>
            </w:r>
            <w:r w:rsidR="00162A62">
              <w:rPr>
                <w:noProof/>
                <w:webHidden/>
              </w:rPr>
              <w:tab/>
            </w:r>
            <w:r w:rsidR="00162A62">
              <w:rPr>
                <w:noProof/>
                <w:webHidden/>
              </w:rPr>
              <w:fldChar w:fldCharType="begin"/>
            </w:r>
            <w:r w:rsidR="00162A62">
              <w:rPr>
                <w:noProof/>
                <w:webHidden/>
              </w:rPr>
              <w:instrText xml:space="preserve"> PAGEREF _Toc461554855 \h </w:instrText>
            </w:r>
            <w:r w:rsidR="00162A62">
              <w:rPr>
                <w:noProof/>
                <w:webHidden/>
              </w:rPr>
            </w:r>
            <w:r w:rsidR="00162A62">
              <w:rPr>
                <w:noProof/>
                <w:webHidden/>
              </w:rPr>
              <w:fldChar w:fldCharType="separate"/>
            </w:r>
            <w:r w:rsidR="00162A62">
              <w:rPr>
                <w:noProof/>
                <w:webHidden/>
              </w:rPr>
              <w:t>32</w:t>
            </w:r>
            <w:r w:rsidR="00162A62">
              <w:rPr>
                <w:noProof/>
                <w:webHidden/>
              </w:rPr>
              <w:fldChar w:fldCharType="end"/>
            </w:r>
          </w:hyperlink>
        </w:p>
        <w:p w14:paraId="248572AA" w14:textId="668841EE" w:rsidR="00162A62" w:rsidRDefault="00756186">
          <w:pPr>
            <w:pStyle w:val="TOC3"/>
            <w:tabs>
              <w:tab w:val="right" w:leader="dot" w:pos="4310"/>
            </w:tabs>
            <w:rPr>
              <w:noProof/>
              <w:sz w:val="22"/>
            </w:rPr>
          </w:pPr>
          <w:hyperlink w:anchor="_Toc461554856" w:history="1">
            <w:r w:rsidR="00162A62" w:rsidRPr="00E90867">
              <w:rPr>
                <w:rStyle w:val="Hyperlink"/>
                <w:noProof/>
              </w:rPr>
              <w:t>Guidelines</w:t>
            </w:r>
            <w:r w:rsidR="00162A62">
              <w:rPr>
                <w:noProof/>
                <w:webHidden/>
              </w:rPr>
              <w:tab/>
            </w:r>
            <w:r w:rsidR="00162A62">
              <w:rPr>
                <w:noProof/>
                <w:webHidden/>
              </w:rPr>
              <w:fldChar w:fldCharType="begin"/>
            </w:r>
            <w:r w:rsidR="00162A62">
              <w:rPr>
                <w:noProof/>
                <w:webHidden/>
              </w:rPr>
              <w:instrText xml:space="preserve"> PAGEREF _Toc461554856 \h </w:instrText>
            </w:r>
            <w:r w:rsidR="00162A62">
              <w:rPr>
                <w:noProof/>
                <w:webHidden/>
              </w:rPr>
            </w:r>
            <w:r w:rsidR="00162A62">
              <w:rPr>
                <w:noProof/>
                <w:webHidden/>
              </w:rPr>
              <w:fldChar w:fldCharType="separate"/>
            </w:r>
            <w:r w:rsidR="00162A62">
              <w:rPr>
                <w:noProof/>
                <w:webHidden/>
              </w:rPr>
              <w:t>32</w:t>
            </w:r>
            <w:r w:rsidR="00162A62">
              <w:rPr>
                <w:noProof/>
                <w:webHidden/>
              </w:rPr>
              <w:fldChar w:fldCharType="end"/>
            </w:r>
          </w:hyperlink>
        </w:p>
        <w:p w14:paraId="2E8CADA3" w14:textId="21B303FB" w:rsidR="00162A62" w:rsidRDefault="00756186" w:rsidP="00162A62">
          <w:pPr>
            <w:pStyle w:val="TOC2"/>
            <w:rPr>
              <w:sz w:val="22"/>
            </w:rPr>
          </w:pPr>
          <w:hyperlink w:anchor="_Toc461554857" w:history="1">
            <w:r w:rsidR="00162A62" w:rsidRPr="00E90867">
              <w:rPr>
                <w:rStyle w:val="Hyperlink"/>
              </w:rPr>
              <w:t>Table Signs</w:t>
            </w:r>
            <w:r w:rsidR="00162A62">
              <w:rPr>
                <w:webHidden/>
              </w:rPr>
              <w:tab/>
            </w:r>
            <w:r w:rsidR="00162A62">
              <w:rPr>
                <w:webHidden/>
              </w:rPr>
              <w:fldChar w:fldCharType="begin"/>
            </w:r>
            <w:r w:rsidR="00162A62">
              <w:rPr>
                <w:webHidden/>
              </w:rPr>
              <w:instrText xml:space="preserve"> PAGEREF _Toc461554857 \h </w:instrText>
            </w:r>
            <w:r w:rsidR="00162A62">
              <w:rPr>
                <w:webHidden/>
              </w:rPr>
            </w:r>
            <w:r w:rsidR="00162A62">
              <w:rPr>
                <w:webHidden/>
              </w:rPr>
              <w:fldChar w:fldCharType="separate"/>
            </w:r>
            <w:r w:rsidR="00162A62">
              <w:rPr>
                <w:webHidden/>
              </w:rPr>
              <w:t>32</w:t>
            </w:r>
            <w:r w:rsidR="00162A62">
              <w:rPr>
                <w:webHidden/>
              </w:rPr>
              <w:fldChar w:fldCharType="end"/>
            </w:r>
          </w:hyperlink>
        </w:p>
        <w:p w14:paraId="65EE23CC" w14:textId="1908866B" w:rsidR="00162A62" w:rsidRDefault="00756186" w:rsidP="00162A62">
          <w:pPr>
            <w:pStyle w:val="TOC2"/>
            <w:rPr>
              <w:sz w:val="22"/>
            </w:rPr>
          </w:pPr>
          <w:hyperlink w:anchor="_Toc461554858" w:history="1">
            <w:r w:rsidR="00162A62" w:rsidRPr="00E90867">
              <w:rPr>
                <w:rStyle w:val="Hyperlink"/>
              </w:rPr>
              <w:t>Types</w:t>
            </w:r>
            <w:r w:rsidR="00162A62">
              <w:rPr>
                <w:webHidden/>
              </w:rPr>
              <w:tab/>
            </w:r>
            <w:r w:rsidR="00162A62">
              <w:rPr>
                <w:webHidden/>
              </w:rPr>
              <w:fldChar w:fldCharType="begin"/>
            </w:r>
            <w:r w:rsidR="00162A62">
              <w:rPr>
                <w:webHidden/>
              </w:rPr>
              <w:instrText xml:space="preserve"> PAGEREF _Toc461554858 \h </w:instrText>
            </w:r>
            <w:r w:rsidR="00162A62">
              <w:rPr>
                <w:webHidden/>
              </w:rPr>
            </w:r>
            <w:r w:rsidR="00162A62">
              <w:rPr>
                <w:webHidden/>
              </w:rPr>
              <w:fldChar w:fldCharType="separate"/>
            </w:r>
            <w:r w:rsidR="00162A62">
              <w:rPr>
                <w:webHidden/>
              </w:rPr>
              <w:t>33</w:t>
            </w:r>
            <w:r w:rsidR="00162A62">
              <w:rPr>
                <w:webHidden/>
              </w:rPr>
              <w:fldChar w:fldCharType="end"/>
            </w:r>
          </w:hyperlink>
        </w:p>
        <w:p w14:paraId="7BE0444A" w14:textId="7E7B0140" w:rsidR="00162A62" w:rsidRDefault="00756186">
          <w:pPr>
            <w:pStyle w:val="TOC1"/>
            <w:rPr>
              <w:b w:val="0"/>
              <w:sz w:val="22"/>
            </w:rPr>
          </w:pPr>
          <w:hyperlink w:anchor="_Toc461554859" w:history="1">
            <w:r w:rsidR="00162A62" w:rsidRPr="00E90867">
              <w:rPr>
                <w:rStyle w:val="Hyperlink"/>
              </w:rPr>
              <w:t>Creating the Badges</w:t>
            </w:r>
            <w:r w:rsidR="00162A62">
              <w:rPr>
                <w:webHidden/>
              </w:rPr>
              <w:tab/>
            </w:r>
            <w:r w:rsidR="00162A62">
              <w:rPr>
                <w:webHidden/>
              </w:rPr>
              <w:fldChar w:fldCharType="begin"/>
            </w:r>
            <w:r w:rsidR="00162A62">
              <w:rPr>
                <w:webHidden/>
              </w:rPr>
              <w:instrText xml:space="preserve"> PAGEREF _Toc461554859 \h </w:instrText>
            </w:r>
            <w:r w:rsidR="00162A62">
              <w:rPr>
                <w:webHidden/>
              </w:rPr>
            </w:r>
            <w:r w:rsidR="00162A62">
              <w:rPr>
                <w:webHidden/>
              </w:rPr>
              <w:fldChar w:fldCharType="separate"/>
            </w:r>
            <w:r w:rsidR="00162A62">
              <w:rPr>
                <w:webHidden/>
              </w:rPr>
              <w:t>33</w:t>
            </w:r>
            <w:r w:rsidR="00162A62">
              <w:rPr>
                <w:webHidden/>
              </w:rPr>
              <w:fldChar w:fldCharType="end"/>
            </w:r>
          </w:hyperlink>
        </w:p>
        <w:p w14:paraId="65A8BC66" w14:textId="5156AC6E" w:rsidR="00162A62" w:rsidRDefault="00756186" w:rsidP="00162A62">
          <w:pPr>
            <w:pStyle w:val="TOC2"/>
            <w:rPr>
              <w:sz w:val="22"/>
            </w:rPr>
          </w:pPr>
          <w:hyperlink w:anchor="_Toc461554860" w:history="1">
            <w:r w:rsidR="00162A62" w:rsidRPr="00E90867">
              <w:rPr>
                <w:rStyle w:val="Hyperlink"/>
              </w:rPr>
              <w:t>Lanyard</w:t>
            </w:r>
            <w:r w:rsidR="00162A62">
              <w:rPr>
                <w:webHidden/>
              </w:rPr>
              <w:tab/>
            </w:r>
            <w:r w:rsidR="00162A62">
              <w:rPr>
                <w:webHidden/>
              </w:rPr>
              <w:fldChar w:fldCharType="begin"/>
            </w:r>
            <w:r w:rsidR="00162A62">
              <w:rPr>
                <w:webHidden/>
              </w:rPr>
              <w:instrText xml:space="preserve"> PAGEREF _Toc461554860 \h </w:instrText>
            </w:r>
            <w:r w:rsidR="00162A62">
              <w:rPr>
                <w:webHidden/>
              </w:rPr>
            </w:r>
            <w:r w:rsidR="00162A62">
              <w:rPr>
                <w:webHidden/>
              </w:rPr>
              <w:fldChar w:fldCharType="separate"/>
            </w:r>
            <w:r w:rsidR="00162A62">
              <w:rPr>
                <w:webHidden/>
              </w:rPr>
              <w:t>33</w:t>
            </w:r>
            <w:r w:rsidR="00162A62">
              <w:rPr>
                <w:webHidden/>
              </w:rPr>
              <w:fldChar w:fldCharType="end"/>
            </w:r>
          </w:hyperlink>
        </w:p>
        <w:p w14:paraId="15507617" w14:textId="0E94A041" w:rsidR="00162A62" w:rsidRDefault="00756186" w:rsidP="00162A62">
          <w:pPr>
            <w:pStyle w:val="TOC2"/>
            <w:rPr>
              <w:sz w:val="22"/>
            </w:rPr>
          </w:pPr>
          <w:hyperlink w:anchor="_Toc461554861" w:history="1">
            <w:r w:rsidR="00162A62" w:rsidRPr="00E90867">
              <w:rPr>
                <w:rStyle w:val="Hyperlink"/>
              </w:rPr>
              <w:t>Badges</w:t>
            </w:r>
            <w:r w:rsidR="00162A62">
              <w:rPr>
                <w:webHidden/>
              </w:rPr>
              <w:tab/>
            </w:r>
            <w:r w:rsidR="00162A62">
              <w:rPr>
                <w:webHidden/>
              </w:rPr>
              <w:fldChar w:fldCharType="begin"/>
            </w:r>
            <w:r w:rsidR="00162A62">
              <w:rPr>
                <w:webHidden/>
              </w:rPr>
              <w:instrText xml:space="preserve"> PAGEREF _Toc461554861 \h </w:instrText>
            </w:r>
            <w:r w:rsidR="00162A62">
              <w:rPr>
                <w:webHidden/>
              </w:rPr>
            </w:r>
            <w:r w:rsidR="00162A62">
              <w:rPr>
                <w:webHidden/>
              </w:rPr>
              <w:fldChar w:fldCharType="separate"/>
            </w:r>
            <w:r w:rsidR="00162A62">
              <w:rPr>
                <w:webHidden/>
              </w:rPr>
              <w:t>33</w:t>
            </w:r>
            <w:r w:rsidR="00162A62">
              <w:rPr>
                <w:webHidden/>
              </w:rPr>
              <w:fldChar w:fldCharType="end"/>
            </w:r>
          </w:hyperlink>
        </w:p>
        <w:p w14:paraId="4ACF0C73" w14:textId="1A0CDFC7" w:rsidR="00162A62" w:rsidRDefault="00756186" w:rsidP="00162A62">
          <w:pPr>
            <w:pStyle w:val="TOC2"/>
            <w:rPr>
              <w:sz w:val="22"/>
            </w:rPr>
          </w:pPr>
          <w:hyperlink w:anchor="_Toc461554862" w:history="1">
            <w:r w:rsidR="00162A62" w:rsidRPr="00E90867">
              <w:rPr>
                <w:rStyle w:val="Hyperlink"/>
              </w:rPr>
              <w:t>Badge Sizes</w:t>
            </w:r>
            <w:r w:rsidR="00162A62">
              <w:rPr>
                <w:webHidden/>
              </w:rPr>
              <w:tab/>
            </w:r>
            <w:r w:rsidR="00162A62">
              <w:rPr>
                <w:webHidden/>
              </w:rPr>
              <w:fldChar w:fldCharType="begin"/>
            </w:r>
            <w:r w:rsidR="00162A62">
              <w:rPr>
                <w:webHidden/>
              </w:rPr>
              <w:instrText xml:space="preserve"> PAGEREF _Toc461554862 \h </w:instrText>
            </w:r>
            <w:r w:rsidR="00162A62">
              <w:rPr>
                <w:webHidden/>
              </w:rPr>
            </w:r>
            <w:r w:rsidR="00162A62">
              <w:rPr>
                <w:webHidden/>
              </w:rPr>
              <w:fldChar w:fldCharType="separate"/>
            </w:r>
            <w:r w:rsidR="00162A62">
              <w:rPr>
                <w:webHidden/>
              </w:rPr>
              <w:t>33</w:t>
            </w:r>
            <w:r w:rsidR="00162A62">
              <w:rPr>
                <w:webHidden/>
              </w:rPr>
              <w:fldChar w:fldCharType="end"/>
            </w:r>
          </w:hyperlink>
        </w:p>
        <w:p w14:paraId="041D652F" w14:textId="7537F1BD" w:rsidR="00162A62" w:rsidRDefault="00756186">
          <w:pPr>
            <w:pStyle w:val="TOC1"/>
            <w:rPr>
              <w:b w:val="0"/>
              <w:sz w:val="22"/>
            </w:rPr>
          </w:pPr>
          <w:hyperlink w:anchor="_Toc461554863" w:history="1">
            <w:r w:rsidR="00162A62" w:rsidRPr="00E90867">
              <w:rPr>
                <w:rStyle w:val="Hyperlink"/>
              </w:rPr>
              <w:t>Advertising</w:t>
            </w:r>
            <w:r w:rsidR="00162A62">
              <w:rPr>
                <w:webHidden/>
              </w:rPr>
              <w:tab/>
            </w:r>
            <w:r w:rsidR="00162A62">
              <w:rPr>
                <w:webHidden/>
              </w:rPr>
              <w:fldChar w:fldCharType="begin"/>
            </w:r>
            <w:r w:rsidR="00162A62">
              <w:rPr>
                <w:webHidden/>
              </w:rPr>
              <w:instrText xml:space="preserve"> PAGEREF _Toc461554863 \h </w:instrText>
            </w:r>
            <w:r w:rsidR="00162A62">
              <w:rPr>
                <w:webHidden/>
              </w:rPr>
            </w:r>
            <w:r w:rsidR="00162A62">
              <w:rPr>
                <w:webHidden/>
              </w:rPr>
              <w:fldChar w:fldCharType="separate"/>
            </w:r>
            <w:r w:rsidR="00162A62">
              <w:rPr>
                <w:webHidden/>
              </w:rPr>
              <w:t>34</w:t>
            </w:r>
            <w:r w:rsidR="00162A62">
              <w:rPr>
                <w:webHidden/>
              </w:rPr>
              <w:fldChar w:fldCharType="end"/>
            </w:r>
          </w:hyperlink>
        </w:p>
        <w:p w14:paraId="76BF6189" w14:textId="7A06618B" w:rsidR="00162A62" w:rsidRDefault="00756186" w:rsidP="00162A62">
          <w:pPr>
            <w:pStyle w:val="TOC2"/>
            <w:rPr>
              <w:sz w:val="22"/>
            </w:rPr>
          </w:pPr>
          <w:hyperlink w:anchor="_Toc461554864" w:history="1">
            <w:r w:rsidR="00162A62" w:rsidRPr="00E90867">
              <w:rPr>
                <w:rStyle w:val="Hyperlink"/>
              </w:rPr>
              <w:t>Locations</w:t>
            </w:r>
            <w:r w:rsidR="00162A62">
              <w:rPr>
                <w:webHidden/>
              </w:rPr>
              <w:tab/>
            </w:r>
            <w:r w:rsidR="00162A62">
              <w:rPr>
                <w:webHidden/>
              </w:rPr>
              <w:fldChar w:fldCharType="begin"/>
            </w:r>
            <w:r w:rsidR="00162A62">
              <w:rPr>
                <w:webHidden/>
              </w:rPr>
              <w:instrText xml:space="preserve"> PAGEREF _Toc461554864 \h </w:instrText>
            </w:r>
            <w:r w:rsidR="00162A62">
              <w:rPr>
                <w:webHidden/>
              </w:rPr>
            </w:r>
            <w:r w:rsidR="00162A62">
              <w:rPr>
                <w:webHidden/>
              </w:rPr>
              <w:fldChar w:fldCharType="separate"/>
            </w:r>
            <w:r w:rsidR="00162A62">
              <w:rPr>
                <w:webHidden/>
              </w:rPr>
              <w:t>34</w:t>
            </w:r>
            <w:r w:rsidR="00162A62">
              <w:rPr>
                <w:webHidden/>
              </w:rPr>
              <w:fldChar w:fldCharType="end"/>
            </w:r>
          </w:hyperlink>
        </w:p>
        <w:p w14:paraId="270DBE15" w14:textId="2C46C9D7" w:rsidR="00162A62" w:rsidRDefault="00756186">
          <w:pPr>
            <w:pStyle w:val="TOC1"/>
            <w:rPr>
              <w:b w:val="0"/>
              <w:sz w:val="22"/>
            </w:rPr>
          </w:pPr>
          <w:hyperlink w:anchor="_Toc461554865" w:history="1">
            <w:r w:rsidR="00162A62" w:rsidRPr="00E90867">
              <w:rPr>
                <w:rStyle w:val="Hyperlink"/>
              </w:rPr>
              <w:t>Vendors</w:t>
            </w:r>
            <w:r w:rsidR="00162A62">
              <w:rPr>
                <w:webHidden/>
              </w:rPr>
              <w:tab/>
            </w:r>
            <w:r w:rsidR="00162A62">
              <w:rPr>
                <w:webHidden/>
              </w:rPr>
              <w:fldChar w:fldCharType="begin"/>
            </w:r>
            <w:r w:rsidR="00162A62">
              <w:rPr>
                <w:webHidden/>
              </w:rPr>
              <w:instrText xml:space="preserve"> PAGEREF _Toc461554865 \h </w:instrText>
            </w:r>
            <w:r w:rsidR="00162A62">
              <w:rPr>
                <w:webHidden/>
              </w:rPr>
            </w:r>
            <w:r w:rsidR="00162A62">
              <w:rPr>
                <w:webHidden/>
              </w:rPr>
              <w:fldChar w:fldCharType="separate"/>
            </w:r>
            <w:r w:rsidR="00162A62">
              <w:rPr>
                <w:webHidden/>
              </w:rPr>
              <w:t>35</w:t>
            </w:r>
            <w:r w:rsidR="00162A62">
              <w:rPr>
                <w:webHidden/>
              </w:rPr>
              <w:fldChar w:fldCharType="end"/>
            </w:r>
          </w:hyperlink>
        </w:p>
        <w:p w14:paraId="5541E21A" w14:textId="45E1CC3E" w:rsidR="00162A62" w:rsidRDefault="00756186" w:rsidP="00162A62">
          <w:pPr>
            <w:pStyle w:val="TOC2"/>
            <w:rPr>
              <w:sz w:val="22"/>
            </w:rPr>
          </w:pPr>
          <w:hyperlink w:anchor="_Toc461554866" w:history="1">
            <w:r w:rsidR="00162A62" w:rsidRPr="00E90867">
              <w:rPr>
                <w:rStyle w:val="Hyperlink"/>
              </w:rPr>
              <w:t>Fees</w:t>
            </w:r>
            <w:r w:rsidR="00162A62">
              <w:rPr>
                <w:webHidden/>
              </w:rPr>
              <w:tab/>
            </w:r>
            <w:r w:rsidR="00162A62">
              <w:rPr>
                <w:webHidden/>
              </w:rPr>
              <w:fldChar w:fldCharType="begin"/>
            </w:r>
            <w:r w:rsidR="00162A62">
              <w:rPr>
                <w:webHidden/>
              </w:rPr>
              <w:instrText xml:space="preserve"> PAGEREF _Toc461554866 \h </w:instrText>
            </w:r>
            <w:r w:rsidR="00162A62">
              <w:rPr>
                <w:webHidden/>
              </w:rPr>
            </w:r>
            <w:r w:rsidR="00162A62">
              <w:rPr>
                <w:webHidden/>
              </w:rPr>
              <w:fldChar w:fldCharType="separate"/>
            </w:r>
            <w:r w:rsidR="00162A62">
              <w:rPr>
                <w:webHidden/>
              </w:rPr>
              <w:t>35</w:t>
            </w:r>
            <w:r w:rsidR="00162A62">
              <w:rPr>
                <w:webHidden/>
              </w:rPr>
              <w:fldChar w:fldCharType="end"/>
            </w:r>
          </w:hyperlink>
        </w:p>
        <w:p w14:paraId="5B8BDB4E" w14:textId="523663CC" w:rsidR="00162A62" w:rsidRDefault="00756186" w:rsidP="00162A62">
          <w:pPr>
            <w:pStyle w:val="TOC2"/>
            <w:rPr>
              <w:sz w:val="22"/>
            </w:rPr>
          </w:pPr>
          <w:hyperlink w:anchor="_Toc461554867" w:history="1">
            <w:r w:rsidR="00162A62" w:rsidRPr="00E90867">
              <w:rPr>
                <w:rStyle w:val="Hyperlink"/>
              </w:rPr>
              <w:t>Setup</w:t>
            </w:r>
            <w:r w:rsidR="00162A62">
              <w:rPr>
                <w:webHidden/>
              </w:rPr>
              <w:tab/>
            </w:r>
            <w:r w:rsidR="00162A62">
              <w:rPr>
                <w:webHidden/>
              </w:rPr>
              <w:fldChar w:fldCharType="begin"/>
            </w:r>
            <w:r w:rsidR="00162A62">
              <w:rPr>
                <w:webHidden/>
              </w:rPr>
              <w:instrText xml:space="preserve"> PAGEREF _Toc461554867 \h </w:instrText>
            </w:r>
            <w:r w:rsidR="00162A62">
              <w:rPr>
                <w:webHidden/>
              </w:rPr>
            </w:r>
            <w:r w:rsidR="00162A62">
              <w:rPr>
                <w:webHidden/>
              </w:rPr>
              <w:fldChar w:fldCharType="separate"/>
            </w:r>
            <w:r w:rsidR="00162A62">
              <w:rPr>
                <w:webHidden/>
              </w:rPr>
              <w:t>35</w:t>
            </w:r>
            <w:r w:rsidR="00162A62">
              <w:rPr>
                <w:webHidden/>
              </w:rPr>
              <w:fldChar w:fldCharType="end"/>
            </w:r>
          </w:hyperlink>
        </w:p>
        <w:p w14:paraId="1F6933B4" w14:textId="4484F55C" w:rsidR="00162A62" w:rsidRDefault="00756186">
          <w:pPr>
            <w:pStyle w:val="TOC3"/>
            <w:tabs>
              <w:tab w:val="right" w:leader="dot" w:pos="4310"/>
            </w:tabs>
            <w:rPr>
              <w:noProof/>
              <w:sz w:val="22"/>
            </w:rPr>
          </w:pPr>
          <w:hyperlink w:anchor="_Toc461554868" w:history="1">
            <w:r w:rsidR="00162A62" w:rsidRPr="00E90867">
              <w:rPr>
                <w:rStyle w:val="Hyperlink"/>
                <w:noProof/>
              </w:rPr>
              <w:t>Badges</w:t>
            </w:r>
            <w:r w:rsidR="00162A62">
              <w:rPr>
                <w:noProof/>
                <w:webHidden/>
              </w:rPr>
              <w:tab/>
            </w:r>
            <w:r w:rsidR="00162A62">
              <w:rPr>
                <w:noProof/>
                <w:webHidden/>
              </w:rPr>
              <w:fldChar w:fldCharType="begin"/>
            </w:r>
            <w:r w:rsidR="00162A62">
              <w:rPr>
                <w:noProof/>
                <w:webHidden/>
              </w:rPr>
              <w:instrText xml:space="preserve"> PAGEREF _Toc461554868 \h </w:instrText>
            </w:r>
            <w:r w:rsidR="00162A62">
              <w:rPr>
                <w:noProof/>
                <w:webHidden/>
              </w:rPr>
            </w:r>
            <w:r w:rsidR="00162A62">
              <w:rPr>
                <w:noProof/>
                <w:webHidden/>
              </w:rPr>
              <w:fldChar w:fldCharType="separate"/>
            </w:r>
            <w:r w:rsidR="00162A62">
              <w:rPr>
                <w:noProof/>
                <w:webHidden/>
              </w:rPr>
              <w:t>35</w:t>
            </w:r>
            <w:r w:rsidR="00162A62">
              <w:rPr>
                <w:noProof/>
                <w:webHidden/>
              </w:rPr>
              <w:fldChar w:fldCharType="end"/>
            </w:r>
          </w:hyperlink>
        </w:p>
        <w:p w14:paraId="21F1373E" w14:textId="09A83D02" w:rsidR="00162A62" w:rsidRDefault="00756186">
          <w:pPr>
            <w:pStyle w:val="TOC3"/>
            <w:tabs>
              <w:tab w:val="right" w:leader="dot" w:pos="4310"/>
            </w:tabs>
            <w:rPr>
              <w:noProof/>
              <w:sz w:val="22"/>
            </w:rPr>
          </w:pPr>
          <w:hyperlink w:anchor="_Toc461554869" w:history="1">
            <w:r w:rsidR="00162A62" w:rsidRPr="00E90867">
              <w:rPr>
                <w:rStyle w:val="Hyperlink"/>
                <w:noProof/>
              </w:rPr>
              <w:t>Tabs</w:t>
            </w:r>
            <w:r w:rsidR="00162A62">
              <w:rPr>
                <w:noProof/>
                <w:webHidden/>
              </w:rPr>
              <w:tab/>
            </w:r>
            <w:r w:rsidR="00162A62">
              <w:rPr>
                <w:noProof/>
                <w:webHidden/>
              </w:rPr>
              <w:fldChar w:fldCharType="begin"/>
            </w:r>
            <w:r w:rsidR="00162A62">
              <w:rPr>
                <w:noProof/>
                <w:webHidden/>
              </w:rPr>
              <w:instrText xml:space="preserve"> PAGEREF _Toc461554869 \h </w:instrText>
            </w:r>
            <w:r w:rsidR="00162A62">
              <w:rPr>
                <w:noProof/>
                <w:webHidden/>
              </w:rPr>
            </w:r>
            <w:r w:rsidR="00162A62">
              <w:rPr>
                <w:noProof/>
                <w:webHidden/>
              </w:rPr>
              <w:fldChar w:fldCharType="separate"/>
            </w:r>
            <w:r w:rsidR="00162A62">
              <w:rPr>
                <w:noProof/>
                <w:webHidden/>
              </w:rPr>
              <w:t>35</w:t>
            </w:r>
            <w:r w:rsidR="00162A62">
              <w:rPr>
                <w:noProof/>
                <w:webHidden/>
              </w:rPr>
              <w:fldChar w:fldCharType="end"/>
            </w:r>
          </w:hyperlink>
        </w:p>
        <w:p w14:paraId="3DE0F780" w14:textId="3B3DCDF3" w:rsidR="00162A62" w:rsidRDefault="00756186">
          <w:pPr>
            <w:pStyle w:val="TOC3"/>
            <w:tabs>
              <w:tab w:val="right" w:leader="dot" w:pos="4310"/>
            </w:tabs>
            <w:rPr>
              <w:noProof/>
              <w:sz w:val="22"/>
            </w:rPr>
          </w:pPr>
          <w:hyperlink w:anchor="_Toc461554870" w:history="1">
            <w:r w:rsidR="00162A62" w:rsidRPr="00E90867">
              <w:rPr>
                <w:rStyle w:val="Hyperlink"/>
                <w:noProof/>
              </w:rPr>
              <w:t>Advertisement</w:t>
            </w:r>
            <w:r w:rsidR="00162A62">
              <w:rPr>
                <w:noProof/>
                <w:webHidden/>
              </w:rPr>
              <w:tab/>
            </w:r>
            <w:r w:rsidR="00162A62">
              <w:rPr>
                <w:noProof/>
                <w:webHidden/>
              </w:rPr>
              <w:fldChar w:fldCharType="begin"/>
            </w:r>
            <w:r w:rsidR="00162A62">
              <w:rPr>
                <w:noProof/>
                <w:webHidden/>
              </w:rPr>
              <w:instrText xml:space="preserve"> PAGEREF _Toc461554870 \h </w:instrText>
            </w:r>
            <w:r w:rsidR="00162A62">
              <w:rPr>
                <w:noProof/>
                <w:webHidden/>
              </w:rPr>
            </w:r>
            <w:r w:rsidR="00162A62">
              <w:rPr>
                <w:noProof/>
                <w:webHidden/>
              </w:rPr>
              <w:fldChar w:fldCharType="separate"/>
            </w:r>
            <w:r w:rsidR="00162A62">
              <w:rPr>
                <w:noProof/>
                <w:webHidden/>
              </w:rPr>
              <w:t>35</w:t>
            </w:r>
            <w:r w:rsidR="00162A62">
              <w:rPr>
                <w:noProof/>
                <w:webHidden/>
              </w:rPr>
              <w:fldChar w:fldCharType="end"/>
            </w:r>
          </w:hyperlink>
        </w:p>
        <w:p w14:paraId="7A83C941" w14:textId="0AE3B540" w:rsidR="00162A62" w:rsidRDefault="00756186">
          <w:pPr>
            <w:pStyle w:val="TOC3"/>
            <w:tabs>
              <w:tab w:val="right" w:leader="dot" w:pos="4310"/>
            </w:tabs>
            <w:rPr>
              <w:noProof/>
              <w:sz w:val="22"/>
            </w:rPr>
          </w:pPr>
          <w:hyperlink w:anchor="_Toc461554871" w:history="1">
            <w:r w:rsidR="00162A62" w:rsidRPr="00E90867">
              <w:rPr>
                <w:rStyle w:val="Hyperlink"/>
                <w:noProof/>
              </w:rPr>
              <w:t>Day of Event</w:t>
            </w:r>
            <w:r w:rsidR="00162A62">
              <w:rPr>
                <w:noProof/>
                <w:webHidden/>
              </w:rPr>
              <w:tab/>
            </w:r>
            <w:r w:rsidR="00162A62">
              <w:rPr>
                <w:noProof/>
                <w:webHidden/>
              </w:rPr>
              <w:fldChar w:fldCharType="begin"/>
            </w:r>
            <w:r w:rsidR="00162A62">
              <w:rPr>
                <w:noProof/>
                <w:webHidden/>
              </w:rPr>
              <w:instrText xml:space="preserve"> PAGEREF _Toc461554871 \h </w:instrText>
            </w:r>
            <w:r w:rsidR="00162A62">
              <w:rPr>
                <w:noProof/>
                <w:webHidden/>
              </w:rPr>
            </w:r>
            <w:r w:rsidR="00162A62">
              <w:rPr>
                <w:noProof/>
                <w:webHidden/>
              </w:rPr>
              <w:fldChar w:fldCharType="separate"/>
            </w:r>
            <w:r w:rsidR="00162A62">
              <w:rPr>
                <w:noProof/>
                <w:webHidden/>
              </w:rPr>
              <w:t>35</w:t>
            </w:r>
            <w:r w:rsidR="00162A62">
              <w:rPr>
                <w:noProof/>
                <w:webHidden/>
              </w:rPr>
              <w:fldChar w:fldCharType="end"/>
            </w:r>
          </w:hyperlink>
        </w:p>
        <w:p w14:paraId="2CCCC810" w14:textId="74DF9FE4" w:rsidR="00162A62" w:rsidRDefault="00756186" w:rsidP="00162A62">
          <w:pPr>
            <w:pStyle w:val="TOC2"/>
            <w:rPr>
              <w:sz w:val="22"/>
            </w:rPr>
          </w:pPr>
          <w:hyperlink w:anchor="_Toc461554872" w:history="1">
            <w:r w:rsidR="00162A62" w:rsidRPr="00E90867">
              <w:rPr>
                <w:rStyle w:val="Hyperlink"/>
              </w:rPr>
              <w:t>Rules</w:t>
            </w:r>
            <w:r w:rsidR="00162A62">
              <w:rPr>
                <w:webHidden/>
              </w:rPr>
              <w:tab/>
            </w:r>
            <w:r w:rsidR="00162A62">
              <w:rPr>
                <w:webHidden/>
              </w:rPr>
              <w:fldChar w:fldCharType="begin"/>
            </w:r>
            <w:r w:rsidR="00162A62">
              <w:rPr>
                <w:webHidden/>
              </w:rPr>
              <w:instrText xml:space="preserve"> PAGEREF _Toc461554872 \h </w:instrText>
            </w:r>
            <w:r w:rsidR="00162A62">
              <w:rPr>
                <w:webHidden/>
              </w:rPr>
            </w:r>
            <w:r w:rsidR="00162A62">
              <w:rPr>
                <w:webHidden/>
              </w:rPr>
              <w:fldChar w:fldCharType="separate"/>
            </w:r>
            <w:r w:rsidR="00162A62">
              <w:rPr>
                <w:webHidden/>
              </w:rPr>
              <w:t>35</w:t>
            </w:r>
            <w:r w:rsidR="00162A62">
              <w:rPr>
                <w:webHidden/>
              </w:rPr>
              <w:fldChar w:fldCharType="end"/>
            </w:r>
          </w:hyperlink>
        </w:p>
        <w:p w14:paraId="4723D49F" w14:textId="3606986F" w:rsidR="00162A62" w:rsidRDefault="00756186" w:rsidP="00162A62">
          <w:pPr>
            <w:pStyle w:val="TOC2"/>
            <w:rPr>
              <w:sz w:val="22"/>
            </w:rPr>
          </w:pPr>
          <w:hyperlink w:anchor="_Toc461554873" w:history="1">
            <w:r w:rsidR="00162A62" w:rsidRPr="00E90867">
              <w:rPr>
                <w:rStyle w:val="Hyperlink"/>
              </w:rPr>
              <w:t>Contracts</w:t>
            </w:r>
            <w:r w:rsidR="00162A62">
              <w:rPr>
                <w:webHidden/>
              </w:rPr>
              <w:tab/>
            </w:r>
            <w:r w:rsidR="00162A62">
              <w:rPr>
                <w:webHidden/>
              </w:rPr>
              <w:fldChar w:fldCharType="begin"/>
            </w:r>
            <w:r w:rsidR="00162A62">
              <w:rPr>
                <w:webHidden/>
              </w:rPr>
              <w:instrText xml:space="preserve"> PAGEREF _Toc461554873 \h </w:instrText>
            </w:r>
            <w:r w:rsidR="00162A62">
              <w:rPr>
                <w:webHidden/>
              </w:rPr>
            </w:r>
            <w:r w:rsidR="00162A62">
              <w:rPr>
                <w:webHidden/>
              </w:rPr>
              <w:fldChar w:fldCharType="separate"/>
            </w:r>
            <w:r w:rsidR="00162A62">
              <w:rPr>
                <w:webHidden/>
              </w:rPr>
              <w:t>36</w:t>
            </w:r>
            <w:r w:rsidR="00162A62">
              <w:rPr>
                <w:webHidden/>
              </w:rPr>
              <w:fldChar w:fldCharType="end"/>
            </w:r>
          </w:hyperlink>
        </w:p>
        <w:p w14:paraId="44A0A430" w14:textId="5C6278F0" w:rsidR="00162A62" w:rsidRDefault="00756186">
          <w:pPr>
            <w:pStyle w:val="TOC1"/>
            <w:rPr>
              <w:b w:val="0"/>
              <w:sz w:val="22"/>
            </w:rPr>
          </w:pPr>
          <w:hyperlink w:anchor="_Toc461554874" w:history="1">
            <w:r w:rsidR="00162A62" w:rsidRPr="00E90867">
              <w:rPr>
                <w:rStyle w:val="Hyperlink"/>
              </w:rPr>
              <w:t>Forms</w:t>
            </w:r>
            <w:r w:rsidR="00162A62">
              <w:rPr>
                <w:webHidden/>
              </w:rPr>
              <w:tab/>
            </w:r>
            <w:r w:rsidR="00162A62">
              <w:rPr>
                <w:webHidden/>
              </w:rPr>
              <w:fldChar w:fldCharType="begin"/>
            </w:r>
            <w:r w:rsidR="00162A62">
              <w:rPr>
                <w:webHidden/>
              </w:rPr>
              <w:instrText xml:space="preserve"> PAGEREF _Toc461554874 \h </w:instrText>
            </w:r>
            <w:r w:rsidR="00162A62">
              <w:rPr>
                <w:webHidden/>
              </w:rPr>
            </w:r>
            <w:r w:rsidR="00162A62">
              <w:rPr>
                <w:webHidden/>
              </w:rPr>
              <w:fldChar w:fldCharType="separate"/>
            </w:r>
            <w:r w:rsidR="00162A62">
              <w:rPr>
                <w:webHidden/>
              </w:rPr>
              <w:t>37</w:t>
            </w:r>
            <w:r w:rsidR="00162A62">
              <w:rPr>
                <w:webHidden/>
              </w:rPr>
              <w:fldChar w:fldCharType="end"/>
            </w:r>
          </w:hyperlink>
        </w:p>
        <w:p w14:paraId="61C7A9C4" w14:textId="75EE0355" w:rsidR="00162A62" w:rsidRDefault="00756186" w:rsidP="00162A62">
          <w:pPr>
            <w:pStyle w:val="TOC2"/>
            <w:rPr>
              <w:sz w:val="22"/>
            </w:rPr>
          </w:pPr>
          <w:hyperlink w:anchor="_Toc461554875" w:history="1">
            <w:r w:rsidR="00162A62" w:rsidRPr="00E90867">
              <w:rPr>
                <w:rStyle w:val="Hyperlink"/>
              </w:rPr>
              <w:t>Online</w:t>
            </w:r>
            <w:r w:rsidR="00162A62">
              <w:rPr>
                <w:webHidden/>
              </w:rPr>
              <w:tab/>
            </w:r>
            <w:r w:rsidR="00162A62">
              <w:rPr>
                <w:webHidden/>
              </w:rPr>
              <w:fldChar w:fldCharType="begin"/>
            </w:r>
            <w:r w:rsidR="00162A62">
              <w:rPr>
                <w:webHidden/>
              </w:rPr>
              <w:instrText xml:space="preserve"> PAGEREF _Toc461554875 \h </w:instrText>
            </w:r>
            <w:r w:rsidR="00162A62">
              <w:rPr>
                <w:webHidden/>
              </w:rPr>
            </w:r>
            <w:r w:rsidR="00162A62">
              <w:rPr>
                <w:webHidden/>
              </w:rPr>
              <w:fldChar w:fldCharType="separate"/>
            </w:r>
            <w:r w:rsidR="00162A62">
              <w:rPr>
                <w:webHidden/>
              </w:rPr>
              <w:t>37</w:t>
            </w:r>
            <w:r w:rsidR="00162A62">
              <w:rPr>
                <w:webHidden/>
              </w:rPr>
              <w:fldChar w:fldCharType="end"/>
            </w:r>
          </w:hyperlink>
        </w:p>
        <w:p w14:paraId="43C8A65C" w14:textId="329A0822" w:rsidR="00162A62" w:rsidRDefault="00756186">
          <w:pPr>
            <w:pStyle w:val="TOC3"/>
            <w:tabs>
              <w:tab w:val="right" w:leader="dot" w:pos="4310"/>
            </w:tabs>
            <w:rPr>
              <w:noProof/>
              <w:sz w:val="22"/>
            </w:rPr>
          </w:pPr>
          <w:hyperlink w:anchor="_Toc461554876" w:history="1">
            <w:r w:rsidR="00162A62" w:rsidRPr="00E90867">
              <w:rPr>
                <w:rStyle w:val="Hyperlink"/>
                <w:noProof/>
              </w:rPr>
              <w:t>Event Form</w:t>
            </w:r>
            <w:r w:rsidR="00162A62">
              <w:rPr>
                <w:noProof/>
                <w:webHidden/>
              </w:rPr>
              <w:tab/>
            </w:r>
            <w:r w:rsidR="00162A62">
              <w:rPr>
                <w:noProof/>
                <w:webHidden/>
              </w:rPr>
              <w:fldChar w:fldCharType="begin"/>
            </w:r>
            <w:r w:rsidR="00162A62">
              <w:rPr>
                <w:noProof/>
                <w:webHidden/>
              </w:rPr>
              <w:instrText xml:space="preserve"> PAGEREF _Toc461554876 \h </w:instrText>
            </w:r>
            <w:r w:rsidR="00162A62">
              <w:rPr>
                <w:noProof/>
                <w:webHidden/>
              </w:rPr>
            </w:r>
            <w:r w:rsidR="00162A62">
              <w:rPr>
                <w:noProof/>
                <w:webHidden/>
              </w:rPr>
              <w:fldChar w:fldCharType="separate"/>
            </w:r>
            <w:r w:rsidR="00162A62">
              <w:rPr>
                <w:noProof/>
                <w:webHidden/>
              </w:rPr>
              <w:t>37</w:t>
            </w:r>
            <w:r w:rsidR="00162A62">
              <w:rPr>
                <w:noProof/>
                <w:webHidden/>
              </w:rPr>
              <w:fldChar w:fldCharType="end"/>
            </w:r>
          </w:hyperlink>
        </w:p>
        <w:p w14:paraId="03A2EF51" w14:textId="083C1F3C" w:rsidR="00162A62" w:rsidRDefault="00756186">
          <w:pPr>
            <w:pStyle w:val="TOC3"/>
            <w:tabs>
              <w:tab w:val="right" w:leader="dot" w:pos="4310"/>
            </w:tabs>
            <w:rPr>
              <w:noProof/>
              <w:sz w:val="22"/>
            </w:rPr>
          </w:pPr>
          <w:hyperlink w:anchor="_Toc461554877" w:history="1">
            <w:r w:rsidR="00162A62" w:rsidRPr="00E90867">
              <w:rPr>
                <w:rStyle w:val="Hyperlink"/>
                <w:noProof/>
              </w:rPr>
              <w:t>Vendor Form</w:t>
            </w:r>
            <w:r w:rsidR="00162A62">
              <w:rPr>
                <w:noProof/>
                <w:webHidden/>
              </w:rPr>
              <w:tab/>
            </w:r>
            <w:r w:rsidR="00162A62">
              <w:rPr>
                <w:noProof/>
                <w:webHidden/>
              </w:rPr>
              <w:fldChar w:fldCharType="begin"/>
            </w:r>
            <w:r w:rsidR="00162A62">
              <w:rPr>
                <w:noProof/>
                <w:webHidden/>
              </w:rPr>
              <w:instrText xml:space="preserve"> PAGEREF _Toc461554877 \h </w:instrText>
            </w:r>
            <w:r w:rsidR="00162A62">
              <w:rPr>
                <w:noProof/>
                <w:webHidden/>
              </w:rPr>
            </w:r>
            <w:r w:rsidR="00162A62">
              <w:rPr>
                <w:noProof/>
                <w:webHidden/>
              </w:rPr>
              <w:fldChar w:fldCharType="separate"/>
            </w:r>
            <w:r w:rsidR="00162A62">
              <w:rPr>
                <w:noProof/>
                <w:webHidden/>
              </w:rPr>
              <w:t>37</w:t>
            </w:r>
            <w:r w:rsidR="00162A62">
              <w:rPr>
                <w:noProof/>
                <w:webHidden/>
              </w:rPr>
              <w:fldChar w:fldCharType="end"/>
            </w:r>
          </w:hyperlink>
        </w:p>
        <w:p w14:paraId="1CC3AC60" w14:textId="6A2312F5" w:rsidR="00162A62" w:rsidRDefault="00756186" w:rsidP="00162A62">
          <w:pPr>
            <w:pStyle w:val="TOC2"/>
            <w:rPr>
              <w:sz w:val="22"/>
            </w:rPr>
          </w:pPr>
          <w:hyperlink w:anchor="_Toc461554878" w:history="1">
            <w:r w:rsidR="00162A62" w:rsidRPr="00E90867">
              <w:rPr>
                <w:rStyle w:val="Hyperlink"/>
              </w:rPr>
              <w:t>Paper</w:t>
            </w:r>
            <w:r w:rsidR="00162A62">
              <w:rPr>
                <w:webHidden/>
              </w:rPr>
              <w:tab/>
            </w:r>
            <w:r w:rsidR="00162A62">
              <w:rPr>
                <w:webHidden/>
              </w:rPr>
              <w:fldChar w:fldCharType="begin"/>
            </w:r>
            <w:r w:rsidR="00162A62">
              <w:rPr>
                <w:webHidden/>
              </w:rPr>
              <w:instrText xml:space="preserve"> PAGEREF _Toc461554878 \h </w:instrText>
            </w:r>
            <w:r w:rsidR="00162A62">
              <w:rPr>
                <w:webHidden/>
              </w:rPr>
            </w:r>
            <w:r w:rsidR="00162A62">
              <w:rPr>
                <w:webHidden/>
              </w:rPr>
              <w:fldChar w:fldCharType="separate"/>
            </w:r>
            <w:r w:rsidR="00162A62">
              <w:rPr>
                <w:webHidden/>
              </w:rPr>
              <w:t>37</w:t>
            </w:r>
            <w:r w:rsidR="00162A62">
              <w:rPr>
                <w:webHidden/>
              </w:rPr>
              <w:fldChar w:fldCharType="end"/>
            </w:r>
          </w:hyperlink>
        </w:p>
        <w:p w14:paraId="19B8B053" w14:textId="2491D540" w:rsidR="00162A62" w:rsidRDefault="00756186">
          <w:pPr>
            <w:pStyle w:val="TOC3"/>
            <w:tabs>
              <w:tab w:val="right" w:leader="dot" w:pos="4310"/>
            </w:tabs>
            <w:rPr>
              <w:noProof/>
              <w:sz w:val="22"/>
            </w:rPr>
          </w:pPr>
          <w:hyperlink w:anchor="_Toc461554879" w:history="1">
            <w:r w:rsidR="00162A62" w:rsidRPr="00E90867">
              <w:rPr>
                <w:rStyle w:val="Hyperlink"/>
                <w:noProof/>
              </w:rPr>
              <w:t>Contracts</w:t>
            </w:r>
            <w:r w:rsidR="00162A62">
              <w:rPr>
                <w:noProof/>
                <w:webHidden/>
              </w:rPr>
              <w:tab/>
            </w:r>
            <w:r w:rsidR="00162A62">
              <w:rPr>
                <w:noProof/>
                <w:webHidden/>
              </w:rPr>
              <w:fldChar w:fldCharType="begin"/>
            </w:r>
            <w:r w:rsidR="00162A62">
              <w:rPr>
                <w:noProof/>
                <w:webHidden/>
              </w:rPr>
              <w:instrText xml:space="preserve"> PAGEREF _Toc461554879 \h </w:instrText>
            </w:r>
            <w:r w:rsidR="00162A62">
              <w:rPr>
                <w:noProof/>
                <w:webHidden/>
              </w:rPr>
            </w:r>
            <w:r w:rsidR="00162A62">
              <w:rPr>
                <w:noProof/>
                <w:webHidden/>
              </w:rPr>
              <w:fldChar w:fldCharType="separate"/>
            </w:r>
            <w:r w:rsidR="00162A62">
              <w:rPr>
                <w:noProof/>
                <w:webHidden/>
              </w:rPr>
              <w:t>37</w:t>
            </w:r>
            <w:r w:rsidR="00162A62">
              <w:rPr>
                <w:noProof/>
                <w:webHidden/>
              </w:rPr>
              <w:fldChar w:fldCharType="end"/>
            </w:r>
          </w:hyperlink>
        </w:p>
        <w:p w14:paraId="5D5124A3" w14:textId="6A0607C4" w:rsidR="00162A62" w:rsidRDefault="00756186">
          <w:pPr>
            <w:pStyle w:val="TOC3"/>
            <w:tabs>
              <w:tab w:val="right" w:leader="dot" w:pos="4310"/>
            </w:tabs>
            <w:rPr>
              <w:noProof/>
              <w:sz w:val="22"/>
            </w:rPr>
          </w:pPr>
          <w:hyperlink w:anchor="_Toc461554880" w:history="1">
            <w:r w:rsidR="00162A62" w:rsidRPr="00E90867">
              <w:rPr>
                <w:rStyle w:val="Hyperlink"/>
                <w:noProof/>
              </w:rPr>
              <w:t>Dakota Prairie Playhouse</w:t>
            </w:r>
            <w:r w:rsidR="00162A62">
              <w:rPr>
                <w:noProof/>
                <w:webHidden/>
              </w:rPr>
              <w:tab/>
            </w:r>
            <w:r w:rsidR="00162A62">
              <w:rPr>
                <w:noProof/>
                <w:webHidden/>
              </w:rPr>
              <w:fldChar w:fldCharType="begin"/>
            </w:r>
            <w:r w:rsidR="00162A62">
              <w:rPr>
                <w:noProof/>
                <w:webHidden/>
              </w:rPr>
              <w:instrText xml:space="preserve"> PAGEREF _Toc461554880 \h </w:instrText>
            </w:r>
            <w:r w:rsidR="00162A62">
              <w:rPr>
                <w:noProof/>
                <w:webHidden/>
              </w:rPr>
            </w:r>
            <w:r w:rsidR="00162A62">
              <w:rPr>
                <w:noProof/>
                <w:webHidden/>
              </w:rPr>
              <w:fldChar w:fldCharType="separate"/>
            </w:r>
            <w:r w:rsidR="00162A62">
              <w:rPr>
                <w:noProof/>
                <w:webHidden/>
              </w:rPr>
              <w:t>37</w:t>
            </w:r>
            <w:r w:rsidR="00162A62">
              <w:rPr>
                <w:noProof/>
                <w:webHidden/>
              </w:rPr>
              <w:fldChar w:fldCharType="end"/>
            </w:r>
          </w:hyperlink>
        </w:p>
        <w:p w14:paraId="0CF75BCE" w14:textId="6F202326" w:rsidR="00162A62" w:rsidRDefault="00756186">
          <w:pPr>
            <w:pStyle w:val="TOC1"/>
            <w:rPr>
              <w:b w:val="0"/>
              <w:sz w:val="22"/>
            </w:rPr>
          </w:pPr>
          <w:hyperlink w:anchor="_Toc461554881" w:history="1">
            <w:r w:rsidR="00162A62" w:rsidRPr="00E90867">
              <w:rPr>
                <w:rStyle w:val="Hyperlink"/>
              </w:rPr>
              <w:t>Clubs</w:t>
            </w:r>
            <w:r w:rsidR="00162A62">
              <w:rPr>
                <w:webHidden/>
              </w:rPr>
              <w:tab/>
            </w:r>
            <w:r w:rsidR="00162A62">
              <w:rPr>
                <w:webHidden/>
              </w:rPr>
              <w:fldChar w:fldCharType="begin"/>
            </w:r>
            <w:r w:rsidR="00162A62">
              <w:rPr>
                <w:webHidden/>
              </w:rPr>
              <w:instrText xml:space="preserve"> PAGEREF _Toc461554881 \h </w:instrText>
            </w:r>
            <w:r w:rsidR="00162A62">
              <w:rPr>
                <w:webHidden/>
              </w:rPr>
            </w:r>
            <w:r w:rsidR="00162A62">
              <w:rPr>
                <w:webHidden/>
              </w:rPr>
              <w:fldChar w:fldCharType="separate"/>
            </w:r>
            <w:r w:rsidR="00162A62">
              <w:rPr>
                <w:webHidden/>
              </w:rPr>
              <w:t>38</w:t>
            </w:r>
            <w:r w:rsidR="00162A62">
              <w:rPr>
                <w:webHidden/>
              </w:rPr>
              <w:fldChar w:fldCharType="end"/>
            </w:r>
          </w:hyperlink>
        </w:p>
        <w:p w14:paraId="0889B878" w14:textId="17DA8CFE" w:rsidR="00162A62" w:rsidRDefault="00756186" w:rsidP="00162A62">
          <w:pPr>
            <w:pStyle w:val="TOC2"/>
            <w:rPr>
              <w:sz w:val="22"/>
            </w:rPr>
          </w:pPr>
          <w:hyperlink w:anchor="_Toc461554882" w:history="1">
            <w:r w:rsidR="00162A62" w:rsidRPr="00E90867">
              <w:rPr>
                <w:rStyle w:val="Hyperlink"/>
              </w:rPr>
              <w:t>Gaming Club</w:t>
            </w:r>
            <w:r w:rsidR="00162A62">
              <w:rPr>
                <w:webHidden/>
              </w:rPr>
              <w:tab/>
            </w:r>
            <w:r w:rsidR="00162A62">
              <w:rPr>
                <w:webHidden/>
              </w:rPr>
              <w:fldChar w:fldCharType="begin"/>
            </w:r>
            <w:r w:rsidR="00162A62">
              <w:rPr>
                <w:webHidden/>
              </w:rPr>
              <w:instrText xml:space="preserve"> PAGEREF _Toc461554882 \h </w:instrText>
            </w:r>
            <w:r w:rsidR="00162A62">
              <w:rPr>
                <w:webHidden/>
              </w:rPr>
            </w:r>
            <w:r w:rsidR="00162A62">
              <w:rPr>
                <w:webHidden/>
              </w:rPr>
              <w:fldChar w:fldCharType="separate"/>
            </w:r>
            <w:r w:rsidR="00162A62">
              <w:rPr>
                <w:webHidden/>
              </w:rPr>
              <w:t>38</w:t>
            </w:r>
            <w:r w:rsidR="00162A62">
              <w:rPr>
                <w:webHidden/>
              </w:rPr>
              <w:fldChar w:fldCharType="end"/>
            </w:r>
          </w:hyperlink>
        </w:p>
        <w:p w14:paraId="267683C6" w14:textId="4C198849" w:rsidR="00162A62" w:rsidRDefault="00756186" w:rsidP="00162A62">
          <w:pPr>
            <w:pStyle w:val="TOC2"/>
            <w:rPr>
              <w:sz w:val="22"/>
            </w:rPr>
          </w:pPr>
          <w:hyperlink w:anchor="_Toc461554883" w:history="1">
            <w:r w:rsidR="00162A62" w:rsidRPr="00E90867">
              <w:rPr>
                <w:rStyle w:val="Hyperlink"/>
              </w:rPr>
              <w:t>Anime Club</w:t>
            </w:r>
            <w:r w:rsidR="00162A62">
              <w:rPr>
                <w:webHidden/>
              </w:rPr>
              <w:tab/>
            </w:r>
            <w:r w:rsidR="00162A62">
              <w:rPr>
                <w:webHidden/>
              </w:rPr>
              <w:fldChar w:fldCharType="begin"/>
            </w:r>
            <w:r w:rsidR="00162A62">
              <w:rPr>
                <w:webHidden/>
              </w:rPr>
              <w:instrText xml:space="preserve"> PAGEREF _Toc461554883 \h </w:instrText>
            </w:r>
            <w:r w:rsidR="00162A62">
              <w:rPr>
                <w:webHidden/>
              </w:rPr>
            </w:r>
            <w:r w:rsidR="00162A62">
              <w:rPr>
                <w:webHidden/>
              </w:rPr>
              <w:fldChar w:fldCharType="separate"/>
            </w:r>
            <w:r w:rsidR="00162A62">
              <w:rPr>
                <w:webHidden/>
              </w:rPr>
              <w:t>38</w:t>
            </w:r>
            <w:r w:rsidR="00162A62">
              <w:rPr>
                <w:webHidden/>
              </w:rPr>
              <w:fldChar w:fldCharType="end"/>
            </w:r>
          </w:hyperlink>
        </w:p>
        <w:p w14:paraId="2BAA14E7" w14:textId="29493D16" w:rsidR="00162A62" w:rsidRDefault="00756186" w:rsidP="00162A62">
          <w:pPr>
            <w:pStyle w:val="TOC2"/>
            <w:rPr>
              <w:sz w:val="22"/>
            </w:rPr>
          </w:pPr>
          <w:hyperlink w:anchor="_Toc461554884" w:history="1">
            <w:r w:rsidR="00162A62" w:rsidRPr="00E90867">
              <w:rPr>
                <w:rStyle w:val="Hyperlink"/>
              </w:rPr>
              <w:t>Photography Club</w:t>
            </w:r>
            <w:r w:rsidR="00162A62">
              <w:rPr>
                <w:webHidden/>
              </w:rPr>
              <w:tab/>
            </w:r>
            <w:r w:rsidR="00162A62">
              <w:rPr>
                <w:webHidden/>
              </w:rPr>
              <w:fldChar w:fldCharType="begin"/>
            </w:r>
            <w:r w:rsidR="00162A62">
              <w:rPr>
                <w:webHidden/>
              </w:rPr>
              <w:instrText xml:space="preserve"> PAGEREF _Toc461554884 \h </w:instrText>
            </w:r>
            <w:r w:rsidR="00162A62">
              <w:rPr>
                <w:webHidden/>
              </w:rPr>
            </w:r>
            <w:r w:rsidR="00162A62">
              <w:rPr>
                <w:webHidden/>
              </w:rPr>
              <w:fldChar w:fldCharType="separate"/>
            </w:r>
            <w:r w:rsidR="00162A62">
              <w:rPr>
                <w:webHidden/>
              </w:rPr>
              <w:t>38</w:t>
            </w:r>
            <w:r w:rsidR="00162A62">
              <w:rPr>
                <w:webHidden/>
              </w:rPr>
              <w:fldChar w:fldCharType="end"/>
            </w:r>
          </w:hyperlink>
        </w:p>
        <w:p w14:paraId="36F0B0D1" w14:textId="14252875" w:rsidR="00162A62" w:rsidRDefault="00756186">
          <w:pPr>
            <w:pStyle w:val="TOC1"/>
            <w:rPr>
              <w:b w:val="0"/>
              <w:sz w:val="22"/>
            </w:rPr>
          </w:pPr>
          <w:hyperlink w:anchor="_Toc461554885" w:history="1">
            <w:r w:rsidR="00162A62" w:rsidRPr="00E90867">
              <w:rPr>
                <w:rStyle w:val="Hyperlink"/>
              </w:rPr>
              <w:t>Events</w:t>
            </w:r>
            <w:r w:rsidR="00162A62">
              <w:rPr>
                <w:webHidden/>
              </w:rPr>
              <w:tab/>
            </w:r>
            <w:r w:rsidR="00162A62">
              <w:rPr>
                <w:webHidden/>
              </w:rPr>
              <w:fldChar w:fldCharType="begin"/>
            </w:r>
            <w:r w:rsidR="00162A62">
              <w:rPr>
                <w:webHidden/>
              </w:rPr>
              <w:instrText xml:space="preserve"> PAGEREF _Toc461554885 \h </w:instrText>
            </w:r>
            <w:r w:rsidR="00162A62">
              <w:rPr>
                <w:webHidden/>
              </w:rPr>
            </w:r>
            <w:r w:rsidR="00162A62">
              <w:rPr>
                <w:webHidden/>
              </w:rPr>
              <w:fldChar w:fldCharType="separate"/>
            </w:r>
            <w:r w:rsidR="00162A62">
              <w:rPr>
                <w:webHidden/>
              </w:rPr>
              <w:t>39</w:t>
            </w:r>
            <w:r w:rsidR="00162A62">
              <w:rPr>
                <w:webHidden/>
              </w:rPr>
              <w:fldChar w:fldCharType="end"/>
            </w:r>
          </w:hyperlink>
        </w:p>
        <w:p w14:paraId="4ABC2608" w14:textId="0D95C277" w:rsidR="00162A62" w:rsidRDefault="00756186" w:rsidP="00162A62">
          <w:pPr>
            <w:pStyle w:val="TOC2"/>
            <w:rPr>
              <w:sz w:val="22"/>
            </w:rPr>
          </w:pPr>
          <w:hyperlink w:anchor="_Toc461554886" w:history="1">
            <w:r w:rsidR="00162A62" w:rsidRPr="00E90867">
              <w:rPr>
                <w:rStyle w:val="Hyperlink"/>
              </w:rPr>
              <w:t>Submission Form</w:t>
            </w:r>
            <w:r w:rsidR="00162A62">
              <w:rPr>
                <w:webHidden/>
              </w:rPr>
              <w:tab/>
            </w:r>
            <w:r w:rsidR="00162A62">
              <w:rPr>
                <w:webHidden/>
              </w:rPr>
              <w:fldChar w:fldCharType="begin"/>
            </w:r>
            <w:r w:rsidR="00162A62">
              <w:rPr>
                <w:webHidden/>
              </w:rPr>
              <w:instrText xml:space="preserve"> PAGEREF _Toc461554886 \h </w:instrText>
            </w:r>
            <w:r w:rsidR="00162A62">
              <w:rPr>
                <w:webHidden/>
              </w:rPr>
            </w:r>
            <w:r w:rsidR="00162A62">
              <w:rPr>
                <w:webHidden/>
              </w:rPr>
              <w:fldChar w:fldCharType="separate"/>
            </w:r>
            <w:r w:rsidR="00162A62">
              <w:rPr>
                <w:webHidden/>
              </w:rPr>
              <w:t>39</w:t>
            </w:r>
            <w:r w:rsidR="00162A62">
              <w:rPr>
                <w:webHidden/>
              </w:rPr>
              <w:fldChar w:fldCharType="end"/>
            </w:r>
          </w:hyperlink>
        </w:p>
        <w:p w14:paraId="2F0BCE29" w14:textId="36397BF0" w:rsidR="00162A62" w:rsidRDefault="00756186" w:rsidP="00162A62">
          <w:pPr>
            <w:pStyle w:val="TOC2"/>
            <w:rPr>
              <w:sz w:val="22"/>
            </w:rPr>
          </w:pPr>
          <w:hyperlink w:anchor="_Toc461554887" w:history="1">
            <w:r w:rsidR="00162A62" w:rsidRPr="00E90867">
              <w:rPr>
                <w:rStyle w:val="Hyperlink"/>
              </w:rPr>
              <w:t>Website Integration</w:t>
            </w:r>
            <w:r w:rsidR="00162A62">
              <w:rPr>
                <w:webHidden/>
              </w:rPr>
              <w:tab/>
            </w:r>
            <w:r w:rsidR="00162A62">
              <w:rPr>
                <w:webHidden/>
              </w:rPr>
              <w:fldChar w:fldCharType="begin"/>
            </w:r>
            <w:r w:rsidR="00162A62">
              <w:rPr>
                <w:webHidden/>
              </w:rPr>
              <w:instrText xml:space="preserve"> PAGEREF _Toc461554887 \h </w:instrText>
            </w:r>
            <w:r w:rsidR="00162A62">
              <w:rPr>
                <w:webHidden/>
              </w:rPr>
            </w:r>
            <w:r w:rsidR="00162A62">
              <w:rPr>
                <w:webHidden/>
              </w:rPr>
              <w:fldChar w:fldCharType="separate"/>
            </w:r>
            <w:r w:rsidR="00162A62">
              <w:rPr>
                <w:webHidden/>
              </w:rPr>
              <w:t>39</w:t>
            </w:r>
            <w:r w:rsidR="00162A62">
              <w:rPr>
                <w:webHidden/>
              </w:rPr>
              <w:fldChar w:fldCharType="end"/>
            </w:r>
          </w:hyperlink>
        </w:p>
        <w:p w14:paraId="72F0B8C8" w14:textId="260F8791" w:rsidR="00162A62" w:rsidRDefault="00756186" w:rsidP="00162A62">
          <w:pPr>
            <w:pStyle w:val="TOC2"/>
            <w:rPr>
              <w:sz w:val="22"/>
            </w:rPr>
          </w:pPr>
          <w:hyperlink w:anchor="_Toc461554888" w:history="1">
            <w:r w:rsidR="00162A62" w:rsidRPr="00E90867">
              <w:rPr>
                <w:rStyle w:val="Hyperlink"/>
              </w:rPr>
              <w:t>Sched.org</w:t>
            </w:r>
            <w:r w:rsidR="00162A62">
              <w:rPr>
                <w:webHidden/>
              </w:rPr>
              <w:tab/>
            </w:r>
            <w:r w:rsidR="00162A62">
              <w:rPr>
                <w:webHidden/>
              </w:rPr>
              <w:fldChar w:fldCharType="begin"/>
            </w:r>
            <w:r w:rsidR="00162A62">
              <w:rPr>
                <w:webHidden/>
              </w:rPr>
              <w:instrText xml:space="preserve"> PAGEREF _Toc461554888 \h </w:instrText>
            </w:r>
            <w:r w:rsidR="00162A62">
              <w:rPr>
                <w:webHidden/>
              </w:rPr>
            </w:r>
            <w:r w:rsidR="00162A62">
              <w:rPr>
                <w:webHidden/>
              </w:rPr>
              <w:fldChar w:fldCharType="separate"/>
            </w:r>
            <w:r w:rsidR="00162A62">
              <w:rPr>
                <w:webHidden/>
              </w:rPr>
              <w:t>39</w:t>
            </w:r>
            <w:r w:rsidR="00162A62">
              <w:rPr>
                <w:webHidden/>
              </w:rPr>
              <w:fldChar w:fldCharType="end"/>
            </w:r>
          </w:hyperlink>
        </w:p>
        <w:p w14:paraId="17EDD236" w14:textId="5963F9F9" w:rsidR="00162A62" w:rsidRDefault="00756186">
          <w:pPr>
            <w:pStyle w:val="TOC1"/>
            <w:rPr>
              <w:b w:val="0"/>
              <w:sz w:val="22"/>
            </w:rPr>
          </w:pPr>
          <w:hyperlink w:anchor="_Toc461554889" w:history="1">
            <w:r w:rsidR="00162A62" w:rsidRPr="00E90867">
              <w:rPr>
                <w:rStyle w:val="Hyperlink"/>
              </w:rPr>
              <w:t>Nanoman</w:t>
            </w:r>
            <w:r w:rsidR="00162A62">
              <w:rPr>
                <w:webHidden/>
              </w:rPr>
              <w:tab/>
            </w:r>
            <w:r w:rsidR="00162A62">
              <w:rPr>
                <w:webHidden/>
              </w:rPr>
              <w:fldChar w:fldCharType="begin"/>
            </w:r>
            <w:r w:rsidR="00162A62">
              <w:rPr>
                <w:webHidden/>
              </w:rPr>
              <w:instrText xml:space="preserve"> PAGEREF _Toc461554889 \h </w:instrText>
            </w:r>
            <w:r w:rsidR="00162A62">
              <w:rPr>
                <w:webHidden/>
              </w:rPr>
            </w:r>
            <w:r w:rsidR="00162A62">
              <w:rPr>
                <w:webHidden/>
              </w:rPr>
              <w:fldChar w:fldCharType="separate"/>
            </w:r>
            <w:r w:rsidR="00162A62">
              <w:rPr>
                <w:webHidden/>
              </w:rPr>
              <w:t>40</w:t>
            </w:r>
            <w:r w:rsidR="00162A62">
              <w:rPr>
                <w:webHidden/>
              </w:rPr>
              <w:fldChar w:fldCharType="end"/>
            </w:r>
          </w:hyperlink>
        </w:p>
        <w:p w14:paraId="19A61758" w14:textId="3CB1B3D0" w:rsidR="00162A62" w:rsidRDefault="00756186" w:rsidP="00162A62">
          <w:pPr>
            <w:pStyle w:val="TOC2"/>
            <w:rPr>
              <w:sz w:val="22"/>
            </w:rPr>
          </w:pPr>
          <w:hyperlink w:anchor="_Toc461554890" w:history="1">
            <w:r w:rsidR="00162A62" w:rsidRPr="00E90867">
              <w:rPr>
                <w:rStyle w:val="Hyperlink"/>
              </w:rPr>
              <w:t>Nanoman 1.0</w:t>
            </w:r>
            <w:r w:rsidR="00162A62">
              <w:rPr>
                <w:webHidden/>
              </w:rPr>
              <w:tab/>
            </w:r>
            <w:r w:rsidR="00162A62">
              <w:rPr>
                <w:webHidden/>
              </w:rPr>
              <w:fldChar w:fldCharType="begin"/>
            </w:r>
            <w:r w:rsidR="00162A62">
              <w:rPr>
                <w:webHidden/>
              </w:rPr>
              <w:instrText xml:space="preserve"> PAGEREF _Toc461554890 \h </w:instrText>
            </w:r>
            <w:r w:rsidR="00162A62">
              <w:rPr>
                <w:webHidden/>
              </w:rPr>
            </w:r>
            <w:r w:rsidR="00162A62">
              <w:rPr>
                <w:webHidden/>
              </w:rPr>
              <w:fldChar w:fldCharType="separate"/>
            </w:r>
            <w:r w:rsidR="00162A62">
              <w:rPr>
                <w:webHidden/>
              </w:rPr>
              <w:t>40</w:t>
            </w:r>
            <w:r w:rsidR="00162A62">
              <w:rPr>
                <w:webHidden/>
              </w:rPr>
              <w:fldChar w:fldCharType="end"/>
            </w:r>
          </w:hyperlink>
        </w:p>
        <w:p w14:paraId="13DA4784" w14:textId="45C21424" w:rsidR="00162A62" w:rsidRDefault="00756186" w:rsidP="00162A62">
          <w:pPr>
            <w:pStyle w:val="TOC2"/>
            <w:rPr>
              <w:sz w:val="22"/>
            </w:rPr>
          </w:pPr>
          <w:hyperlink w:anchor="_Toc461554891" w:history="1">
            <w:r w:rsidR="00162A62" w:rsidRPr="00E90867">
              <w:rPr>
                <w:rStyle w:val="Hyperlink"/>
              </w:rPr>
              <w:t>Image</w:t>
            </w:r>
            <w:r w:rsidR="00162A62">
              <w:rPr>
                <w:webHidden/>
              </w:rPr>
              <w:tab/>
            </w:r>
            <w:r w:rsidR="00162A62">
              <w:rPr>
                <w:webHidden/>
              </w:rPr>
              <w:fldChar w:fldCharType="begin"/>
            </w:r>
            <w:r w:rsidR="00162A62">
              <w:rPr>
                <w:webHidden/>
              </w:rPr>
              <w:instrText xml:space="preserve"> PAGEREF _Toc461554891 \h </w:instrText>
            </w:r>
            <w:r w:rsidR="00162A62">
              <w:rPr>
                <w:webHidden/>
              </w:rPr>
            </w:r>
            <w:r w:rsidR="00162A62">
              <w:rPr>
                <w:webHidden/>
              </w:rPr>
              <w:fldChar w:fldCharType="separate"/>
            </w:r>
            <w:r w:rsidR="00162A62">
              <w:rPr>
                <w:webHidden/>
              </w:rPr>
              <w:t>40</w:t>
            </w:r>
            <w:r w:rsidR="00162A62">
              <w:rPr>
                <w:webHidden/>
              </w:rPr>
              <w:fldChar w:fldCharType="end"/>
            </w:r>
          </w:hyperlink>
        </w:p>
        <w:p w14:paraId="37F63D70" w14:textId="3466E572" w:rsidR="00162A62" w:rsidRDefault="00756186" w:rsidP="00162A62">
          <w:pPr>
            <w:pStyle w:val="TOC2"/>
            <w:rPr>
              <w:sz w:val="22"/>
            </w:rPr>
          </w:pPr>
          <w:hyperlink w:anchor="_Toc461554892" w:history="1">
            <w:r w:rsidR="00162A62" w:rsidRPr="00E90867">
              <w:rPr>
                <w:rStyle w:val="Hyperlink"/>
              </w:rPr>
              <w:t>Background Information</w:t>
            </w:r>
            <w:r w:rsidR="00162A62">
              <w:rPr>
                <w:webHidden/>
              </w:rPr>
              <w:tab/>
            </w:r>
            <w:r w:rsidR="00162A62">
              <w:rPr>
                <w:webHidden/>
              </w:rPr>
              <w:fldChar w:fldCharType="begin"/>
            </w:r>
            <w:r w:rsidR="00162A62">
              <w:rPr>
                <w:webHidden/>
              </w:rPr>
              <w:instrText xml:space="preserve"> PAGEREF _Toc461554892 \h </w:instrText>
            </w:r>
            <w:r w:rsidR="00162A62">
              <w:rPr>
                <w:webHidden/>
              </w:rPr>
            </w:r>
            <w:r w:rsidR="00162A62">
              <w:rPr>
                <w:webHidden/>
              </w:rPr>
              <w:fldChar w:fldCharType="separate"/>
            </w:r>
            <w:r w:rsidR="00162A62">
              <w:rPr>
                <w:webHidden/>
              </w:rPr>
              <w:t>40</w:t>
            </w:r>
            <w:r w:rsidR="00162A62">
              <w:rPr>
                <w:webHidden/>
              </w:rPr>
              <w:fldChar w:fldCharType="end"/>
            </w:r>
          </w:hyperlink>
        </w:p>
        <w:p w14:paraId="7C9FCB26" w14:textId="0B300719" w:rsidR="00162A62" w:rsidRDefault="00756186">
          <w:pPr>
            <w:pStyle w:val="TOC3"/>
            <w:tabs>
              <w:tab w:val="right" w:leader="dot" w:pos="4310"/>
            </w:tabs>
            <w:rPr>
              <w:noProof/>
              <w:sz w:val="22"/>
            </w:rPr>
          </w:pPr>
          <w:hyperlink w:anchor="_Toc461554893" w:history="1">
            <w:r w:rsidR="00162A62" w:rsidRPr="00E90867">
              <w:rPr>
                <w:rStyle w:val="Hyperlink"/>
                <w:noProof/>
              </w:rPr>
              <w:t>Creator</w:t>
            </w:r>
            <w:r w:rsidR="00162A62">
              <w:rPr>
                <w:noProof/>
                <w:webHidden/>
              </w:rPr>
              <w:tab/>
            </w:r>
            <w:r w:rsidR="00162A62">
              <w:rPr>
                <w:noProof/>
                <w:webHidden/>
              </w:rPr>
              <w:fldChar w:fldCharType="begin"/>
            </w:r>
            <w:r w:rsidR="00162A62">
              <w:rPr>
                <w:noProof/>
                <w:webHidden/>
              </w:rPr>
              <w:instrText xml:space="preserve"> PAGEREF _Toc461554893 \h </w:instrText>
            </w:r>
            <w:r w:rsidR="00162A62">
              <w:rPr>
                <w:noProof/>
                <w:webHidden/>
              </w:rPr>
            </w:r>
            <w:r w:rsidR="00162A62">
              <w:rPr>
                <w:noProof/>
                <w:webHidden/>
              </w:rPr>
              <w:fldChar w:fldCharType="separate"/>
            </w:r>
            <w:r w:rsidR="00162A62">
              <w:rPr>
                <w:noProof/>
                <w:webHidden/>
              </w:rPr>
              <w:t>40</w:t>
            </w:r>
            <w:r w:rsidR="00162A62">
              <w:rPr>
                <w:noProof/>
                <w:webHidden/>
              </w:rPr>
              <w:fldChar w:fldCharType="end"/>
            </w:r>
          </w:hyperlink>
        </w:p>
        <w:p w14:paraId="19416C5D" w14:textId="3F64ACD3" w:rsidR="00162A62" w:rsidRDefault="00756186">
          <w:pPr>
            <w:pStyle w:val="TOC3"/>
            <w:tabs>
              <w:tab w:val="right" w:leader="dot" w:pos="4310"/>
            </w:tabs>
            <w:rPr>
              <w:noProof/>
              <w:sz w:val="22"/>
            </w:rPr>
          </w:pPr>
          <w:hyperlink w:anchor="_Toc461554894" w:history="1">
            <w:r w:rsidR="00162A62" w:rsidRPr="00E90867">
              <w:rPr>
                <w:rStyle w:val="Hyperlink"/>
                <w:noProof/>
              </w:rPr>
              <w:t>Date of Creation</w:t>
            </w:r>
            <w:r w:rsidR="00162A62">
              <w:rPr>
                <w:noProof/>
                <w:webHidden/>
              </w:rPr>
              <w:tab/>
            </w:r>
            <w:r w:rsidR="00162A62">
              <w:rPr>
                <w:noProof/>
                <w:webHidden/>
              </w:rPr>
              <w:fldChar w:fldCharType="begin"/>
            </w:r>
            <w:r w:rsidR="00162A62">
              <w:rPr>
                <w:noProof/>
                <w:webHidden/>
              </w:rPr>
              <w:instrText xml:space="preserve"> PAGEREF _Toc461554894 \h </w:instrText>
            </w:r>
            <w:r w:rsidR="00162A62">
              <w:rPr>
                <w:noProof/>
                <w:webHidden/>
              </w:rPr>
            </w:r>
            <w:r w:rsidR="00162A62">
              <w:rPr>
                <w:noProof/>
                <w:webHidden/>
              </w:rPr>
              <w:fldChar w:fldCharType="separate"/>
            </w:r>
            <w:r w:rsidR="00162A62">
              <w:rPr>
                <w:noProof/>
                <w:webHidden/>
              </w:rPr>
              <w:t>40</w:t>
            </w:r>
            <w:r w:rsidR="00162A62">
              <w:rPr>
                <w:noProof/>
                <w:webHidden/>
              </w:rPr>
              <w:fldChar w:fldCharType="end"/>
            </w:r>
          </w:hyperlink>
        </w:p>
        <w:p w14:paraId="7DE6F37D" w14:textId="00B4E7E2" w:rsidR="00162A62" w:rsidRDefault="00756186">
          <w:pPr>
            <w:pStyle w:val="TOC3"/>
            <w:tabs>
              <w:tab w:val="right" w:leader="dot" w:pos="4310"/>
            </w:tabs>
            <w:rPr>
              <w:noProof/>
              <w:sz w:val="22"/>
            </w:rPr>
          </w:pPr>
          <w:hyperlink w:anchor="_Toc461554895" w:history="1">
            <w:r w:rsidR="00162A62" w:rsidRPr="00E90867">
              <w:rPr>
                <w:rStyle w:val="Hyperlink"/>
                <w:noProof/>
              </w:rPr>
              <w:t>Copy Right Info</w:t>
            </w:r>
            <w:r w:rsidR="00162A62">
              <w:rPr>
                <w:noProof/>
                <w:webHidden/>
              </w:rPr>
              <w:tab/>
            </w:r>
            <w:r w:rsidR="00162A62">
              <w:rPr>
                <w:noProof/>
                <w:webHidden/>
              </w:rPr>
              <w:fldChar w:fldCharType="begin"/>
            </w:r>
            <w:r w:rsidR="00162A62">
              <w:rPr>
                <w:noProof/>
                <w:webHidden/>
              </w:rPr>
              <w:instrText xml:space="preserve"> PAGEREF _Toc461554895 \h </w:instrText>
            </w:r>
            <w:r w:rsidR="00162A62">
              <w:rPr>
                <w:noProof/>
                <w:webHidden/>
              </w:rPr>
            </w:r>
            <w:r w:rsidR="00162A62">
              <w:rPr>
                <w:noProof/>
                <w:webHidden/>
              </w:rPr>
              <w:fldChar w:fldCharType="separate"/>
            </w:r>
            <w:r w:rsidR="00162A62">
              <w:rPr>
                <w:noProof/>
                <w:webHidden/>
              </w:rPr>
              <w:t>40</w:t>
            </w:r>
            <w:r w:rsidR="00162A62">
              <w:rPr>
                <w:noProof/>
                <w:webHidden/>
              </w:rPr>
              <w:fldChar w:fldCharType="end"/>
            </w:r>
          </w:hyperlink>
        </w:p>
        <w:p w14:paraId="2017FC19" w14:textId="368AA804" w:rsidR="00162A62" w:rsidRDefault="00756186" w:rsidP="00162A62">
          <w:pPr>
            <w:pStyle w:val="TOC2"/>
            <w:rPr>
              <w:sz w:val="22"/>
            </w:rPr>
          </w:pPr>
          <w:hyperlink w:anchor="_Toc461554896" w:history="1">
            <w:r w:rsidR="00162A62" w:rsidRPr="00E90867">
              <w:rPr>
                <w:rStyle w:val="Hyperlink"/>
              </w:rPr>
              <w:t>Tag Line?</w:t>
            </w:r>
            <w:r w:rsidR="00162A62">
              <w:rPr>
                <w:webHidden/>
              </w:rPr>
              <w:tab/>
            </w:r>
            <w:r w:rsidR="00162A62">
              <w:rPr>
                <w:webHidden/>
              </w:rPr>
              <w:fldChar w:fldCharType="begin"/>
            </w:r>
            <w:r w:rsidR="00162A62">
              <w:rPr>
                <w:webHidden/>
              </w:rPr>
              <w:instrText xml:space="preserve"> PAGEREF _Toc461554896 \h </w:instrText>
            </w:r>
            <w:r w:rsidR="00162A62">
              <w:rPr>
                <w:webHidden/>
              </w:rPr>
            </w:r>
            <w:r w:rsidR="00162A62">
              <w:rPr>
                <w:webHidden/>
              </w:rPr>
              <w:fldChar w:fldCharType="separate"/>
            </w:r>
            <w:r w:rsidR="00162A62">
              <w:rPr>
                <w:webHidden/>
              </w:rPr>
              <w:t>40</w:t>
            </w:r>
            <w:r w:rsidR="00162A62">
              <w:rPr>
                <w:webHidden/>
              </w:rPr>
              <w:fldChar w:fldCharType="end"/>
            </w:r>
          </w:hyperlink>
        </w:p>
        <w:p w14:paraId="532EFDF5" w14:textId="727060D7" w:rsidR="00162A62" w:rsidRDefault="00756186" w:rsidP="00162A62">
          <w:pPr>
            <w:pStyle w:val="TOC2"/>
            <w:rPr>
              <w:sz w:val="22"/>
            </w:rPr>
          </w:pPr>
          <w:hyperlink w:anchor="_Toc461554897" w:history="1">
            <w:r w:rsidR="00162A62" w:rsidRPr="00E90867">
              <w:rPr>
                <w:rStyle w:val="Hyperlink"/>
              </w:rPr>
              <w:t>Nanites</w:t>
            </w:r>
            <w:r w:rsidR="00162A62">
              <w:rPr>
                <w:webHidden/>
              </w:rPr>
              <w:tab/>
            </w:r>
            <w:r w:rsidR="00162A62">
              <w:rPr>
                <w:webHidden/>
              </w:rPr>
              <w:fldChar w:fldCharType="begin"/>
            </w:r>
            <w:r w:rsidR="00162A62">
              <w:rPr>
                <w:webHidden/>
              </w:rPr>
              <w:instrText xml:space="preserve"> PAGEREF _Toc461554897 \h </w:instrText>
            </w:r>
            <w:r w:rsidR="00162A62">
              <w:rPr>
                <w:webHidden/>
              </w:rPr>
            </w:r>
            <w:r w:rsidR="00162A62">
              <w:rPr>
                <w:webHidden/>
              </w:rPr>
              <w:fldChar w:fldCharType="separate"/>
            </w:r>
            <w:r w:rsidR="00162A62">
              <w:rPr>
                <w:webHidden/>
              </w:rPr>
              <w:t>40</w:t>
            </w:r>
            <w:r w:rsidR="00162A62">
              <w:rPr>
                <w:webHidden/>
              </w:rPr>
              <w:fldChar w:fldCharType="end"/>
            </w:r>
          </w:hyperlink>
        </w:p>
        <w:p w14:paraId="4CD186A8" w14:textId="43F75C13" w:rsidR="00162A62" w:rsidRDefault="00756186" w:rsidP="00162A62">
          <w:pPr>
            <w:pStyle w:val="TOC2"/>
            <w:rPr>
              <w:sz w:val="22"/>
            </w:rPr>
          </w:pPr>
          <w:hyperlink w:anchor="_Toc461554898" w:history="1">
            <w:r w:rsidR="00162A62" w:rsidRPr="00E90867">
              <w:rPr>
                <w:rStyle w:val="Hyperlink"/>
              </w:rPr>
              <w:t>Nanoman 3.0</w:t>
            </w:r>
            <w:r w:rsidR="00162A62">
              <w:rPr>
                <w:webHidden/>
              </w:rPr>
              <w:tab/>
            </w:r>
            <w:r w:rsidR="00162A62">
              <w:rPr>
                <w:webHidden/>
              </w:rPr>
              <w:fldChar w:fldCharType="begin"/>
            </w:r>
            <w:r w:rsidR="00162A62">
              <w:rPr>
                <w:webHidden/>
              </w:rPr>
              <w:instrText xml:space="preserve"> PAGEREF _Toc461554898 \h </w:instrText>
            </w:r>
            <w:r w:rsidR="00162A62">
              <w:rPr>
                <w:webHidden/>
              </w:rPr>
            </w:r>
            <w:r w:rsidR="00162A62">
              <w:rPr>
                <w:webHidden/>
              </w:rPr>
              <w:fldChar w:fldCharType="separate"/>
            </w:r>
            <w:r w:rsidR="00162A62">
              <w:rPr>
                <w:webHidden/>
              </w:rPr>
              <w:t>41</w:t>
            </w:r>
            <w:r w:rsidR="00162A62">
              <w:rPr>
                <w:webHidden/>
              </w:rPr>
              <w:fldChar w:fldCharType="end"/>
            </w:r>
          </w:hyperlink>
        </w:p>
        <w:p w14:paraId="1D27AF07" w14:textId="499273DE" w:rsidR="00162A62" w:rsidRDefault="00756186" w:rsidP="00162A62">
          <w:pPr>
            <w:pStyle w:val="TOC2"/>
            <w:rPr>
              <w:sz w:val="22"/>
            </w:rPr>
          </w:pPr>
          <w:hyperlink w:anchor="_Toc461554899" w:history="1">
            <w:r w:rsidR="00162A62" w:rsidRPr="00E90867">
              <w:rPr>
                <w:rStyle w:val="Hyperlink"/>
              </w:rPr>
              <w:t>Image</w:t>
            </w:r>
            <w:r w:rsidR="00162A62">
              <w:rPr>
                <w:webHidden/>
              </w:rPr>
              <w:tab/>
            </w:r>
            <w:r w:rsidR="00162A62">
              <w:rPr>
                <w:webHidden/>
              </w:rPr>
              <w:fldChar w:fldCharType="begin"/>
            </w:r>
            <w:r w:rsidR="00162A62">
              <w:rPr>
                <w:webHidden/>
              </w:rPr>
              <w:instrText xml:space="preserve"> PAGEREF _Toc461554899 \h </w:instrText>
            </w:r>
            <w:r w:rsidR="00162A62">
              <w:rPr>
                <w:webHidden/>
              </w:rPr>
            </w:r>
            <w:r w:rsidR="00162A62">
              <w:rPr>
                <w:webHidden/>
              </w:rPr>
              <w:fldChar w:fldCharType="separate"/>
            </w:r>
            <w:r w:rsidR="00162A62">
              <w:rPr>
                <w:webHidden/>
              </w:rPr>
              <w:t>41</w:t>
            </w:r>
            <w:r w:rsidR="00162A62">
              <w:rPr>
                <w:webHidden/>
              </w:rPr>
              <w:fldChar w:fldCharType="end"/>
            </w:r>
          </w:hyperlink>
        </w:p>
        <w:p w14:paraId="16726AC6" w14:textId="2B5EABB7" w:rsidR="00162A62" w:rsidRDefault="00756186" w:rsidP="00162A62">
          <w:pPr>
            <w:pStyle w:val="TOC2"/>
            <w:rPr>
              <w:sz w:val="22"/>
            </w:rPr>
          </w:pPr>
          <w:hyperlink w:anchor="_Toc461554900" w:history="1">
            <w:r w:rsidR="00162A62" w:rsidRPr="00E90867">
              <w:rPr>
                <w:rStyle w:val="Hyperlink"/>
              </w:rPr>
              <w:t>Background Information</w:t>
            </w:r>
            <w:r w:rsidR="00162A62">
              <w:rPr>
                <w:webHidden/>
              </w:rPr>
              <w:tab/>
            </w:r>
            <w:r w:rsidR="00162A62">
              <w:rPr>
                <w:webHidden/>
              </w:rPr>
              <w:fldChar w:fldCharType="begin"/>
            </w:r>
            <w:r w:rsidR="00162A62">
              <w:rPr>
                <w:webHidden/>
              </w:rPr>
              <w:instrText xml:space="preserve"> PAGEREF _Toc461554900 \h </w:instrText>
            </w:r>
            <w:r w:rsidR="00162A62">
              <w:rPr>
                <w:webHidden/>
              </w:rPr>
            </w:r>
            <w:r w:rsidR="00162A62">
              <w:rPr>
                <w:webHidden/>
              </w:rPr>
              <w:fldChar w:fldCharType="separate"/>
            </w:r>
            <w:r w:rsidR="00162A62">
              <w:rPr>
                <w:webHidden/>
              </w:rPr>
              <w:t>41</w:t>
            </w:r>
            <w:r w:rsidR="00162A62">
              <w:rPr>
                <w:webHidden/>
              </w:rPr>
              <w:fldChar w:fldCharType="end"/>
            </w:r>
          </w:hyperlink>
        </w:p>
        <w:p w14:paraId="3E76EF7E" w14:textId="18480B6C" w:rsidR="00162A62" w:rsidRDefault="00756186">
          <w:pPr>
            <w:pStyle w:val="TOC3"/>
            <w:tabs>
              <w:tab w:val="right" w:leader="dot" w:pos="4310"/>
            </w:tabs>
            <w:rPr>
              <w:noProof/>
              <w:sz w:val="22"/>
            </w:rPr>
          </w:pPr>
          <w:hyperlink w:anchor="_Toc461554901" w:history="1">
            <w:r w:rsidR="00162A62" w:rsidRPr="00E90867">
              <w:rPr>
                <w:rStyle w:val="Hyperlink"/>
                <w:noProof/>
              </w:rPr>
              <w:t>Creator</w:t>
            </w:r>
            <w:r w:rsidR="00162A62">
              <w:rPr>
                <w:noProof/>
                <w:webHidden/>
              </w:rPr>
              <w:tab/>
            </w:r>
            <w:r w:rsidR="00162A62">
              <w:rPr>
                <w:noProof/>
                <w:webHidden/>
              </w:rPr>
              <w:fldChar w:fldCharType="begin"/>
            </w:r>
            <w:r w:rsidR="00162A62">
              <w:rPr>
                <w:noProof/>
                <w:webHidden/>
              </w:rPr>
              <w:instrText xml:space="preserve"> PAGEREF _Toc461554901 \h </w:instrText>
            </w:r>
            <w:r w:rsidR="00162A62">
              <w:rPr>
                <w:noProof/>
                <w:webHidden/>
              </w:rPr>
            </w:r>
            <w:r w:rsidR="00162A62">
              <w:rPr>
                <w:noProof/>
                <w:webHidden/>
              </w:rPr>
              <w:fldChar w:fldCharType="separate"/>
            </w:r>
            <w:r w:rsidR="00162A62">
              <w:rPr>
                <w:noProof/>
                <w:webHidden/>
              </w:rPr>
              <w:t>41</w:t>
            </w:r>
            <w:r w:rsidR="00162A62">
              <w:rPr>
                <w:noProof/>
                <w:webHidden/>
              </w:rPr>
              <w:fldChar w:fldCharType="end"/>
            </w:r>
          </w:hyperlink>
        </w:p>
        <w:p w14:paraId="73CE8C23" w14:textId="1F4A33BD" w:rsidR="00162A62" w:rsidRDefault="00756186">
          <w:pPr>
            <w:pStyle w:val="TOC3"/>
            <w:tabs>
              <w:tab w:val="right" w:leader="dot" w:pos="4310"/>
            </w:tabs>
            <w:rPr>
              <w:noProof/>
              <w:sz w:val="22"/>
            </w:rPr>
          </w:pPr>
          <w:hyperlink w:anchor="_Toc461554902" w:history="1">
            <w:r w:rsidR="00162A62" w:rsidRPr="00E90867">
              <w:rPr>
                <w:rStyle w:val="Hyperlink"/>
                <w:noProof/>
              </w:rPr>
              <w:t>Date of Creation</w:t>
            </w:r>
            <w:r w:rsidR="00162A62">
              <w:rPr>
                <w:noProof/>
                <w:webHidden/>
              </w:rPr>
              <w:tab/>
            </w:r>
            <w:r w:rsidR="00162A62">
              <w:rPr>
                <w:noProof/>
                <w:webHidden/>
              </w:rPr>
              <w:fldChar w:fldCharType="begin"/>
            </w:r>
            <w:r w:rsidR="00162A62">
              <w:rPr>
                <w:noProof/>
                <w:webHidden/>
              </w:rPr>
              <w:instrText xml:space="preserve"> PAGEREF _Toc461554902 \h </w:instrText>
            </w:r>
            <w:r w:rsidR="00162A62">
              <w:rPr>
                <w:noProof/>
                <w:webHidden/>
              </w:rPr>
            </w:r>
            <w:r w:rsidR="00162A62">
              <w:rPr>
                <w:noProof/>
                <w:webHidden/>
              </w:rPr>
              <w:fldChar w:fldCharType="separate"/>
            </w:r>
            <w:r w:rsidR="00162A62">
              <w:rPr>
                <w:noProof/>
                <w:webHidden/>
              </w:rPr>
              <w:t>41</w:t>
            </w:r>
            <w:r w:rsidR="00162A62">
              <w:rPr>
                <w:noProof/>
                <w:webHidden/>
              </w:rPr>
              <w:fldChar w:fldCharType="end"/>
            </w:r>
          </w:hyperlink>
        </w:p>
        <w:p w14:paraId="55E312F9" w14:textId="693CBC23" w:rsidR="00162A62" w:rsidRDefault="00756186">
          <w:pPr>
            <w:pStyle w:val="TOC3"/>
            <w:tabs>
              <w:tab w:val="right" w:leader="dot" w:pos="4310"/>
            </w:tabs>
            <w:rPr>
              <w:noProof/>
              <w:sz w:val="22"/>
            </w:rPr>
          </w:pPr>
          <w:hyperlink w:anchor="_Toc461554903" w:history="1">
            <w:r w:rsidR="00162A62" w:rsidRPr="00E90867">
              <w:rPr>
                <w:rStyle w:val="Hyperlink"/>
                <w:noProof/>
              </w:rPr>
              <w:t>Terms of Use</w:t>
            </w:r>
            <w:r w:rsidR="00162A62">
              <w:rPr>
                <w:noProof/>
                <w:webHidden/>
              </w:rPr>
              <w:tab/>
            </w:r>
            <w:r w:rsidR="00162A62">
              <w:rPr>
                <w:noProof/>
                <w:webHidden/>
              </w:rPr>
              <w:fldChar w:fldCharType="begin"/>
            </w:r>
            <w:r w:rsidR="00162A62">
              <w:rPr>
                <w:noProof/>
                <w:webHidden/>
              </w:rPr>
              <w:instrText xml:space="preserve"> PAGEREF _Toc461554903 \h </w:instrText>
            </w:r>
            <w:r w:rsidR="00162A62">
              <w:rPr>
                <w:noProof/>
                <w:webHidden/>
              </w:rPr>
            </w:r>
            <w:r w:rsidR="00162A62">
              <w:rPr>
                <w:noProof/>
                <w:webHidden/>
              </w:rPr>
              <w:fldChar w:fldCharType="separate"/>
            </w:r>
            <w:r w:rsidR="00162A62">
              <w:rPr>
                <w:noProof/>
                <w:webHidden/>
              </w:rPr>
              <w:t>41</w:t>
            </w:r>
            <w:r w:rsidR="00162A62">
              <w:rPr>
                <w:noProof/>
                <w:webHidden/>
              </w:rPr>
              <w:fldChar w:fldCharType="end"/>
            </w:r>
          </w:hyperlink>
        </w:p>
        <w:p w14:paraId="035BC8D5" w14:textId="5A57AB02" w:rsidR="00162A62" w:rsidRDefault="00756186">
          <w:pPr>
            <w:pStyle w:val="TOC1"/>
            <w:rPr>
              <w:b w:val="0"/>
              <w:sz w:val="22"/>
            </w:rPr>
          </w:pPr>
          <w:hyperlink w:anchor="_Toc461554904" w:history="1">
            <w:r w:rsidR="00162A62" w:rsidRPr="00E90867">
              <w:rPr>
                <w:rStyle w:val="Hyperlink"/>
              </w:rPr>
              <w:t>Contacts</w:t>
            </w:r>
            <w:r w:rsidR="00162A62">
              <w:rPr>
                <w:webHidden/>
              </w:rPr>
              <w:tab/>
            </w:r>
            <w:r w:rsidR="00162A62">
              <w:rPr>
                <w:webHidden/>
              </w:rPr>
              <w:fldChar w:fldCharType="begin"/>
            </w:r>
            <w:r w:rsidR="00162A62">
              <w:rPr>
                <w:webHidden/>
              </w:rPr>
              <w:instrText xml:space="preserve"> PAGEREF _Toc461554904 \h </w:instrText>
            </w:r>
            <w:r w:rsidR="00162A62">
              <w:rPr>
                <w:webHidden/>
              </w:rPr>
            </w:r>
            <w:r w:rsidR="00162A62">
              <w:rPr>
                <w:webHidden/>
              </w:rPr>
              <w:fldChar w:fldCharType="separate"/>
            </w:r>
            <w:r w:rsidR="00162A62">
              <w:rPr>
                <w:webHidden/>
              </w:rPr>
              <w:t>42</w:t>
            </w:r>
            <w:r w:rsidR="00162A62">
              <w:rPr>
                <w:webHidden/>
              </w:rPr>
              <w:fldChar w:fldCharType="end"/>
            </w:r>
          </w:hyperlink>
        </w:p>
        <w:p w14:paraId="733435D8" w14:textId="0E2DF327" w:rsidR="00162A62" w:rsidRDefault="00756186" w:rsidP="00162A62">
          <w:pPr>
            <w:pStyle w:val="TOC2"/>
            <w:rPr>
              <w:sz w:val="22"/>
            </w:rPr>
          </w:pPr>
          <w:hyperlink w:anchor="_Toc461554905" w:history="1">
            <w:r w:rsidR="00162A62" w:rsidRPr="00E90867">
              <w:rPr>
                <w:rStyle w:val="Hyperlink"/>
              </w:rPr>
              <w:t>Template</w:t>
            </w:r>
            <w:r w:rsidR="00162A62">
              <w:rPr>
                <w:webHidden/>
              </w:rPr>
              <w:tab/>
            </w:r>
            <w:r w:rsidR="00162A62">
              <w:rPr>
                <w:webHidden/>
              </w:rPr>
              <w:fldChar w:fldCharType="begin"/>
            </w:r>
            <w:r w:rsidR="00162A62">
              <w:rPr>
                <w:webHidden/>
              </w:rPr>
              <w:instrText xml:space="preserve"> PAGEREF _Toc461554905 \h </w:instrText>
            </w:r>
            <w:r w:rsidR="00162A62">
              <w:rPr>
                <w:webHidden/>
              </w:rPr>
            </w:r>
            <w:r w:rsidR="00162A62">
              <w:rPr>
                <w:webHidden/>
              </w:rPr>
              <w:fldChar w:fldCharType="separate"/>
            </w:r>
            <w:r w:rsidR="00162A62">
              <w:rPr>
                <w:webHidden/>
              </w:rPr>
              <w:t>42</w:t>
            </w:r>
            <w:r w:rsidR="00162A62">
              <w:rPr>
                <w:webHidden/>
              </w:rPr>
              <w:fldChar w:fldCharType="end"/>
            </w:r>
          </w:hyperlink>
        </w:p>
        <w:p w14:paraId="35028E97" w14:textId="0A982C87" w:rsidR="00162A62" w:rsidRDefault="00756186" w:rsidP="00162A62">
          <w:pPr>
            <w:pStyle w:val="TOC2"/>
            <w:rPr>
              <w:sz w:val="22"/>
            </w:rPr>
          </w:pPr>
          <w:hyperlink w:anchor="_Toc461554906" w:history="1">
            <w:r w:rsidR="00162A62" w:rsidRPr="00E90867">
              <w:rPr>
                <w:rStyle w:val="Hyperlink"/>
              </w:rPr>
              <w:t>Sioux Falls</w:t>
            </w:r>
            <w:r w:rsidR="00162A62">
              <w:rPr>
                <w:webHidden/>
              </w:rPr>
              <w:tab/>
            </w:r>
            <w:r w:rsidR="00162A62">
              <w:rPr>
                <w:webHidden/>
              </w:rPr>
              <w:fldChar w:fldCharType="begin"/>
            </w:r>
            <w:r w:rsidR="00162A62">
              <w:rPr>
                <w:webHidden/>
              </w:rPr>
              <w:instrText xml:space="preserve"> PAGEREF _Toc461554906 \h </w:instrText>
            </w:r>
            <w:r w:rsidR="00162A62">
              <w:rPr>
                <w:webHidden/>
              </w:rPr>
            </w:r>
            <w:r w:rsidR="00162A62">
              <w:rPr>
                <w:webHidden/>
              </w:rPr>
              <w:fldChar w:fldCharType="separate"/>
            </w:r>
            <w:r w:rsidR="00162A62">
              <w:rPr>
                <w:webHidden/>
              </w:rPr>
              <w:t>42</w:t>
            </w:r>
            <w:r w:rsidR="00162A62">
              <w:rPr>
                <w:webHidden/>
              </w:rPr>
              <w:fldChar w:fldCharType="end"/>
            </w:r>
          </w:hyperlink>
        </w:p>
        <w:p w14:paraId="3E24F8B8" w14:textId="2D52B9B4" w:rsidR="00162A62" w:rsidRDefault="00756186">
          <w:pPr>
            <w:pStyle w:val="TOC3"/>
            <w:tabs>
              <w:tab w:val="right" w:leader="dot" w:pos="4310"/>
            </w:tabs>
            <w:rPr>
              <w:noProof/>
              <w:sz w:val="22"/>
            </w:rPr>
          </w:pPr>
          <w:hyperlink w:anchor="_Toc461554907" w:history="1">
            <w:r w:rsidR="00162A62" w:rsidRPr="00E90867">
              <w:rPr>
                <w:rStyle w:val="Hyperlink"/>
                <w:noProof/>
              </w:rPr>
              <w:t>Dragons Den</w:t>
            </w:r>
            <w:r w:rsidR="00162A62">
              <w:rPr>
                <w:noProof/>
                <w:webHidden/>
              </w:rPr>
              <w:tab/>
            </w:r>
            <w:r w:rsidR="00162A62">
              <w:rPr>
                <w:noProof/>
                <w:webHidden/>
              </w:rPr>
              <w:fldChar w:fldCharType="begin"/>
            </w:r>
            <w:r w:rsidR="00162A62">
              <w:rPr>
                <w:noProof/>
                <w:webHidden/>
              </w:rPr>
              <w:instrText xml:space="preserve"> PAGEREF _Toc461554907 \h </w:instrText>
            </w:r>
            <w:r w:rsidR="00162A62">
              <w:rPr>
                <w:noProof/>
                <w:webHidden/>
              </w:rPr>
            </w:r>
            <w:r w:rsidR="00162A62">
              <w:rPr>
                <w:noProof/>
                <w:webHidden/>
              </w:rPr>
              <w:fldChar w:fldCharType="separate"/>
            </w:r>
            <w:r w:rsidR="00162A62">
              <w:rPr>
                <w:noProof/>
                <w:webHidden/>
              </w:rPr>
              <w:t>42</w:t>
            </w:r>
            <w:r w:rsidR="00162A62">
              <w:rPr>
                <w:noProof/>
                <w:webHidden/>
              </w:rPr>
              <w:fldChar w:fldCharType="end"/>
            </w:r>
          </w:hyperlink>
        </w:p>
        <w:p w14:paraId="2B6677B9" w14:textId="6655205A" w:rsidR="00162A62" w:rsidRDefault="00756186">
          <w:pPr>
            <w:pStyle w:val="TOC3"/>
            <w:tabs>
              <w:tab w:val="right" w:leader="dot" w:pos="4310"/>
            </w:tabs>
            <w:rPr>
              <w:noProof/>
              <w:sz w:val="22"/>
            </w:rPr>
          </w:pPr>
          <w:hyperlink w:anchor="_Toc461554908" w:history="1">
            <w:r w:rsidR="00162A62" w:rsidRPr="00E90867">
              <w:rPr>
                <w:rStyle w:val="Hyperlink"/>
                <w:noProof/>
              </w:rPr>
              <w:t>Rainbow Sports Cards  and Comic Books</w:t>
            </w:r>
            <w:r w:rsidR="00162A62">
              <w:rPr>
                <w:noProof/>
                <w:webHidden/>
              </w:rPr>
              <w:tab/>
            </w:r>
            <w:r w:rsidR="00162A62">
              <w:rPr>
                <w:noProof/>
                <w:webHidden/>
              </w:rPr>
              <w:fldChar w:fldCharType="begin"/>
            </w:r>
            <w:r w:rsidR="00162A62">
              <w:rPr>
                <w:noProof/>
                <w:webHidden/>
              </w:rPr>
              <w:instrText xml:space="preserve"> PAGEREF _Toc461554908 \h </w:instrText>
            </w:r>
            <w:r w:rsidR="00162A62">
              <w:rPr>
                <w:noProof/>
                <w:webHidden/>
              </w:rPr>
            </w:r>
            <w:r w:rsidR="00162A62">
              <w:rPr>
                <w:noProof/>
                <w:webHidden/>
              </w:rPr>
              <w:fldChar w:fldCharType="separate"/>
            </w:r>
            <w:r w:rsidR="00162A62">
              <w:rPr>
                <w:noProof/>
                <w:webHidden/>
              </w:rPr>
              <w:t>42</w:t>
            </w:r>
            <w:r w:rsidR="00162A62">
              <w:rPr>
                <w:noProof/>
                <w:webHidden/>
              </w:rPr>
              <w:fldChar w:fldCharType="end"/>
            </w:r>
          </w:hyperlink>
        </w:p>
        <w:p w14:paraId="150BB59F" w14:textId="5EA89558" w:rsidR="00162A62" w:rsidRDefault="00756186">
          <w:pPr>
            <w:pStyle w:val="TOC3"/>
            <w:tabs>
              <w:tab w:val="right" w:leader="dot" w:pos="4310"/>
            </w:tabs>
            <w:rPr>
              <w:noProof/>
              <w:sz w:val="22"/>
            </w:rPr>
          </w:pPr>
          <w:hyperlink w:anchor="_Toc461554909" w:history="1">
            <w:r w:rsidR="00162A62" w:rsidRPr="00E90867">
              <w:rPr>
                <w:rStyle w:val="Hyperlink"/>
                <w:noProof/>
              </w:rPr>
              <w:t>Hobby Town</w:t>
            </w:r>
            <w:r w:rsidR="00162A62">
              <w:rPr>
                <w:noProof/>
                <w:webHidden/>
              </w:rPr>
              <w:tab/>
            </w:r>
            <w:r w:rsidR="00162A62">
              <w:rPr>
                <w:noProof/>
                <w:webHidden/>
              </w:rPr>
              <w:fldChar w:fldCharType="begin"/>
            </w:r>
            <w:r w:rsidR="00162A62">
              <w:rPr>
                <w:noProof/>
                <w:webHidden/>
              </w:rPr>
              <w:instrText xml:space="preserve"> PAGEREF _Toc461554909 \h </w:instrText>
            </w:r>
            <w:r w:rsidR="00162A62">
              <w:rPr>
                <w:noProof/>
                <w:webHidden/>
              </w:rPr>
            </w:r>
            <w:r w:rsidR="00162A62">
              <w:rPr>
                <w:noProof/>
                <w:webHidden/>
              </w:rPr>
              <w:fldChar w:fldCharType="separate"/>
            </w:r>
            <w:r w:rsidR="00162A62">
              <w:rPr>
                <w:noProof/>
                <w:webHidden/>
              </w:rPr>
              <w:t>42</w:t>
            </w:r>
            <w:r w:rsidR="00162A62">
              <w:rPr>
                <w:noProof/>
                <w:webHidden/>
              </w:rPr>
              <w:fldChar w:fldCharType="end"/>
            </w:r>
          </w:hyperlink>
        </w:p>
        <w:p w14:paraId="7D435E30" w14:textId="187ABB8D" w:rsidR="00162A62" w:rsidRDefault="00756186">
          <w:pPr>
            <w:pStyle w:val="TOC3"/>
            <w:tabs>
              <w:tab w:val="right" w:leader="dot" w:pos="4310"/>
            </w:tabs>
            <w:rPr>
              <w:noProof/>
              <w:sz w:val="22"/>
            </w:rPr>
          </w:pPr>
          <w:hyperlink w:anchor="_Toc461554910" w:history="1">
            <w:r w:rsidR="00162A62" w:rsidRPr="00E90867">
              <w:rPr>
                <w:rStyle w:val="Hyperlink"/>
                <w:noProof/>
              </w:rPr>
              <w:t>Last Stop CD Shop</w:t>
            </w:r>
            <w:r w:rsidR="00162A62">
              <w:rPr>
                <w:noProof/>
                <w:webHidden/>
              </w:rPr>
              <w:tab/>
            </w:r>
            <w:r w:rsidR="00162A62">
              <w:rPr>
                <w:noProof/>
                <w:webHidden/>
              </w:rPr>
              <w:fldChar w:fldCharType="begin"/>
            </w:r>
            <w:r w:rsidR="00162A62">
              <w:rPr>
                <w:noProof/>
                <w:webHidden/>
              </w:rPr>
              <w:instrText xml:space="preserve"> PAGEREF _Toc461554910 \h </w:instrText>
            </w:r>
            <w:r w:rsidR="00162A62">
              <w:rPr>
                <w:noProof/>
                <w:webHidden/>
              </w:rPr>
            </w:r>
            <w:r w:rsidR="00162A62">
              <w:rPr>
                <w:noProof/>
                <w:webHidden/>
              </w:rPr>
              <w:fldChar w:fldCharType="separate"/>
            </w:r>
            <w:r w:rsidR="00162A62">
              <w:rPr>
                <w:noProof/>
                <w:webHidden/>
              </w:rPr>
              <w:t>42</w:t>
            </w:r>
            <w:r w:rsidR="00162A62">
              <w:rPr>
                <w:noProof/>
                <w:webHidden/>
              </w:rPr>
              <w:fldChar w:fldCharType="end"/>
            </w:r>
          </w:hyperlink>
        </w:p>
        <w:p w14:paraId="1C8157F1" w14:textId="6AFC4F28" w:rsidR="00162A62" w:rsidRDefault="00756186">
          <w:pPr>
            <w:pStyle w:val="TOC3"/>
            <w:tabs>
              <w:tab w:val="right" w:leader="dot" w:pos="4310"/>
            </w:tabs>
            <w:rPr>
              <w:noProof/>
              <w:sz w:val="22"/>
            </w:rPr>
          </w:pPr>
          <w:hyperlink w:anchor="_Toc461554911" w:history="1">
            <w:r w:rsidR="00162A62" w:rsidRPr="00E90867">
              <w:rPr>
                <w:rStyle w:val="Hyperlink"/>
                <w:noProof/>
              </w:rPr>
              <w:t>Gamestop  (Charity Raffle??)</w:t>
            </w:r>
            <w:r w:rsidR="00162A62">
              <w:rPr>
                <w:noProof/>
                <w:webHidden/>
              </w:rPr>
              <w:tab/>
            </w:r>
            <w:r w:rsidR="00162A62">
              <w:rPr>
                <w:noProof/>
                <w:webHidden/>
              </w:rPr>
              <w:fldChar w:fldCharType="begin"/>
            </w:r>
            <w:r w:rsidR="00162A62">
              <w:rPr>
                <w:noProof/>
                <w:webHidden/>
              </w:rPr>
              <w:instrText xml:space="preserve"> PAGEREF _Toc461554911 \h </w:instrText>
            </w:r>
            <w:r w:rsidR="00162A62">
              <w:rPr>
                <w:noProof/>
                <w:webHidden/>
              </w:rPr>
            </w:r>
            <w:r w:rsidR="00162A62">
              <w:rPr>
                <w:noProof/>
                <w:webHidden/>
              </w:rPr>
              <w:fldChar w:fldCharType="separate"/>
            </w:r>
            <w:r w:rsidR="00162A62">
              <w:rPr>
                <w:noProof/>
                <w:webHidden/>
              </w:rPr>
              <w:t>42</w:t>
            </w:r>
            <w:r w:rsidR="00162A62">
              <w:rPr>
                <w:noProof/>
                <w:webHidden/>
              </w:rPr>
              <w:fldChar w:fldCharType="end"/>
            </w:r>
          </w:hyperlink>
        </w:p>
        <w:p w14:paraId="29177FCF" w14:textId="3222AF20" w:rsidR="00162A62" w:rsidRDefault="00756186">
          <w:pPr>
            <w:pStyle w:val="TOC3"/>
            <w:tabs>
              <w:tab w:val="right" w:leader="dot" w:pos="4310"/>
            </w:tabs>
            <w:rPr>
              <w:noProof/>
              <w:sz w:val="22"/>
            </w:rPr>
          </w:pPr>
          <w:hyperlink w:anchor="_Toc461554912" w:history="1">
            <w:r w:rsidR="00162A62" w:rsidRPr="00E90867">
              <w:rPr>
                <w:rStyle w:val="Hyperlink"/>
                <w:noProof/>
              </w:rPr>
              <w:t>Universal Bits &amp; Games  (Charity Raffle)</w:t>
            </w:r>
            <w:r w:rsidR="00162A62">
              <w:rPr>
                <w:noProof/>
                <w:webHidden/>
              </w:rPr>
              <w:tab/>
            </w:r>
            <w:r w:rsidR="00162A62">
              <w:rPr>
                <w:noProof/>
                <w:webHidden/>
              </w:rPr>
              <w:fldChar w:fldCharType="begin"/>
            </w:r>
            <w:r w:rsidR="00162A62">
              <w:rPr>
                <w:noProof/>
                <w:webHidden/>
              </w:rPr>
              <w:instrText xml:space="preserve"> PAGEREF _Toc461554912 \h </w:instrText>
            </w:r>
            <w:r w:rsidR="00162A62">
              <w:rPr>
                <w:noProof/>
                <w:webHidden/>
              </w:rPr>
            </w:r>
            <w:r w:rsidR="00162A62">
              <w:rPr>
                <w:noProof/>
                <w:webHidden/>
              </w:rPr>
              <w:fldChar w:fldCharType="separate"/>
            </w:r>
            <w:r w:rsidR="00162A62">
              <w:rPr>
                <w:noProof/>
                <w:webHidden/>
              </w:rPr>
              <w:t>42</w:t>
            </w:r>
            <w:r w:rsidR="00162A62">
              <w:rPr>
                <w:noProof/>
                <w:webHidden/>
              </w:rPr>
              <w:fldChar w:fldCharType="end"/>
            </w:r>
          </w:hyperlink>
        </w:p>
        <w:p w14:paraId="058EF814" w14:textId="399F8A11" w:rsidR="00162A62" w:rsidRDefault="00756186">
          <w:pPr>
            <w:pStyle w:val="TOC3"/>
            <w:tabs>
              <w:tab w:val="right" w:leader="dot" w:pos="4310"/>
            </w:tabs>
            <w:rPr>
              <w:noProof/>
              <w:sz w:val="22"/>
            </w:rPr>
          </w:pPr>
          <w:hyperlink w:anchor="_Toc461554913" w:history="1">
            <w:r w:rsidR="00162A62" w:rsidRPr="00E90867">
              <w:rPr>
                <w:rStyle w:val="Hyperlink"/>
                <w:noProof/>
              </w:rPr>
              <w:t>Galaxy Gaming</w:t>
            </w:r>
            <w:r w:rsidR="00162A62">
              <w:rPr>
                <w:noProof/>
                <w:webHidden/>
              </w:rPr>
              <w:tab/>
            </w:r>
            <w:r w:rsidR="00162A62">
              <w:rPr>
                <w:noProof/>
                <w:webHidden/>
              </w:rPr>
              <w:fldChar w:fldCharType="begin"/>
            </w:r>
            <w:r w:rsidR="00162A62">
              <w:rPr>
                <w:noProof/>
                <w:webHidden/>
              </w:rPr>
              <w:instrText xml:space="preserve"> PAGEREF _Toc461554913 \h </w:instrText>
            </w:r>
            <w:r w:rsidR="00162A62">
              <w:rPr>
                <w:noProof/>
                <w:webHidden/>
              </w:rPr>
            </w:r>
            <w:r w:rsidR="00162A62">
              <w:rPr>
                <w:noProof/>
                <w:webHidden/>
              </w:rPr>
              <w:fldChar w:fldCharType="separate"/>
            </w:r>
            <w:r w:rsidR="00162A62">
              <w:rPr>
                <w:noProof/>
                <w:webHidden/>
              </w:rPr>
              <w:t>42</w:t>
            </w:r>
            <w:r w:rsidR="00162A62">
              <w:rPr>
                <w:noProof/>
                <w:webHidden/>
              </w:rPr>
              <w:fldChar w:fldCharType="end"/>
            </w:r>
          </w:hyperlink>
        </w:p>
        <w:p w14:paraId="58CFBC81" w14:textId="7F9D3DC3" w:rsidR="00162A62" w:rsidRDefault="00756186" w:rsidP="00162A62">
          <w:pPr>
            <w:pStyle w:val="TOC2"/>
            <w:rPr>
              <w:sz w:val="22"/>
            </w:rPr>
          </w:pPr>
          <w:hyperlink w:anchor="_Toc461554914" w:history="1">
            <w:r w:rsidR="00162A62" w:rsidRPr="00E90867">
              <w:rPr>
                <w:rStyle w:val="Hyperlink"/>
              </w:rPr>
              <w:t>Brookings</w:t>
            </w:r>
            <w:r w:rsidR="00162A62">
              <w:rPr>
                <w:webHidden/>
              </w:rPr>
              <w:tab/>
            </w:r>
            <w:r w:rsidR="00162A62">
              <w:rPr>
                <w:webHidden/>
              </w:rPr>
              <w:fldChar w:fldCharType="begin"/>
            </w:r>
            <w:r w:rsidR="00162A62">
              <w:rPr>
                <w:webHidden/>
              </w:rPr>
              <w:instrText xml:space="preserve"> PAGEREF _Toc461554914 \h </w:instrText>
            </w:r>
            <w:r w:rsidR="00162A62">
              <w:rPr>
                <w:webHidden/>
              </w:rPr>
            </w:r>
            <w:r w:rsidR="00162A62">
              <w:rPr>
                <w:webHidden/>
              </w:rPr>
              <w:fldChar w:fldCharType="separate"/>
            </w:r>
            <w:r w:rsidR="00162A62">
              <w:rPr>
                <w:webHidden/>
              </w:rPr>
              <w:t>42</w:t>
            </w:r>
            <w:r w:rsidR="00162A62">
              <w:rPr>
                <w:webHidden/>
              </w:rPr>
              <w:fldChar w:fldCharType="end"/>
            </w:r>
          </w:hyperlink>
        </w:p>
        <w:p w14:paraId="347F8545" w14:textId="6D2BF409" w:rsidR="00162A62" w:rsidRDefault="00756186">
          <w:pPr>
            <w:pStyle w:val="TOC3"/>
            <w:tabs>
              <w:tab w:val="right" w:leader="dot" w:pos="4310"/>
            </w:tabs>
            <w:rPr>
              <w:noProof/>
              <w:sz w:val="22"/>
            </w:rPr>
          </w:pPr>
          <w:hyperlink w:anchor="_Toc461554915" w:history="1">
            <w:r w:rsidR="00162A62" w:rsidRPr="00E90867">
              <w:rPr>
                <w:rStyle w:val="Hyperlink"/>
                <w:noProof/>
              </w:rPr>
              <w:t>Brost’s (Game store)</w:t>
            </w:r>
            <w:r w:rsidR="00162A62">
              <w:rPr>
                <w:noProof/>
                <w:webHidden/>
              </w:rPr>
              <w:tab/>
            </w:r>
            <w:r w:rsidR="00162A62">
              <w:rPr>
                <w:noProof/>
                <w:webHidden/>
              </w:rPr>
              <w:fldChar w:fldCharType="begin"/>
            </w:r>
            <w:r w:rsidR="00162A62">
              <w:rPr>
                <w:noProof/>
                <w:webHidden/>
              </w:rPr>
              <w:instrText xml:space="preserve"> PAGEREF _Toc461554915 \h </w:instrText>
            </w:r>
            <w:r w:rsidR="00162A62">
              <w:rPr>
                <w:noProof/>
                <w:webHidden/>
              </w:rPr>
            </w:r>
            <w:r w:rsidR="00162A62">
              <w:rPr>
                <w:noProof/>
                <w:webHidden/>
              </w:rPr>
              <w:fldChar w:fldCharType="separate"/>
            </w:r>
            <w:r w:rsidR="00162A62">
              <w:rPr>
                <w:noProof/>
                <w:webHidden/>
              </w:rPr>
              <w:t>42</w:t>
            </w:r>
            <w:r w:rsidR="00162A62">
              <w:rPr>
                <w:noProof/>
                <w:webHidden/>
              </w:rPr>
              <w:fldChar w:fldCharType="end"/>
            </w:r>
          </w:hyperlink>
        </w:p>
        <w:p w14:paraId="1B286AD5" w14:textId="321F0898" w:rsidR="00162A62" w:rsidRDefault="00756186" w:rsidP="00162A62">
          <w:pPr>
            <w:pStyle w:val="TOC2"/>
            <w:rPr>
              <w:sz w:val="22"/>
            </w:rPr>
          </w:pPr>
          <w:hyperlink w:anchor="_Toc461554916" w:history="1">
            <w:r w:rsidR="00162A62" w:rsidRPr="00E90867">
              <w:rPr>
                <w:rStyle w:val="Hyperlink"/>
              </w:rPr>
              <w:t>GameStop</w:t>
            </w:r>
            <w:r w:rsidR="00162A62">
              <w:rPr>
                <w:webHidden/>
              </w:rPr>
              <w:tab/>
            </w:r>
            <w:r w:rsidR="00162A62">
              <w:rPr>
                <w:webHidden/>
              </w:rPr>
              <w:fldChar w:fldCharType="begin"/>
            </w:r>
            <w:r w:rsidR="00162A62">
              <w:rPr>
                <w:webHidden/>
              </w:rPr>
              <w:instrText xml:space="preserve"> PAGEREF _Toc461554916 \h </w:instrText>
            </w:r>
            <w:r w:rsidR="00162A62">
              <w:rPr>
                <w:webHidden/>
              </w:rPr>
            </w:r>
            <w:r w:rsidR="00162A62">
              <w:rPr>
                <w:webHidden/>
              </w:rPr>
              <w:fldChar w:fldCharType="separate"/>
            </w:r>
            <w:r w:rsidR="00162A62">
              <w:rPr>
                <w:webHidden/>
              </w:rPr>
              <w:t>42</w:t>
            </w:r>
            <w:r w:rsidR="00162A62">
              <w:rPr>
                <w:webHidden/>
              </w:rPr>
              <w:fldChar w:fldCharType="end"/>
            </w:r>
          </w:hyperlink>
        </w:p>
        <w:p w14:paraId="78971AC8" w14:textId="1B6039E2" w:rsidR="00162A62" w:rsidRDefault="00756186" w:rsidP="00162A62">
          <w:pPr>
            <w:pStyle w:val="TOC2"/>
            <w:rPr>
              <w:sz w:val="22"/>
            </w:rPr>
          </w:pPr>
          <w:hyperlink w:anchor="_Toc461554917" w:history="1">
            <w:r w:rsidR="00162A62" w:rsidRPr="00E90867">
              <w:rPr>
                <w:rStyle w:val="Hyperlink"/>
              </w:rPr>
              <w:t>Outside o.o</w:t>
            </w:r>
            <w:r w:rsidR="00162A62">
              <w:rPr>
                <w:webHidden/>
              </w:rPr>
              <w:tab/>
            </w:r>
            <w:r w:rsidR="00162A62">
              <w:rPr>
                <w:webHidden/>
              </w:rPr>
              <w:fldChar w:fldCharType="begin"/>
            </w:r>
            <w:r w:rsidR="00162A62">
              <w:rPr>
                <w:webHidden/>
              </w:rPr>
              <w:instrText xml:space="preserve"> PAGEREF _Toc461554917 \h </w:instrText>
            </w:r>
            <w:r w:rsidR="00162A62">
              <w:rPr>
                <w:webHidden/>
              </w:rPr>
            </w:r>
            <w:r w:rsidR="00162A62">
              <w:rPr>
                <w:webHidden/>
              </w:rPr>
              <w:fldChar w:fldCharType="separate"/>
            </w:r>
            <w:r w:rsidR="00162A62">
              <w:rPr>
                <w:webHidden/>
              </w:rPr>
              <w:t>42</w:t>
            </w:r>
            <w:r w:rsidR="00162A62">
              <w:rPr>
                <w:webHidden/>
              </w:rPr>
              <w:fldChar w:fldCharType="end"/>
            </w:r>
          </w:hyperlink>
        </w:p>
        <w:p w14:paraId="57EB6DB4" w14:textId="037BE3FD" w:rsidR="00162A62" w:rsidRDefault="00756186">
          <w:pPr>
            <w:pStyle w:val="TOC3"/>
            <w:tabs>
              <w:tab w:val="right" w:leader="dot" w:pos="4310"/>
            </w:tabs>
            <w:rPr>
              <w:noProof/>
              <w:sz w:val="22"/>
            </w:rPr>
          </w:pPr>
          <w:hyperlink w:anchor="_Toc461554918" w:history="1">
            <w:r w:rsidR="00162A62" w:rsidRPr="00E90867">
              <w:rPr>
                <w:rStyle w:val="Hyperlink"/>
                <w:noProof/>
              </w:rPr>
              <w:t>Reaper Minis</w:t>
            </w:r>
            <w:r w:rsidR="00162A62">
              <w:rPr>
                <w:noProof/>
                <w:webHidden/>
              </w:rPr>
              <w:tab/>
            </w:r>
            <w:r w:rsidR="00162A62">
              <w:rPr>
                <w:noProof/>
                <w:webHidden/>
              </w:rPr>
              <w:fldChar w:fldCharType="begin"/>
            </w:r>
            <w:r w:rsidR="00162A62">
              <w:rPr>
                <w:noProof/>
                <w:webHidden/>
              </w:rPr>
              <w:instrText xml:space="preserve"> PAGEREF _Toc461554918 \h </w:instrText>
            </w:r>
            <w:r w:rsidR="00162A62">
              <w:rPr>
                <w:noProof/>
                <w:webHidden/>
              </w:rPr>
            </w:r>
            <w:r w:rsidR="00162A62">
              <w:rPr>
                <w:noProof/>
                <w:webHidden/>
              </w:rPr>
              <w:fldChar w:fldCharType="separate"/>
            </w:r>
            <w:r w:rsidR="00162A62">
              <w:rPr>
                <w:noProof/>
                <w:webHidden/>
              </w:rPr>
              <w:t>42</w:t>
            </w:r>
            <w:r w:rsidR="00162A62">
              <w:rPr>
                <w:noProof/>
                <w:webHidden/>
              </w:rPr>
              <w:fldChar w:fldCharType="end"/>
            </w:r>
          </w:hyperlink>
        </w:p>
        <w:p w14:paraId="7DDC86C0" w14:textId="4AC0478A" w:rsidR="00162A62" w:rsidRDefault="00756186">
          <w:pPr>
            <w:pStyle w:val="TOC3"/>
            <w:tabs>
              <w:tab w:val="right" w:leader="dot" w:pos="4310"/>
            </w:tabs>
            <w:rPr>
              <w:noProof/>
              <w:sz w:val="22"/>
            </w:rPr>
          </w:pPr>
          <w:hyperlink w:anchor="_Toc461554919" w:history="1">
            <w:r w:rsidR="00162A62" w:rsidRPr="00E90867">
              <w:rPr>
                <w:rStyle w:val="Hyperlink"/>
                <w:noProof/>
              </w:rPr>
              <w:t>Rightstuf! :D:D:D:D (dis fur sure; full page trade for charity raffle items)</w:t>
            </w:r>
            <w:r w:rsidR="00162A62">
              <w:rPr>
                <w:noProof/>
                <w:webHidden/>
              </w:rPr>
              <w:tab/>
            </w:r>
            <w:r w:rsidR="00162A62">
              <w:rPr>
                <w:noProof/>
                <w:webHidden/>
              </w:rPr>
              <w:fldChar w:fldCharType="begin"/>
            </w:r>
            <w:r w:rsidR="00162A62">
              <w:rPr>
                <w:noProof/>
                <w:webHidden/>
              </w:rPr>
              <w:instrText xml:space="preserve"> PAGEREF _Toc461554919 \h </w:instrText>
            </w:r>
            <w:r w:rsidR="00162A62">
              <w:rPr>
                <w:noProof/>
                <w:webHidden/>
              </w:rPr>
            </w:r>
            <w:r w:rsidR="00162A62">
              <w:rPr>
                <w:noProof/>
                <w:webHidden/>
              </w:rPr>
              <w:fldChar w:fldCharType="separate"/>
            </w:r>
            <w:r w:rsidR="00162A62">
              <w:rPr>
                <w:noProof/>
                <w:webHidden/>
              </w:rPr>
              <w:t>42</w:t>
            </w:r>
            <w:r w:rsidR="00162A62">
              <w:rPr>
                <w:noProof/>
                <w:webHidden/>
              </w:rPr>
              <w:fldChar w:fldCharType="end"/>
            </w:r>
          </w:hyperlink>
        </w:p>
        <w:p w14:paraId="102A7754" w14:textId="72584C2C" w:rsidR="00162A62" w:rsidRDefault="00756186">
          <w:pPr>
            <w:pStyle w:val="TOC3"/>
            <w:tabs>
              <w:tab w:val="right" w:leader="dot" w:pos="4310"/>
            </w:tabs>
            <w:rPr>
              <w:noProof/>
              <w:sz w:val="22"/>
            </w:rPr>
          </w:pPr>
          <w:hyperlink w:anchor="_Toc461554920" w:history="1">
            <w:r w:rsidR="00162A62" w:rsidRPr="00E90867">
              <w:rPr>
                <w:rStyle w:val="Hyperlink"/>
                <w:noProof/>
              </w:rPr>
              <w:t>Six Stones</w:t>
            </w:r>
            <w:r w:rsidR="00162A62">
              <w:rPr>
                <w:noProof/>
                <w:webHidden/>
              </w:rPr>
              <w:tab/>
            </w:r>
            <w:r w:rsidR="00162A62">
              <w:rPr>
                <w:noProof/>
                <w:webHidden/>
              </w:rPr>
              <w:fldChar w:fldCharType="begin"/>
            </w:r>
            <w:r w:rsidR="00162A62">
              <w:rPr>
                <w:noProof/>
                <w:webHidden/>
              </w:rPr>
              <w:instrText xml:space="preserve"> PAGEREF _Toc461554920 \h </w:instrText>
            </w:r>
            <w:r w:rsidR="00162A62">
              <w:rPr>
                <w:noProof/>
                <w:webHidden/>
              </w:rPr>
            </w:r>
            <w:r w:rsidR="00162A62">
              <w:rPr>
                <w:noProof/>
                <w:webHidden/>
              </w:rPr>
              <w:fldChar w:fldCharType="separate"/>
            </w:r>
            <w:r w:rsidR="00162A62">
              <w:rPr>
                <w:noProof/>
                <w:webHidden/>
              </w:rPr>
              <w:t>42</w:t>
            </w:r>
            <w:r w:rsidR="00162A62">
              <w:rPr>
                <w:noProof/>
                <w:webHidden/>
              </w:rPr>
              <w:fldChar w:fldCharType="end"/>
            </w:r>
          </w:hyperlink>
        </w:p>
        <w:p w14:paraId="4830837E" w14:textId="6B6EF18C" w:rsidR="00162A62" w:rsidRDefault="00756186">
          <w:pPr>
            <w:pStyle w:val="TOC3"/>
            <w:tabs>
              <w:tab w:val="right" w:leader="dot" w:pos="4310"/>
            </w:tabs>
            <w:rPr>
              <w:noProof/>
              <w:sz w:val="22"/>
            </w:rPr>
          </w:pPr>
          <w:hyperlink w:anchor="_Toc461554921" w:history="1">
            <w:r w:rsidR="00162A62" w:rsidRPr="00E90867">
              <w:rPr>
                <w:rStyle w:val="Hyperlink"/>
                <w:noProof/>
              </w:rPr>
              <w:t>http://www.sixstones.com/</w:t>
            </w:r>
            <w:r w:rsidR="00162A62">
              <w:rPr>
                <w:noProof/>
                <w:webHidden/>
              </w:rPr>
              <w:tab/>
            </w:r>
            <w:r w:rsidR="00162A62">
              <w:rPr>
                <w:noProof/>
                <w:webHidden/>
              </w:rPr>
              <w:fldChar w:fldCharType="begin"/>
            </w:r>
            <w:r w:rsidR="00162A62">
              <w:rPr>
                <w:noProof/>
                <w:webHidden/>
              </w:rPr>
              <w:instrText xml:space="preserve"> PAGEREF _Toc461554921 \h </w:instrText>
            </w:r>
            <w:r w:rsidR="00162A62">
              <w:rPr>
                <w:noProof/>
                <w:webHidden/>
              </w:rPr>
            </w:r>
            <w:r w:rsidR="00162A62">
              <w:rPr>
                <w:noProof/>
                <w:webHidden/>
              </w:rPr>
              <w:fldChar w:fldCharType="separate"/>
            </w:r>
            <w:r w:rsidR="00162A62">
              <w:rPr>
                <w:noProof/>
                <w:webHidden/>
              </w:rPr>
              <w:t>42</w:t>
            </w:r>
            <w:r w:rsidR="00162A62">
              <w:rPr>
                <w:noProof/>
                <w:webHidden/>
              </w:rPr>
              <w:fldChar w:fldCharType="end"/>
            </w:r>
          </w:hyperlink>
        </w:p>
        <w:p w14:paraId="08315889" w14:textId="3E6E1933" w:rsidR="00162A62" w:rsidRDefault="00756186" w:rsidP="00162A62">
          <w:pPr>
            <w:pStyle w:val="TOC2"/>
            <w:rPr>
              <w:sz w:val="22"/>
            </w:rPr>
          </w:pPr>
          <w:hyperlink w:anchor="_Toc461554922" w:history="1">
            <w:r w:rsidR="00162A62" w:rsidRPr="00E90867">
              <w:rPr>
                <w:rStyle w:val="Hyperlink"/>
              </w:rPr>
              <w:t>Madison</w:t>
            </w:r>
            <w:r w:rsidR="00162A62">
              <w:rPr>
                <w:webHidden/>
              </w:rPr>
              <w:tab/>
            </w:r>
            <w:r w:rsidR="00162A62">
              <w:rPr>
                <w:webHidden/>
              </w:rPr>
              <w:fldChar w:fldCharType="begin"/>
            </w:r>
            <w:r w:rsidR="00162A62">
              <w:rPr>
                <w:webHidden/>
              </w:rPr>
              <w:instrText xml:space="preserve"> PAGEREF _Toc461554922 \h </w:instrText>
            </w:r>
            <w:r w:rsidR="00162A62">
              <w:rPr>
                <w:webHidden/>
              </w:rPr>
            </w:r>
            <w:r w:rsidR="00162A62">
              <w:rPr>
                <w:webHidden/>
              </w:rPr>
              <w:fldChar w:fldCharType="separate"/>
            </w:r>
            <w:r w:rsidR="00162A62">
              <w:rPr>
                <w:webHidden/>
              </w:rPr>
              <w:t>43</w:t>
            </w:r>
            <w:r w:rsidR="00162A62">
              <w:rPr>
                <w:webHidden/>
              </w:rPr>
              <w:fldChar w:fldCharType="end"/>
            </w:r>
          </w:hyperlink>
        </w:p>
        <w:p w14:paraId="681E387D" w14:textId="3D2CA564" w:rsidR="00162A62" w:rsidRDefault="00756186">
          <w:pPr>
            <w:pStyle w:val="TOC3"/>
            <w:tabs>
              <w:tab w:val="right" w:leader="dot" w:pos="4310"/>
            </w:tabs>
            <w:rPr>
              <w:noProof/>
              <w:sz w:val="22"/>
            </w:rPr>
          </w:pPr>
          <w:hyperlink w:anchor="_Toc461554923" w:history="1">
            <w:r w:rsidR="00162A62" w:rsidRPr="00E90867">
              <w:rPr>
                <w:rStyle w:val="Hyperlink"/>
                <w:noProof/>
              </w:rPr>
              <w:t>Diary Queen</w:t>
            </w:r>
            <w:r w:rsidR="00162A62">
              <w:rPr>
                <w:noProof/>
                <w:webHidden/>
              </w:rPr>
              <w:tab/>
            </w:r>
            <w:r w:rsidR="00162A62">
              <w:rPr>
                <w:noProof/>
                <w:webHidden/>
              </w:rPr>
              <w:fldChar w:fldCharType="begin"/>
            </w:r>
            <w:r w:rsidR="00162A62">
              <w:rPr>
                <w:noProof/>
                <w:webHidden/>
              </w:rPr>
              <w:instrText xml:space="preserve"> PAGEREF _Toc461554923 \h </w:instrText>
            </w:r>
            <w:r w:rsidR="00162A62">
              <w:rPr>
                <w:noProof/>
                <w:webHidden/>
              </w:rPr>
            </w:r>
            <w:r w:rsidR="00162A62">
              <w:rPr>
                <w:noProof/>
                <w:webHidden/>
              </w:rPr>
              <w:fldChar w:fldCharType="separate"/>
            </w:r>
            <w:r w:rsidR="00162A62">
              <w:rPr>
                <w:noProof/>
                <w:webHidden/>
              </w:rPr>
              <w:t>43</w:t>
            </w:r>
            <w:r w:rsidR="00162A62">
              <w:rPr>
                <w:noProof/>
                <w:webHidden/>
              </w:rPr>
              <w:fldChar w:fldCharType="end"/>
            </w:r>
          </w:hyperlink>
        </w:p>
        <w:p w14:paraId="6A6A0081" w14:textId="17376E98" w:rsidR="00162A62" w:rsidRDefault="00756186">
          <w:pPr>
            <w:pStyle w:val="TOC3"/>
            <w:tabs>
              <w:tab w:val="right" w:leader="dot" w:pos="4310"/>
            </w:tabs>
            <w:rPr>
              <w:noProof/>
              <w:sz w:val="22"/>
            </w:rPr>
          </w:pPr>
          <w:hyperlink w:anchor="_Toc461554924" w:history="1">
            <w:r w:rsidR="00162A62" w:rsidRPr="00E90867">
              <w:rPr>
                <w:rStyle w:val="Hyperlink"/>
                <w:noProof/>
              </w:rPr>
              <w:t>Sunshine?</w:t>
            </w:r>
            <w:r w:rsidR="00162A62">
              <w:rPr>
                <w:noProof/>
                <w:webHidden/>
              </w:rPr>
              <w:tab/>
            </w:r>
            <w:r w:rsidR="00162A62">
              <w:rPr>
                <w:noProof/>
                <w:webHidden/>
              </w:rPr>
              <w:fldChar w:fldCharType="begin"/>
            </w:r>
            <w:r w:rsidR="00162A62">
              <w:rPr>
                <w:noProof/>
                <w:webHidden/>
              </w:rPr>
              <w:instrText xml:space="preserve"> PAGEREF _Toc461554924 \h </w:instrText>
            </w:r>
            <w:r w:rsidR="00162A62">
              <w:rPr>
                <w:noProof/>
                <w:webHidden/>
              </w:rPr>
            </w:r>
            <w:r w:rsidR="00162A62">
              <w:rPr>
                <w:noProof/>
                <w:webHidden/>
              </w:rPr>
              <w:fldChar w:fldCharType="separate"/>
            </w:r>
            <w:r w:rsidR="00162A62">
              <w:rPr>
                <w:noProof/>
                <w:webHidden/>
              </w:rPr>
              <w:t>43</w:t>
            </w:r>
            <w:r w:rsidR="00162A62">
              <w:rPr>
                <w:noProof/>
                <w:webHidden/>
              </w:rPr>
              <w:fldChar w:fldCharType="end"/>
            </w:r>
          </w:hyperlink>
        </w:p>
        <w:p w14:paraId="7FA240AE" w14:textId="644A0BF9" w:rsidR="00162A62" w:rsidRDefault="00756186">
          <w:pPr>
            <w:pStyle w:val="TOC3"/>
            <w:tabs>
              <w:tab w:val="right" w:leader="dot" w:pos="4310"/>
            </w:tabs>
            <w:rPr>
              <w:noProof/>
              <w:sz w:val="22"/>
            </w:rPr>
          </w:pPr>
          <w:hyperlink w:anchor="_Toc461554925" w:history="1">
            <w:r w:rsidR="00162A62" w:rsidRPr="00E90867">
              <w:rPr>
                <w:rStyle w:val="Hyperlink"/>
                <w:noProof/>
              </w:rPr>
              <w:t>Shopko</w:t>
            </w:r>
            <w:r w:rsidR="00162A62">
              <w:rPr>
                <w:noProof/>
                <w:webHidden/>
              </w:rPr>
              <w:tab/>
            </w:r>
            <w:r w:rsidR="00162A62">
              <w:rPr>
                <w:noProof/>
                <w:webHidden/>
              </w:rPr>
              <w:fldChar w:fldCharType="begin"/>
            </w:r>
            <w:r w:rsidR="00162A62">
              <w:rPr>
                <w:noProof/>
                <w:webHidden/>
              </w:rPr>
              <w:instrText xml:space="preserve"> PAGEREF _Toc461554925 \h </w:instrText>
            </w:r>
            <w:r w:rsidR="00162A62">
              <w:rPr>
                <w:noProof/>
                <w:webHidden/>
              </w:rPr>
            </w:r>
            <w:r w:rsidR="00162A62">
              <w:rPr>
                <w:noProof/>
                <w:webHidden/>
              </w:rPr>
              <w:fldChar w:fldCharType="separate"/>
            </w:r>
            <w:r w:rsidR="00162A62">
              <w:rPr>
                <w:noProof/>
                <w:webHidden/>
              </w:rPr>
              <w:t>43</w:t>
            </w:r>
            <w:r w:rsidR="00162A62">
              <w:rPr>
                <w:noProof/>
                <w:webHidden/>
              </w:rPr>
              <w:fldChar w:fldCharType="end"/>
            </w:r>
          </w:hyperlink>
        </w:p>
        <w:p w14:paraId="0E986207" w14:textId="5E75B3A7" w:rsidR="00162A62" w:rsidRDefault="00756186">
          <w:pPr>
            <w:pStyle w:val="TOC3"/>
            <w:tabs>
              <w:tab w:val="right" w:leader="dot" w:pos="4310"/>
            </w:tabs>
            <w:rPr>
              <w:noProof/>
              <w:sz w:val="22"/>
            </w:rPr>
          </w:pPr>
          <w:hyperlink w:anchor="_Toc461554926" w:history="1">
            <w:r w:rsidR="00162A62" w:rsidRPr="00E90867">
              <w:rPr>
                <w:rStyle w:val="Hyperlink"/>
                <w:noProof/>
              </w:rPr>
              <w:t>McD?</w:t>
            </w:r>
            <w:r w:rsidR="00162A62">
              <w:rPr>
                <w:noProof/>
                <w:webHidden/>
              </w:rPr>
              <w:tab/>
            </w:r>
            <w:r w:rsidR="00162A62">
              <w:rPr>
                <w:noProof/>
                <w:webHidden/>
              </w:rPr>
              <w:fldChar w:fldCharType="begin"/>
            </w:r>
            <w:r w:rsidR="00162A62">
              <w:rPr>
                <w:noProof/>
                <w:webHidden/>
              </w:rPr>
              <w:instrText xml:space="preserve"> PAGEREF _Toc461554926 \h </w:instrText>
            </w:r>
            <w:r w:rsidR="00162A62">
              <w:rPr>
                <w:noProof/>
                <w:webHidden/>
              </w:rPr>
            </w:r>
            <w:r w:rsidR="00162A62">
              <w:rPr>
                <w:noProof/>
                <w:webHidden/>
              </w:rPr>
              <w:fldChar w:fldCharType="separate"/>
            </w:r>
            <w:r w:rsidR="00162A62">
              <w:rPr>
                <w:noProof/>
                <w:webHidden/>
              </w:rPr>
              <w:t>43</w:t>
            </w:r>
            <w:r w:rsidR="00162A62">
              <w:rPr>
                <w:noProof/>
                <w:webHidden/>
              </w:rPr>
              <w:fldChar w:fldCharType="end"/>
            </w:r>
          </w:hyperlink>
        </w:p>
        <w:p w14:paraId="06F5621D" w14:textId="48A72032" w:rsidR="00162A62" w:rsidRDefault="00756186">
          <w:pPr>
            <w:pStyle w:val="TOC3"/>
            <w:tabs>
              <w:tab w:val="right" w:leader="dot" w:pos="4310"/>
            </w:tabs>
            <w:rPr>
              <w:noProof/>
              <w:sz w:val="22"/>
            </w:rPr>
          </w:pPr>
          <w:hyperlink w:anchor="_Toc461554927" w:history="1">
            <w:r w:rsidR="00162A62" w:rsidRPr="00E90867">
              <w:rPr>
                <w:rStyle w:val="Hyperlink"/>
                <w:noProof/>
              </w:rPr>
              <w:t>Lazor Tag :D</w:t>
            </w:r>
            <w:r w:rsidR="00162A62">
              <w:rPr>
                <w:noProof/>
                <w:webHidden/>
              </w:rPr>
              <w:tab/>
            </w:r>
            <w:r w:rsidR="00162A62">
              <w:rPr>
                <w:noProof/>
                <w:webHidden/>
              </w:rPr>
              <w:fldChar w:fldCharType="begin"/>
            </w:r>
            <w:r w:rsidR="00162A62">
              <w:rPr>
                <w:noProof/>
                <w:webHidden/>
              </w:rPr>
              <w:instrText xml:space="preserve"> PAGEREF _Toc461554927 \h </w:instrText>
            </w:r>
            <w:r w:rsidR="00162A62">
              <w:rPr>
                <w:noProof/>
                <w:webHidden/>
              </w:rPr>
            </w:r>
            <w:r w:rsidR="00162A62">
              <w:rPr>
                <w:noProof/>
                <w:webHidden/>
              </w:rPr>
              <w:fldChar w:fldCharType="separate"/>
            </w:r>
            <w:r w:rsidR="00162A62">
              <w:rPr>
                <w:noProof/>
                <w:webHidden/>
              </w:rPr>
              <w:t>43</w:t>
            </w:r>
            <w:r w:rsidR="00162A62">
              <w:rPr>
                <w:noProof/>
                <w:webHidden/>
              </w:rPr>
              <w:fldChar w:fldCharType="end"/>
            </w:r>
          </w:hyperlink>
        </w:p>
        <w:p w14:paraId="0EC1B586" w14:textId="0D2A7391" w:rsidR="00162A62" w:rsidRDefault="00756186">
          <w:pPr>
            <w:pStyle w:val="TOC3"/>
            <w:tabs>
              <w:tab w:val="right" w:leader="dot" w:pos="4310"/>
            </w:tabs>
            <w:rPr>
              <w:noProof/>
              <w:sz w:val="22"/>
            </w:rPr>
          </w:pPr>
          <w:hyperlink w:anchor="_Toc461554928" w:history="1">
            <w:r w:rsidR="00162A62" w:rsidRPr="00E90867">
              <w:rPr>
                <w:rStyle w:val="Hyperlink"/>
                <w:noProof/>
              </w:rPr>
              <w:t>LOOPYS</w:t>
            </w:r>
            <w:r w:rsidR="00162A62">
              <w:rPr>
                <w:noProof/>
                <w:webHidden/>
              </w:rPr>
              <w:tab/>
            </w:r>
            <w:r w:rsidR="00162A62">
              <w:rPr>
                <w:noProof/>
                <w:webHidden/>
              </w:rPr>
              <w:fldChar w:fldCharType="begin"/>
            </w:r>
            <w:r w:rsidR="00162A62">
              <w:rPr>
                <w:noProof/>
                <w:webHidden/>
              </w:rPr>
              <w:instrText xml:space="preserve"> PAGEREF _Toc461554928 \h </w:instrText>
            </w:r>
            <w:r w:rsidR="00162A62">
              <w:rPr>
                <w:noProof/>
                <w:webHidden/>
              </w:rPr>
            </w:r>
            <w:r w:rsidR="00162A62">
              <w:rPr>
                <w:noProof/>
                <w:webHidden/>
              </w:rPr>
              <w:fldChar w:fldCharType="separate"/>
            </w:r>
            <w:r w:rsidR="00162A62">
              <w:rPr>
                <w:noProof/>
                <w:webHidden/>
              </w:rPr>
              <w:t>43</w:t>
            </w:r>
            <w:r w:rsidR="00162A62">
              <w:rPr>
                <w:noProof/>
                <w:webHidden/>
              </w:rPr>
              <w:fldChar w:fldCharType="end"/>
            </w:r>
          </w:hyperlink>
        </w:p>
        <w:p w14:paraId="385D97FE" w14:textId="4E26A16F" w:rsidR="00162A62" w:rsidRDefault="00756186" w:rsidP="00162A62">
          <w:pPr>
            <w:pStyle w:val="TOC2"/>
            <w:rPr>
              <w:sz w:val="22"/>
            </w:rPr>
          </w:pPr>
          <w:hyperlink w:anchor="_Toc461554929" w:history="1">
            <w:r w:rsidR="00162A62" w:rsidRPr="00E90867">
              <w:rPr>
                <w:rStyle w:val="Hyperlink"/>
              </w:rPr>
              <w:t>Hotel Information</w:t>
            </w:r>
            <w:r w:rsidR="00162A62">
              <w:rPr>
                <w:webHidden/>
              </w:rPr>
              <w:tab/>
            </w:r>
            <w:r w:rsidR="00162A62">
              <w:rPr>
                <w:webHidden/>
              </w:rPr>
              <w:fldChar w:fldCharType="begin"/>
            </w:r>
            <w:r w:rsidR="00162A62">
              <w:rPr>
                <w:webHidden/>
              </w:rPr>
              <w:instrText xml:space="preserve"> PAGEREF _Toc461554929 \h </w:instrText>
            </w:r>
            <w:r w:rsidR="00162A62">
              <w:rPr>
                <w:webHidden/>
              </w:rPr>
            </w:r>
            <w:r w:rsidR="00162A62">
              <w:rPr>
                <w:webHidden/>
              </w:rPr>
              <w:fldChar w:fldCharType="separate"/>
            </w:r>
            <w:r w:rsidR="00162A62">
              <w:rPr>
                <w:webHidden/>
              </w:rPr>
              <w:t>43</w:t>
            </w:r>
            <w:r w:rsidR="00162A62">
              <w:rPr>
                <w:webHidden/>
              </w:rPr>
              <w:fldChar w:fldCharType="end"/>
            </w:r>
          </w:hyperlink>
        </w:p>
        <w:p w14:paraId="799CBB98" w14:textId="09E55804" w:rsidR="00162A62" w:rsidRDefault="00756186">
          <w:pPr>
            <w:pStyle w:val="TOC3"/>
            <w:tabs>
              <w:tab w:val="right" w:leader="dot" w:pos="4310"/>
            </w:tabs>
            <w:rPr>
              <w:noProof/>
              <w:sz w:val="22"/>
            </w:rPr>
          </w:pPr>
          <w:hyperlink w:anchor="_Toc461554930" w:history="1">
            <w:r w:rsidR="00162A62" w:rsidRPr="00E90867">
              <w:rPr>
                <w:rStyle w:val="Hyperlink"/>
                <w:noProof/>
              </w:rPr>
              <w:t>Super 8 Madison</w:t>
            </w:r>
            <w:r w:rsidR="00162A62">
              <w:rPr>
                <w:noProof/>
                <w:webHidden/>
              </w:rPr>
              <w:tab/>
            </w:r>
            <w:r w:rsidR="00162A62">
              <w:rPr>
                <w:noProof/>
                <w:webHidden/>
              </w:rPr>
              <w:fldChar w:fldCharType="begin"/>
            </w:r>
            <w:r w:rsidR="00162A62">
              <w:rPr>
                <w:noProof/>
                <w:webHidden/>
              </w:rPr>
              <w:instrText xml:space="preserve"> PAGEREF _Toc461554930 \h </w:instrText>
            </w:r>
            <w:r w:rsidR="00162A62">
              <w:rPr>
                <w:noProof/>
                <w:webHidden/>
              </w:rPr>
            </w:r>
            <w:r w:rsidR="00162A62">
              <w:rPr>
                <w:noProof/>
                <w:webHidden/>
              </w:rPr>
              <w:fldChar w:fldCharType="separate"/>
            </w:r>
            <w:r w:rsidR="00162A62">
              <w:rPr>
                <w:noProof/>
                <w:webHidden/>
              </w:rPr>
              <w:t>43</w:t>
            </w:r>
            <w:r w:rsidR="00162A62">
              <w:rPr>
                <w:noProof/>
                <w:webHidden/>
              </w:rPr>
              <w:fldChar w:fldCharType="end"/>
            </w:r>
          </w:hyperlink>
        </w:p>
        <w:p w14:paraId="0CD5ABA3" w14:textId="6A2809BA" w:rsidR="00162A62" w:rsidRDefault="00756186">
          <w:pPr>
            <w:pStyle w:val="TOC3"/>
            <w:tabs>
              <w:tab w:val="right" w:leader="dot" w:pos="4310"/>
            </w:tabs>
            <w:rPr>
              <w:noProof/>
              <w:sz w:val="22"/>
            </w:rPr>
          </w:pPr>
          <w:hyperlink w:anchor="_Toc461554931" w:history="1">
            <w:r w:rsidR="00162A62" w:rsidRPr="00E90867">
              <w:rPr>
                <w:rStyle w:val="Hyperlink"/>
                <w:noProof/>
              </w:rPr>
              <w:t>AmericInn Lodge &amp; Suites</w:t>
            </w:r>
            <w:r w:rsidR="00162A62">
              <w:rPr>
                <w:noProof/>
                <w:webHidden/>
              </w:rPr>
              <w:tab/>
            </w:r>
            <w:r w:rsidR="00162A62">
              <w:rPr>
                <w:noProof/>
                <w:webHidden/>
              </w:rPr>
              <w:fldChar w:fldCharType="begin"/>
            </w:r>
            <w:r w:rsidR="00162A62">
              <w:rPr>
                <w:noProof/>
                <w:webHidden/>
              </w:rPr>
              <w:instrText xml:space="preserve"> PAGEREF _Toc461554931 \h </w:instrText>
            </w:r>
            <w:r w:rsidR="00162A62">
              <w:rPr>
                <w:noProof/>
                <w:webHidden/>
              </w:rPr>
            </w:r>
            <w:r w:rsidR="00162A62">
              <w:rPr>
                <w:noProof/>
                <w:webHidden/>
              </w:rPr>
              <w:fldChar w:fldCharType="separate"/>
            </w:r>
            <w:r w:rsidR="00162A62">
              <w:rPr>
                <w:noProof/>
                <w:webHidden/>
              </w:rPr>
              <w:t>43</w:t>
            </w:r>
            <w:r w:rsidR="00162A62">
              <w:rPr>
                <w:noProof/>
                <w:webHidden/>
              </w:rPr>
              <w:fldChar w:fldCharType="end"/>
            </w:r>
          </w:hyperlink>
        </w:p>
        <w:p w14:paraId="7C26319A" w14:textId="7546678A" w:rsidR="00162A62" w:rsidRDefault="00756186">
          <w:pPr>
            <w:pStyle w:val="TOC3"/>
            <w:tabs>
              <w:tab w:val="right" w:leader="dot" w:pos="4310"/>
            </w:tabs>
            <w:rPr>
              <w:noProof/>
              <w:sz w:val="22"/>
            </w:rPr>
          </w:pPr>
          <w:hyperlink w:anchor="_Toc461554932" w:history="1">
            <w:r w:rsidR="00162A62" w:rsidRPr="00E90867">
              <w:rPr>
                <w:rStyle w:val="Hyperlink"/>
                <w:noProof/>
              </w:rPr>
              <w:t>Lakes Lodge</w:t>
            </w:r>
            <w:r w:rsidR="00162A62">
              <w:rPr>
                <w:noProof/>
                <w:webHidden/>
              </w:rPr>
              <w:tab/>
            </w:r>
            <w:r w:rsidR="00162A62">
              <w:rPr>
                <w:noProof/>
                <w:webHidden/>
              </w:rPr>
              <w:fldChar w:fldCharType="begin"/>
            </w:r>
            <w:r w:rsidR="00162A62">
              <w:rPr>
                <w:noProof/>
                <w:webHidden/>
              </w:rPr>
              <w:instrText xml:space="preserve"> PAGEREF _Toc461554932 \h </w:instrText>
            </w:r>
            <w:r w:rsidR="00162A62">
              <w:rPr>
                <w:noProof/>
                <w:webHidden/>
              </w:rPr>
            </w:r>
            <w:r w:rsidR="00162A62">
              <w:rPr>
                <w:noProof/>
                <w:webHidden/>
              </w:rPr>
              <w:fldChar w:fldCharType="separate"/>
            </w:r>
            <w:r w:rsidR="00162A62">
              <w:rPr>
                <w:noProof/>
                <w:webHidden/>
              </w:rPr>
              <w:t>43</w:t>
            </w:r>
            <w:r w:rsidR="00162A62">
              <w:rPr>
                <w:noProof/>
                <w:webHidden/>
              </w:rPr>
              <w:fldChar w:fldCharType="end"/>
            </w:r>
          </w:hyperlink>
        </w:p>
        <w:p w14:paraId="6049D349" w14:textId="6B3E59C7" w:rsidR="00162A62" w:rsidRDefault="00756186">
          <w:pPr>
            <w:pStyle w:val="TOC3"/>
            <w:tabs>
              <w:tab w:val="right" w:leader="dot" w:pos="4310"/>
            </w:tabs>
            <w:rPr>
              <w:noProof/>
              <w:sz w:val="22"/>
            </w:rPr>
          </w:pPr>
          <w:hyperlink w:anchor="_Toc461554933" w:history="1">
            <w:r w:rsidR="00162A62" w:rsidRPr="00E90867">
              <w:rPr>
                <w:rStyle w:val="Hyperlink"/>
                <w:noProof/>
              </w:rPr>
              <w:t>Camp Lakodia?</w:t>
            </w:r>
            <w:r w:rsidR="00162A62">
              <w:rPr>
                <w:noProof/>
                <w:webHidden/>
              </w:rPr>
              <w:tab/>
            </w:r>
            <w:r w:rsidR="00162A62">
              <w:rPr>
                <w:noProof/>
                <w:webHidden/>
              </w:rPr>
              <w:fldChar w:fldCharType="begin"/>
            </w:r>
            <w:r w:rsidR="00162A62">
              <w:rPr>
                <w:noProof/>
                <w:webHidden/>
              </w:rPr>
              <w:instrText xml:space="preserve"> PAGEREF _Toc461554933 \h </w:instrText>
            </w:r>
            <w:r w:rsidR="00162A62">
              <w:rPr>
                <w:noProof/>
                <w:webHidden/>
              </w:rPr>
            </w:r>
            <w:r w:rsidR="00162A62">
              <w:rPr>
                <w:noProof/>
                <w:webHidden/>
              </w:rPr>
              <w:fldChar w:fldCharType="separate"/>
            </w:r>
            <w:r w:rsidR="00162A62">
              <w:rPr>
                <w:noProof/>
                <w:webHidden/>
              </w:rPr>
              <w:t>43</w:t>
            </w:r>
            <w:r w:rsidR="00162A62">
              <w:rPr>
                <w:noProof/>
                <w:webHidden/>
              </w:rPr>
              <w:fldChar w:fldCharType="end"/>
            </w:r>
          </w:hyperlink>
        </w:p>
        <w:p w14:paraId="0B3B788E" w14:textId="168F5C1A" w:rsidR="00162A62" w:rsidRDefault="00756186">
          <w:pPr>
            <w:pStyle w:val="TOC1"/>
            <w:rPr>
              <w:b w:val="0"/>
              <w:sz w:val="22"/>
            </w:rPr>
          </w:pPr>
          <w:hyperlink w:anchor="_Toc461554934" w:history="1">
            <w:r w:rsidR="00162A62" w:rsidRPr="00E90867">
              <w:rPr>
                <w:rStyle w:val="Hyperlink"/>
              </w:rPr>
              <w:t>SVN</w:t>
            </w:r>
            <w:r w:rsidR="00162A62">
              <w:rPr>
                <w:webHidden/>
              </w:rPr>
              <w:tab/>
            </w:r>
            <w:r w:rsidR="00162A62">
              <w:rPr>
                <w:webHidden/>
              </w:rPr>
              <w:fldChar w:fldCharType="begin"/>
            </w:r>
            <w:r w:rsidR="00162A62">
              <w:rPr>
                <w:webHidden/>
              </w:rPr>
              <w:instrText xml:space="preserve"> PAGEREF _Toc461554934 \h </w:instrText>
            </w:r>
            <w:r w:rsidR="00162A62">
              <w:rPr>
                <w:webHidden/>
              </w:rPr>
            </w:r>
            <w:r w:rsidR="00162A62">
              <w:rPr>
                <w:webHidden/>
              </w:rPr>
              <w:fldChar w:fldCharType="separate"/>
            </w:r>
            <w:r w:rsidR="00162A62">
              <w:rPr>
                <w:webHidden/>
              </w:rPr>
              <w:t>44</w:t>
            </w:r>
            <w:r w:rsidR="00162A62">
              <w:rPr>
                <w:webHidden/>
              </w:rPr>
              <w:fldChar w:fldCharType="end"/>
            </w:r>
          </w:hyperlink>
        </w:p>
        <w:p w14:paraId="038C9BAF" w14:textId="70461701" w:rsidR="00162A62" w:rsidRDefault="00756186" w:rsidP="00162A62">
          <w:pPr>
            <w:pStyle w:val="TOC2"/>
            <w:rPr>
              <w:sz w:val="22"/>
            </w:rPr>
          </w:pPr>
          <w:hyperlink w:anchor="_Toc461554935" w:history="1">
            <w:r w:rsidR="00162A62" w:rsidRPr="00E90867">
              <w:rPr>
                <w:rStyle w:val="Hyperlink"/>
              </w:rPr>
              <w:t>Overview</w:t>
            </w:r>
            <w:r w:rsidR="00162A62">
              <w:rPr>
                <w:webHidden/>
              </w:rPr>
              <w:tab/>
            </w:r>
            <w:r w:rsidR="00162A62">
              <w:rPr>
                <w:webHidden/>
              </w:rPr>
              <w:fldChar w:fldCharType="begin"/>
            </w:r>
            <w:r w:rsidR="00162A62">
              <w:rPr>
                <w:webHidden/>
              </w:rPr>
              <w:instrText xml:space="preserve"> PAGEREF _Toc461554935 \h </w:instrText>
            </w:r>
            <w:r w:rsidR="00162A62">
              <w:rPr>
                <w:webHidden/>
              </w:rPr>
            </w:r>
            <w:r w:rsidR="00162A62">
              <w:rPr>
                <w:webHidden/>
              </w:rPr>
              <w:fldChar w:fldCharType="separate"/>
            </w:r>
            <w:r w:rsidR="00162A62">
              <w:rPr>
                <w:webHidden/>
              </w:rPr>
              <w:t>44</w:t>
            </w:r>
            <w:r w:rsidR="00162A62">
              <w:rPr>
                <w:webHidden/>
              </w:rPr>
              <w:fldChar w:fldCharType="end"/>
            </w:r>
          </w:hyperlink>
        </w:p>
        <w:p w14:paraId="443D2F9D" w14:textId="4DE31438" w:rsidR="00162A62" w:rsidRDefault="00756186">
          <w:pPr>
            <w:pStyle w:val="TOC3"/>
            <w:tabs>
              <w:tab w:val="right" w:leader="dot" w:pos="4310"/>
            </w:tabs>
            <w:rPr>
              <w:noProof/>
              <w:sz w:val="22"/>
            </w:rPr>
          </w:pPr>
          <w:hyperlink w:anchor="_Toc461554936" w:history="1">
            <w:r w:rsidR="00162A62" w:rsidRPr="00E90867">
              <w:rPr>
                <w:rStyle w:val="Hyperlink"/>
                <w:noProof/>
              </w:rPr>
              <w:t>Permission to Access</w:t>
            </w:r>
            <w:r w:rsidR="00162A62">
              <w:rPr>
                <w:noProof/>
                <w:webHidden/>
              </w:rPr>
              <w:tab/>
            </w:r>
            <w:r w:rsidR="00162A62">
              <w:rPr>
                <w:noProof/>
                <w:webHidden/>
              </w:rPr>
              <w:fldChar w:fldCharType="begin"/>
            </w:r>
            <w:r w:rsidR="00162A62">
              <w:rPr>
                <w:noProof/>
                <w:webHidden/>
              </w:rPr>
              <w:instrText xml:space="preserve"> PAGEREF _Toc461554936 \h </w:instrText>
            </w:r>
            <w:r w:rsidR="00162A62">
              <w:rPr>
                <w:noProof/>
                <w:webHidden/>
              </w:rPr>
            </w:r>
            <w:r w:rsidR="00162A62">
              <w:rPr>
                <w:noProof/>
                <w:webHidden/>
              </w:rPr>
              <w:fldChar w:fldCharType="separate"/>
            </w:r>
            <w:r w:rsidR="00162A62">
              <w:rPr>
                <w:noProof/>
                <w:webHidden/>
              </w:rPr>
              <w:t>44</w:t>
            </w:r>
            <w:r w:rsidR="00162A62">
              <w:rPr>
                <w:noProof/>
                <w:webHidden/>
              </w:rPr>
              <w:fldChar w:fldCharType="end"/>
            </w:r>
          </w:hyperlink>
        </w:p>
        <w:p w14:paraId="7A5865DC" w14:textId="10CB6369" w:rsidR="00162A62" w:rsidRDefault="00756186" w:rsidP="00162A62">
          <w:pPr>
            <w:pStyle w:val="TOC2"/>
            <w:rPr>
              <w:sz w:val="22"/>
            </w:rPr>
          </w:pPr>
          <w:hyperlink w:anchor="_Toc461554937" w:history="1">
            <w:r w:rsidR="00162A62" w:rsidRPr="00E90867">
              <w:rPr>
                <w:rStyle w:val="Hyperlink"/>
              </w:rPr>
              <w:t>Setup</w:t>
            </w:r>
            <w:r w:rsidR="00162A62">
              <w:rPr>
                <w:webHidden/>
              </w:rPr>
              <w:tab/>
            </w:r>
            <w:r w:rsidR="00162A62">
              <w:rPr>
                <w:webHidden/>
              </w:rPr>
              <w:fldChar w:fldCharType="begin"/>
            </w:r>
            <w:r w:rsidR="00162A62">
              <w:rPr>
                <w:webHidden/>
              </w:rPr>
              <w:instrText xml:space="preserve"> PAGEREF _Toc461554937 \h </w:instrText>
            </w:r>
            <w:r w:rsidR="00162A62">
              <w:rPr>
                <w:webHidden/>
              </w:rPr>
            </w:r>
            <w:r w:rsidR="00162A62">
              <w:rPr>
                <w:webHidden/>
              </w:rPr>
              <w:fldChar w:fldCharType="separate"/>
            </w:r>
            <w:r w:rsidR="00162A62">
              <w:rPr>
                <w:webHidden/>
              </w:rPr>
              <w:t>44</w:t>
            </w:r>
            <w:r w:rsidR="00162A62">
              <w:rPr>
                <w:webHidden/>
              </w:rPr>
              <w:fldChar w:fldCharType="end"/>
            </w:r>
          </w:hyperlink>
        </w:p>
        <w:p w14:paraId="2C48A23B" w14:textId="50B91300" w:rsidR="00162A62" w:rsidRDefault="00756186">
          <w:pPr>
            <w:pStyle w:val="TOC3"/>
            <w:tabs>
              <w:tab w:val="right" w:leader="dot" w:pos="4310"/>
            </w:tabs>
            <w:rPr>
              <w:noProof/>
              <w:sz w:val="22"/>
            </w:rPr>
          </w:pPr>
          <w:hyperlink w:anchor="_Toc461554938" w:history="1">
            <w:r w:rsidR="00162A62" w:rsidRPr="00E90867">
              <w:rPr>
                <w:rStyle w:val="Hyperlink"/>
                <w:noProof/>
              </w:rPr>
              <w:t>Essential Information</w:t>
            </w:r>
            <w:r w:rsidR="00162A62">
              <w:rPr>
                <w:noProof/>
                <w:webHidden/>
              </w:rPr>
              <w:tab/>
            </w:r>
            <w:r w:rsidR="00162A62">
              <w:rPr>
                <w:noProof/>
                <w:webHidden/>
              </w:rPr>
              <w:fldChar w:fldCharType="begin"/>
            </w:r>
            <w:r w:rsidR="00162A62">
              <w:rPr>
                <w:noProof/>
                <w:webHidden/>
              </w:rPr>
              <w:instrText xml:space="preserve"> PAGEREF _Toc461554938 \h </w:instrText>
            </w:r>
            <w:r w:rsidR="00162A62">
              <w:rPr>
                <w:noProof/>
                <w:webHidden/>
              </w:rPr>
            </w:r>
            <w:r w:rsidR="00162A62">
              <w:rPr>
                <w:noProof/>
                <w:webHidden/>
              </w:rPr>
              <w:fldChar w:fldCharType="separate"/>
            </w:r>
            <w:r w:rsidR="00162A62">
              <w:rPr>
                <w:noProof/>
                <w:webHidden/>
              </w:rPr>
              <w:t>44</w:t>
            </w:r>
            <w:r w:rsidR="00162A62">
              <w:rPr>
                <w:noProof/>
                <w:webHidden/>
              </w:rPr>
              <w:fldChar w:fldCharType="end"/>
            </w:r>
          </w:hyperlink>
        </w:p>
        <w:p w14:paraId="79848E44" w14:textId="22420761" w:rsidR="00162A62" w:rsidRDefault="00756186">
          <w:pPr>
            <w:pStyle w:val="TOC3"/>
            <w:tabs>
              <w:tab w:val="right" w:leader="dot" w:pos="4310"/>
            </w:tabs>
            <w:rPr>
              <w:noProof/>
              <w:sz w:val="22"/>
            </w:rPr>
          </w:pPr>
          <w:hyperlink w:anchor="_Toc461554939" w:history="1">
            <w:r w:rsidR="00162A62" w:rsidRPr="00E90867">
              <w:rPr>
                <w:rStyle w:val="Hyperlink"/>
                <w:noProof/>
              </w:rPr>
              <w:t>Getting on Computer</w:t>
            </w:r>
            <w:r w:rsidR="00162A62">
              <w:rPr>
                <w:noProof/>
                <w:webHidden/>
              </w:rPr>
              <w:tab/>
            </w:r>
            <w:r w:rsidR="00162A62">
              <w:rPr>
                <w:noProof/>
                <w:webHidden/>
              </w:rPr>
              <w:fldChar w:fldCharType="begin"/>
            </w:r>
            <w:r w:rsidR="00162A62">
              <w:rPr>
                <w:noProof/>
                <w:webHidden/>
              </w:rPr>
              <w:instrText xml:space="preserve"> PAGEREF _Toc461554939 \h </w:instrText>
            </w:r>
            <w:r w:rsidR="00162A62">
              <w:rPr>
                <w:noProof/>
                <w:webHidden/>
              </w:rPr>
            </w:r>
            <w:r w:rsidR="00162A62">
              <w:rPr>
                <w:noProof/>
                <w:webHidden/>
              </w:rPr>
              <w:fldChar w:fldCharType="separate"/>
            </w:r>
            <w:r w:rsidR="00162A62">
              <w:rPr>
                <w:noProof/>
                <w:webHidden/>
              </w:rPr>
              <w:t>44</w:t>
            </w:r>
            <w:r w:rsidR="00162A62">
              <w:rPr>
                <w:noProof/>
                <w:webHidden/>
              </w:rPr>
              <w:fldChar w:fldCharType="end"/>
            </w:r>
          </w:hyperlink>
        </w:p>
        <w:p w14:paraId="6D52C8ED" w14:textId="748D9C1D" w:rsidR="00162A62" w:rsidRDefault="00756186" w:rsidP="00162A62">
          <w:pPr>
            <w:pStyle w:val="TOC2"/>
            <w:rPr>
              <w:sz w:val="22"/>
            </w:rPr>
          </w:pPr>
          <w:hyperlink w:anchor="_Toc461554940" w:history="1">
            <w:r w:rsidR="00162A62" w:rsidRPr="00E90867">
              <w:rPr>
                <w:rStyle w:val="Hyperlink"/>
              </w:rPr>
              <w:t>SVN Basics</w:t>
            </w:r>
            <w:r w:rsidR="00162A62">
              <w:rPr>
                <w:webHidden/>
              </w:rPr>
              <w:tab/>
            </w:r>
            <w:r w:rsidR="00162A62">
              <w:rPr>
                <w:webHidden/>
              </w:rPr>
              <w:fldChar w:fldCharType="begin"/>
            </w:r>
            <w:r w:rsidR="00162A62">
              <w:rPr>
                <w:webHidden/>
              </w:rPr>
              <w:instrText xml:space="preserve"> PAGEREF _Toc461554940 \h </w:instrText>
            </w:r>
            <w:r w:rsidR="00162A62">
              <w:rPr>
                <w:webHidden/>
              </w:rPr>
            </w:r>
            <w:r w:rsidR="00162A62">
              <w:rPr>
                <w:webHidden/>
              </w:rPr>
              <w:fldChar w:fldCharType="separate"/>
            </w:r>
            <w:r w:rsidR="00162A62">
              <w:rPr>
                <w:webHidden/>
              </w:rPr>
              <w:t>46</w:t>
            </w:r>
            <w:r w:rsidR="00162A62">
              <w:rPr>
                <w:webHidden/>
              </w:rPr>
              <w:fldChar w:fldCharType="end"/>
            </w:r>
          </w:hyperlink>
        </w:p>
        <w:p w14:paraId="1BF3209D" w14:textId="5A5101D5" w:rsidR="00162A62" w:rsidRDefault="00756186">
          <w:pPr>
            <w:pStyle w:val="TOC3"/>
            <w:tabs>
              <w:tab w:val="right" w:leader="dot" w:pos="4310"/>
            </w:tabs>
            <w:rPr>
              <w:noProof/>
              <w:sz w:val="22"/>
            </w:rPr>
          </w:pPr>
          <w:hyperlink w:anchor="_Toc461554941" w:history="1">
            <w:r w:rsidR="00162A62" w:rsidRPr="00E90867">
              <w:rPr>
                <w:rStyle w:val="Hyperlink"/>
                <w:noProof/>
              </w:rPr>
              <w:t>Modifying Files</w:t>
            </w:r>
            <w:r w:rsidR="00162A62">
              <w:rPr>
                <w:noProof/>
                <w:webHidden/>
              </w:rPr>
              <w:tab/>
            </w:r>
            <w:r w:rsidR="00162A62">
              <w:rPr>
                <w:noProof/>
                <w:webHidden/>
              </w:rPr>
              <w:fldChar w:fldCharType="begin"/>
            </w:r>
            <w:r w:rsidR="00162A62">
              <w:rPr>
                <w:noProof/>
                <w:webHidden/>
              </w:rPr>
              <w:instrText xml:space="preserve"> PAGEREF _Toc461554941 \h </w:instrText>
            </w:r>
            <w:r w:rsidR="00162A62">
              <w:rPr>
                <w:noProof/>
                <w:webHidden/>
              </w:rPr>
            </w:r>
            <w:r w:rsidR="00162A62">
              <w:rPr>
                <w:noProof/>
                <w:webHidden/>
              </w:rPr>
              <w:fldChar w:fldCharType="separate"/>
            </w:r>
            <w:r w:rsidR="00162A62">
              <w:rPr>
                <w:noProof/>
                <w:webHidden/>
              </w:rPr>
              <w:t>46</w:t>
            </w:r>
            <w:r w:rsidR="00162A62">
              <w:rPr>
                <w:noProof/>
                <w:webHidden/>
              </w:rPr>
              <w:fldChar w:fldCharType="end"/>
            </w:r>
          </w:hyperlink>
        </w:p>
        <w:p w14:paraId="5936EBE5" w14:textId="6D0E1371" w:rsidR="00162A62" w:rsidRDefault="00756186">
          <w:pPr>
            <w:pStyle w:val="TOC3"/>
            <w:tabs>
              <w:tab w:val="right" w:leader="dot" w:pos="4310"/>
            </w:tabs>
            <w:rPr>
              <w:noProof/>
              <w:sz w:val="22"/>
            </w:rPr>
          </w:pPr>
          <w:hyperlink w:anchor="_Toc461554942" w:history="1">
            <w:r w:rsidR="00162A62" w:rsidRPr="00E90867">
              <w:rPr>
                <w:rStyle w:val="Hyperlink"/>
                <w:noProof/>
              </w:rPr>
              <w:t>Upload / Commit changes</w:t>
            </w:r>
            <w:r w:rsidR="00162A62">
              <w:rPr>
                <w:noProof/>
                <w:webHidden/>
              </w:rPr>
              <w:tab/>
            </w:r>
            <w:r w:rsidR="00162A62">
              <w:rPr>
                <w:noProof/>
                <w:webHidden/>
              </w:rPr>
              <w:fldChar w:fldCharType="begin"/>
            </w:r>
            <w:r w:rsidR="00162A62">
              <w:rPr>
                <w:noProof/>
                <w:webHidden/>
              </w:rPr>
              <w:instrText xml:space="preserve"> PAGEREF _Toc461554942 \h </w:instrText>
            </w:r>
            <w:r w:rsidR="00162A62">
              <w:rPr>
                <w:noProof/>
                <w:webHidden/>
              </w:rPr>
            </w:r>
            <w:r w:rsidR="00162A62">
              <w:rPr>
                <w:noProof/>
                <w:webHidden/>
              </w:rPr>
              <w:fldChar w:fldCharType="separate"/>
            </w:r>
            <w:r w:rsidR="00162A62">
              <w:rPr>
                <w:noProof/>
                <w:webHidden/>
              </w:rPr>
              <w:t>46</w:t>
            </w:r>
            <w:r w:rsidR="00162A62">
              <w:rPr>
                <w:noProof/>
                <w:webHidden/>
              </w:rPr>
              <w:fldChar w:fldCharType="end"/>
            </w:r>
          </w:hyperlink>
        </w:p>
        <w:p w14:paraId="2B048742" w14:textId="79298C39" w:rsidR="00162A62" w:rsidRDefault="00756186" w:rsidP="00162A62">
          <w:pPr>
            <w:pStyle w:val="TOC2"/>
            <w:rPr>
              <w:sz w:val="22"/>
            </w:rPr>
          </w:pPr>
          <w:hyperlink w:anchor="_Toc461554943" w:history="1">
            <w:r w:rsidR="00162A62" w:rsidRPr="00E90867">
              <w:rPr>
                <w:rStyle w:val="Hyperlink"/>
              </w:rPr>
              <w:t>Do’s and Don’ts</w:t>
            </w:r>
            <w:r w:rsidR="00162A62">
              <w:rPr>
                <w:webHidden/>
              </w:rPr>
              <w:tab/>
            </w:r>
            <w:r w:rsidR="00162A62">
              <w:rPr>
                <w:webHidden/>
              </w:rPr>
              <w:fldChar w:fldCharType="begin"/>
            </w:r>
            <w:r w:rsidR="00162A62">
              <w:rPr>
                <w:webHidden/>
              </w:rPr>
              <w:instrText xml:space="preserve"> PAGEREF _Toc461554943 \h </w:instrText>
            </w:r>
            <w:r w:rsidR="00162A62">
              <w:rPr>
                <w:webHidden/>
              </w:rPr>
            </w:r>
            <w:r w:rsidR="00162A62">
              <w:rPr>
                <w:webHidden/>
              </w:rPr>
              <w:fldChar w:fldCharType="separate"/>
            </w:r>
            <w:r w:rsidR="00162A62">
              <w:rPr>
                <w:webHidden/>
              </w:rPr>
              <w:t>47</w:t>
            </w:r>
            <w:r w:rsidR="00162A62">
              <w:rPr>
                <w:webHidden/>
              </w:rPr>
              <w:fldChar w:fldCharType="end"/>
            </w:r>
          </w:hyperlink>
        </w:p>
        <w:p w14:paraId="67C5CB5C" w14:textId="1DEA3A0F" w:rsidR="00162A62" w:rsidRDefault="00756186">
          <w:pPr>
            <w:pStyle w:val="TOC3"/>
            <w:tabs>
              <w:tab w:val="right" w:leader="dot" w:pos="4310"/>
            </w:tabs>
            <w:rPr>
              <w:noProof/>
              <w:sz w:val="22"/>
            </w:rPr>
          </w:pPr>
          <w:hyperlink w:anchor="_Toc461554944" w:history="1">
            <w:r w:rsidR="00162A62" w:rsidRPr="00E90867">
              <w:rPr>
                <w:rStyle w:val="Hyperlink"/>
                <w:noProof/>
              </w:rPr>
              <w:t>Don’t</w:t>
            </w:r>
            <w:r w:rsidR="00162A62">
              <w:rPr>
                <w:noProof/>
                <w:webHidden/>
              </w:rPr>
              <w:tab/>
            </w:r>
            <w:r w:rsidR="00162A62">
              <w:rPr>
                <w:noProof/>
                <w:webHidden/>
              </w:rPr>
              <w:fldChar w:fldCharType="begin"/>
            </w:r>
            <w:r w:rsidR="00162A62">
              <w:rPr>
                <w:noProof/>
                <w:webHidden/>
              </w:rPr>
              <w:instrText xml:space="preserve"> PAGEREF _Toc461554944 \h </w:instrText>
            </w:r>
            <w:r w:rsidR="00162A62">
              <w:rPr>
                <w:noProof/>
                <w:webHidden/>
              </w:rPr>
            </w:r>
            <w:r w:rsidR="00162A62">
              <w:rPr>
                <w:noProof/>
                <w:webHidden/>
              </w:rPr>
              <w:fldChar w:fldCharType="separate"/>
            </w:r>
            <w:r w:rsidR="00162A62">
              <w:rPr>
                <w:noProof/>
                <w:webHidden/>
              </w:rPr>
              <w:t>47</w:t>
            </w:r>
            <w:r w:rsidR="00162A62">
              <w:rPr>
                <w:noProof/>
                <w:webHidden/>
              </w:rPr>
              <w:fldChar w:fldCharType="end"/>
            </w:r>
          </w:hyperlink>
        </w:p>
        <w:p w14:paraId="2A178734" w14:textId="31C47C12" w:rsidR="00162A62" w:rsidRDefault="00756186">
          <w:pPr>
            <w:pStyle w:val="TOC3"/>
            <w:tabs>
              <w:tab w:val="right" w:leader="dot" w:pos="4310"/>
            </w:tabs>
            <w:rPr>
              <w:noProof/>
              <w:sz w:val="22"/>
            </w:rPr>
          </w:pPr>
          <w:hyperlink w:anchor="_Toc461554945" w:history="1">
            <w:r w:rsidR="00162A62" w:rsidRPr="00E90867">
              <w:rPr>
                <w:rStyle w:val="Hyperlink"/>
                <w:noProof/>
              </w:rPr>
              <w:t>Do</w:t>
            </w:r>
            <w:r w:rsidR="00162A62">
              <w:rPr>
                <w:noProof/>
                <w:webHidden/>
              </w:rPr>
              <w:tab/>
            </w:r>
            <w:r w:rsidR="00162A62">
              <w:rPr>
                <w:noProof/>
                <w:webHidden/>
              </w:rPr>
              <w:fldChar w:fldCharType="begin"/>
            </w:r>
            <w:r w:rsidR="00162A62">
              <w:rPr>
                <w:noProof/>
                <w:webHidden/>
              </w:rPr>
              <w:instrText xml:space="preserve"> PAGEREF _Toc461554945 \h </w:instrText>
            </w:r>
            <w:r w:rsidR="00162A62">
              <w:rPr>
                <w:noProof/>
                <w:webHidden/>
              </w:rPr>
            </w:r>
            <w:r w:rsidR="00162A62">
              <w:rPr>
                <w:noProof/>
                <w:webHidden/>
              </w:rPr>
              <w:fldChar w:fldCharType="separate"/>
            </w:r>
            <w:r w:rsidR="00162A62">
              <w:rPr>
                <w:noProof/>
                <w:webHidden/>
              </w:rPr>
              <w:t>47</w:t>
            </w:r>
            <w:r w:rsidR="00162A62">
              <w:rPr>
                <w:noProof/>
                <w:webHidden/>
              </w:rPr>
              <w:fldChar w:fldCharType="end"/>
            </w:r>
          </w:hyperlink>
        </w:p>
        <w:p w14:paraId="63AA9641" w14:textId="480EB3AD" w:rsidR="00162A62" w:rsidRDefault="00756186" w:rsidP="00162A62">
          <w:pPr>
            <w:pStyle w:val="TOC2"/>
            <w:rPr>
              <w:sz w:val="22"/>
            </w:rPr>
          </w:pPr>
          <w:hyperlink w:anchor="_Toc461554946" w:history="1">
            <w:r w:rsidR="00162A62" w:rsidRPr="00E90867">
              <w:rPr>
                <w:rStyle w:val="Hyperlink"/>
              </w:rPr>
              <w:t>File Structure</w:t>
            </w:r>
            <w:r w:rsidR="00162A62">
              <w:rPr>
                <w:webHidden/>
              </w:rPr>
              <w:tab/>
            </w:r>
            <w:r w:rsidR="00162A62">
              <w:rPr>
                <w:webHidden/>
              </w:rPr>
              <w:fldChar w:fldCharType="begin"/>
            </w:r>
            <w:r w:rsidR="00162A62">
              <w:rPr>
                <w:webHidden/>
              </w:rPr>
              <w:instrText xml:space="preserve"> PAGEREF _Toc461554946 \h </w:instrText>
            </w:r>
            <w:r w:rsidR="00162A62">
              <w:rPr>
                <w:webHidden/>
              </w:rPr>
            </w:r>
            <w:r w:rsidR="00162A62">
              <w:rPr>
                <w:webHidden/>
              </w:rPr>
              <w:fldChar w:fldCharType="separate"/>
            </w:r>
            <w:r w:rsidR="00162A62">
              <w:rPr>
                <w:webHidden/>
              </w:rPr>
              <w:t>47</w:t>
            </w:r>
            <w:r w:rsidR="00162A62">
              <w:rPr>
                <w:webHidden/>
              </w:rPr>
              <w:fldChar w:fldCharType="end"/>
            </w:r>
          </w:hyperlink>
        </w:p>
        <w:p w14:paraId="22531694" w14:textId="4871145A" w:rsidR="00162A62" w:rsidRDefault="00756186">
          <w:pPr>
            <w:pStyle w:val="TOC1"/>
            <w:rPr>
              <w:b w:val="0"/>
              <w:sz w:val="22"/>
            </w:rPr>
          </w:pPr>
          <w:hyperlink w:anchor="_Toc461554947" w:history="1">
            <w:r w:rsidR="00162A62" w:rsidRPr="00E90867">
              <w:rPr>
                <w:rStyle w:val="Hyperlink"/>
              </w:rPr>
              <w:t>Email Policies</w:t>
            </w:r>
            <w:r w:rsidR="00162A62">
              <w:rPr>
                <w:webHidden/>
              </w:rPr>
              <w:tab/>
            </w:r>
            <w:r w:rsidR="00162A62">
              <w:rPr>
                <w:webHidden/>
              </w:rPr>
              <w:fldChar w:fldCharType="begin"/>
            </w:r>
            <w:r w:rsidR="00162A62">
              <w:rPr>
                <w:webHidden/>
              </w:rPr>
              <w:instrText xml:space="preserve"> PAGEREF _Toc461554947 \h </w:instrText>
            </w:r>
            <w:r w:rsidR="00162A62">
              <w:rPr>
                <w:webHidden/>
              </w:rPr>
            </w:r>
            <w:r w:rsidR="00162A62">
              <w:rPr>
                <w:webHidden/>
              </w:rPr>
              <w:fldChar w:fldCharType="separate"/>
            </w:r>
            <w:r w:rsidR="00162A62">
              <w:rPr>
                <w:webHidden/>
              </w:rPr>
              <w:t>49</w:t>
            </w:r>
            <w:r w:rsidR="00162A62">
              <w:rPr>
                <w:webHidden/>
              </w:rPr>
              <w:fldChar w:fldCharType="end"/>
            </w:r>
          </w:hyperlink>
        </w:p>
        <w:p w14:paraId="6895F2DF" w14:textId="77433159" w:rsidR="00162A62" w:rsidRDefault="00756186" w:rsidP="00162A62">
          <w:pPr>
            <w:pStyle w:val="TOC2"/>
            <w:rPr>
              <w:sz w:val="22"/>
            </w:rPr>
          </w:pPr>
          <w:hyperlink w:anchor="_Toc461554948" w:history="1">
            <w:r w:rsidR="00162A62" w:rsidRPr="00E90867">
              <w:rPr>
                <w:rStyle w:val="Hyperlink"/>
              </w:rPr>
              <w:t>Signature</w:t>
            </w:r>
            <w:r w:rsidR="00162A62">
              <w:rPr>
                <w:webHidden/>
              </w:rPr>
              <w:tab/>
            </w:r>
            <w:r w:rsidR="00162A62">
              <w:rPr>
                <w:webHidden/>
              </w:rPr>
              <w:fldChar w:fldCharType="begin"/>
            </w:r>
            <w:r w:rsidR="00162A62">
              <w:rPr>
                <w:webHidden/>
              </w:rPr>
              <w:instrText xml:space="preserve"> PAGEREF _Toc461554948 \h </w:instrText>
            </w:r>
            <w:r w:rsidR="00162A62">
              <w:rPr>
                <w:webHidden/>
              </w:rPr>
            </w:r>
            <w:r w:rsidR="00162A62">
              <w:rPr>
                <w:webHidden/>
              </w:rPr>
              <w:fldChar w:fldCharType="separate"/>
            </w:r>
            <w:r w:rsidR="00162A62">
              <w:rPr>
                <w:webHidden/>
              </w:rPr>
              <w:t>49</w:t>
            </w:r>
            <w:r w:rsidR="00162A62">
              <w:rPr>
                <w:webHidden/>
              </w:rPr>
              <w:fldChar w:fldCharType="end"/>
            </w:r>
          </w:hyperlink>
        </w:p>
        <w:p w14:paraId="5B933D4F" w14:textId="6693A415" w:rsidR="00162A62" w:rsidRDefault="00756186">
          <w:pPr>
            <w:pStyle w:val="TOC3"/>
            <w:tabs>
              <w:tab w:val="right" w:leader="dot" w:pos="4310"/>
            </w:tabs>
            <w:rPr>
              <w:noProof/>
              <w:sz w:val="22"/>
            </w:rPr>
          </w:pPr>
          <w:hyperlink w:anchor="_Toc461554949" w:history="1">
            <w:r w:rsidR="00162A62" w:rsidRPr="00E90867">
              <w:rPr>
                <w:rStyle w:val="Hyperlink"/>
                <w:rFonts w:eastAsia="Calibri"/>
                <w:noProof/>
              </w:rPr>
              <w:t>Details</w:t>
            </w:r>
            <w:r w:rsidR="00162A62">
              <w:rPr>
                <w:noProof/>
                <w:webHidden/>
              </w:rPr>
              <w:tab/>
            </w:r>
            <w:r w:rsidR="00162A62">
              <w:rPr>
                <w:noProof/>
                <w:webHidden/>
              </w:rPr>
              <w:fldChar w:fldCharType="begin"/>
            </w:r>
            <w:r w:rsidR="00162A62">
              <w:rPr>
                <w:noProof/>
                <w:webHidden/>
              </w:rPr>
              <w:instrText xml:space="preserve"> PAGEREF _Toc461554949 \h </w:instrText>
            </w:r>
            <w:r w:rsidR="00162A62">
              <w:rPr>
                <w:noProof/>
                <w:webHidden/>
              </w:rPr>
            </w:r>
            <w:r w:rsidR="00162A62">
              <w:rPr>
                <w:noProof/>
                <w:webHidden/>
              </w:rPr>
              <w:fldChar w:fldCharType="separate"/>
            </w:r>
            <w:r w:rsidR="00162A62">
              <w:rPr>
                <w:noProof/>
                <w:webHidden/>
              </w:rPr>
              <w:t>49</w:t>
            </w:r>
            <w:r w:rsidR="00162A62">
              <w:rPr>
                <w:noProof/>
                <w:webHidden/>
              </w:rPr>
              <w:fldChar w:fldCharType="end"/>
            </w:r>
          </w:hyperlink>
        </w:p>
        <w:p w14:paraId="3AA3F9E8" w14:textId="375931BF" w:rsidR="00162A62" w:rsidRDefault="00756186" w:rsidP="00162A62">
          <w:pPr>
            <w:pStyle w:val="TOC2"/>
            <w:rPr>
              <w:sz w:val="22"/>
            </w:rPr>
          </w:pPr>
          <w:hyperlink w:anchor="_Toc461554950" w:history="1">
            <w:r w:rsidR="00162A62" w:rsidRPr="00E90867">
              <w:rPr>
                <w:rStyle w:val="Hyperlink"/>
              </w:rPr>
              <w:t>Etiquette</w:t>
            </w:r>
            <w:r w:rsidR="00162A62">
              <w:rPr>
                <w:webHidden/>
              </w:rPr>
              <w:tab/>
            </w:r>
            <w:r w:rsidR="00162A62">
              <w:rPr>
                <w:webHidden/>
              </w:rPr>
              <w:fldChar w:fldCharType="begin"/>
            </w:r>
            <w:r w:rsidR="00162A62">
              <w:rPr>
                <w:webHidden/>
              </w:rPr>
              <w:instrText xml:space="preserve"> PAGEREF _Toc461554950 \h </w:instrText>
            </w:r>
            <w:r w:rsidR="00162A62">
              <w:rPr>
                <w:webHidden/>
              </w:rPr>
            </w:r>
            <w:r w:rsidR="00162A62">
              <w:rPr>
                <w:webHidden/>
              </w:rPr>
              <w:fldChar w:fldCharType="separate"/>
            </w:r>
            <w:r w:rsidR="00162A62">
              <w:rPr>
                <w:webHidden/>
              </w:rPr>
              <w:t>49</w:t>
            </w:r>
            <w:r w:rsidR="00162A62">
              <w:rPr>
                <w:webHidden/>
              </w:rPr>
              <w:fldChar w:fldCharType="end"/>
            </w:r>
          </w:hyperlink>
        </w:p>
        <w:p w14:paraId="3FB71CF0" w14:textId="0908782A" w:rsidR="00162A62" w:rsidRDefault="00756186" w:rsidP="00162A62">
          <w:pPr>
            <w:pStyle w:val="TOC2"/>
            <w:rPr>
              <w:sz w:val="22"/>
            </w:rPr>
          </w:pPr>
          <w:hyperlink w:anchor="_Toc461554951" w:history="1">
            <w:r w:rsidR="00162A62" w:rsidRPr="00E90867">
              <w:rPr>
                <w:rStyle w:val="Hyperlink"/>
              </w:rPr>
              <w:t>Emailing on Behalf of Nanocon</w:t>
            </w:r>
            <w:r w:rsidR="00162A62">
              <w:rPr>
                <w:webHidden/>
              </w:rPr>
              <w:tab/>
            </w:r>
            <w:r w:rsidR="00162A62">
              <w:rPr>
                <w:webHidden/>
              </w:rPr>
              <w:fldChar w:fldCharType="begin"/>
            </w:r>
            <w:r w:rsidR="00162A62">
              <w:rPr>
                <w:webHidden/>
              </w:rPr>
              <w:instrText xml:space="preserve"> PAGEREF _Toc461554951 \h </w:instrText>
            </w:r>
            <w:r w:rsidR="00162A62">
              <w:rPr>
                <w:webHidden/>
              </w:rPr>
            </w:r>
            <w:r w:rsidR="00162A62">
              <w:rPr>
                <w:webHidden/>
              </w:rPr>
              <w:fldChar w:fldCharType="separate"/>
            </w:r>
            <w:r w:rsidR="00162A62">
              <w:rPr>
                <w:webHidden/>
              </w:rPr>
              <w:t>49</w:t>
            </w:r>
            <w:r w:rsidR="00162A62">
              <w:rPr>
                <w:webHidden/>
              </w:rPr>
              <w:fldChar w:fldCharType="end"/>
            </w:r>
          </w:hyperlink>
        </w:p>
        <w:p w14:paraId="6EDDECFD" w14:textId="64AFD68C" w:rsidR="00162A62" w:rsidRDefault="00756186" w:rsidP="00162A62">
          <w:pPr>
            <w:pStyle w:val="TOC2"/>
            <w:rPr>
              <w:sz w:val="22"/>
            </w:rPr>
          </w:pPr>
          <w:hyperlink w:anchor="_Toc461554952" w:history="1">
            <w:r w:rsidR="00162A62" w:rsidRPr="00E90867">
              <w:rPr>
                <w:rStyle w:val="Hyperlink"/>
              </w:rPr>
              <w:t>Contacts</w:t>
            </w:r>
            <w:r w:rsidR="00162A62">
              <w:rPr>
                <w:webHidden/>
              </w:rPr>
              <w:tab/>
            </w:r>
            <w:r w:rsidR="00162A62">
              <w:rPr>
                <w:webHidden/>
              </w:rPr>
              <w:fldChar w:fldCharType="begin"/>
            </w:r>
            <w:r w:rsidR="00162A62">
              <w:rPr>
                <w:webHidden/>
              </w:rPr>
              <w:instrText xml:space="preserve"> PAGEREF _Toc461554952 \h </w:instrText>
            </w:r>
            <w:r w:rsidR="00162A62">
              <w:rPr>
                <w:webHidden/>
              </w:rPr>
            </w:r>
            <w:r w:rsidR="00162A62">
              <w:rPr>
                <w:webHidden/>
              </w:rPr>
              <w:fldChar w:fldCharType="separate"/>
            </w:r>
            <w:r w:rsidR="00162A62">
              <w:rPr>
                <w:webHidden/>
              </w:rPr>
              <w:t>49</w:t>
            </w:r>
            <w:r w:rsidR="00162A62">
              <w:rPr>
                <w:webHidden/>
              </w:rPr>
              <w:fldChar w:fldCharType="end"/>
            </w:r>
          </w:hyperlink>
        </w:p>
        <w:p w14:paraId="52D9A2E4" w14:textId="20A2CFC9" w:rsidR="00162A62" w:rsidRDefault="00756186">
          <w:pPr>
            <w:pStyle w:val="TOC1"/>
            <w:rPr>
              <w:b w:val="0"/>
              <w:sz w:val="22"/>
            </w:rPr>
          </w:pPr>
          <w:hyperlink w:anchor="_Toc461554953" w:history="1">
            <w:r w:rsidR="00162A62" w:rsidRPr="00E90867">
              <w:rPr>
                <w:rStyle w:val="Hyperlink"/>
              </w:rPr>
              <w:t>Concessions</w:t>
            </w:r>
            <w:r w:rsidR="00162A62">
              <w:rPr>
                <w:webHidden/>
              </w:rPr>
              <w:tab/>
            </w:r>
            <w:r w:rsidR="00162A62">
              <w:rPr>
                <w:webHidden/>
              </w:rPr>
              <w:fldChar w:fldCharType="begin"/>
            </w:r>
            <w:r w:rsidR="00162A62">
              <w:rPr>
                <w:webHidden/>
              </w:rPr>
              <w:instrText xml:space="preserve"> PAGEREF _Toc461554953 \h </w:instrText>
            </w:r>
            <w:r w:rsidR="00162A62">
              <w:rPr>
                <w:webHidden/>
              </w:rPr>
            </w:r>
            <w:r w:rsidR="00162A62">
              <w:rPr>
                <w:webHidden/>
              </w:rPr>
              <w:fldChar w:fldCharType="separate"/>
            </w:r>
            <w:r w:rsidR="00162A62">
              <w:rPr>
                <w:webHidden/>
              </w:rPr>
              <w:t>50</w:t>
            </w:r>
            <w:r w:rsidR="00162A62">
              <w:rPr>
                <w:webHidden/>
              </w:rPr>
              <w:fldChar w:fldCharType="end"/>
            </w:r>
          </w:hyperlink>
        </w:p>
        <w:p w14:paraId="024ADDC6" w14:textId="61AB16DE" w:rsidR="00162A62" w:rsidRDefault="00756186" w:rsidP="00162A62">
          <w:pPr>
            <w:pStyle w:val="TOC2"/>
            <w:rPr>
              <w:sz w:val="22"/>
            </w:rPr>
          </w:pPr>
          <w:hyperlink w:anchor="_Toc461554954" w:history="1">
            <w:r w:rsidR="00162A62" w:rsidRPr="00E90867">
              <w:rPr>
                <w:rStyle w:val="Hyperlink"/>
              </w:rPr>
              <w:t>Concessions (food)</w:t>
            </w:r>
            <w:r w:rsidR="00162A62">
              <w:rPr>
                <w:webHidden/>
              </w:rPr>
              <w:tab/>
            </w:r>
            <w:r w:rsidR="00162A62">
              <w:rPr>
                <w:webHidden/>
              </w:rPr>
              <w:fldChar w:fldCharType="begin"/>
            </w:r>
            <w:r w:rsidR="00162A62">
              <w:rPr>
                <w:webHidden/>
              </w:rPr>
              <w:instrText xml:space="preserve"> PAGEREF _Toc461554954 \h </w:instrText>
            </w:r>
            <w:r w:rsidR="00162A62">
              <w:rPr>
                <w:webHidden/>
              </w:rPr>
            </w:r>
            <w:r w:rsidR="00162A62">
              <w:rPr>
                <w:webHidden/>
              </w:rPr>
              <w:fldChar w:fldCharType="separate"/>
            </w:r>
            <w:r w:rsidR="00162A62">
              <w:rPr>
                <w:webHidden/>
              </w:rPr>
              <w:t>50</w:t>
            </w:r>
            <w:r w:rsidR="00162A62">
              <w:rPr>
                <w:webHidden/>
              </w:rPr>
              <w:fldChar w:fldCharType="end"/>
            </w:r>
          </w:hyperlink>
        </w:p>
        <w:p w14:paraId="0D2A9959" w14:textId="291CB3C4" w:rsidR="00162A62" w:rsidRDefault="00756186">
          <w:pPr>
            <w:pStyle w:val="TOC3"/>
            <w:tabs>
              <w:tab w:val="right" w:leader="dot" w:pos="4310"/>
            </w:tabs>
            <w:rPr>
              <w:noProof/>
              <w:sz w:val="22"/>
            </w:rPr>
          </w:pPr>
          <w:hyperlink w:anchor="_Toc461554955" w:history="1">
            <w:r w:rsidR="00162A62" w:rsidRPr="00E90867">
              <w:rPr>
                <w:rStyle w:val="Hyperlink"/>
                <w:noProof/>
              </w:rPr>
              <w:t>Jack’s Meat Locker</w:t>
            </w:r>
            <w:r w:rsidR="00162A62">
              <w:rPr>
                <w:noProof/>
                <w:webHidden/>
              </w:rPr>
              <w:tab/>
            </w:r>
            <w:r w:rsidR="00162A62">
              <w:rPr>
                <w:noProof/>
                <w:webHidden/>
              </w:rPr>
              <w:fldChar w:fldCharType="begin"/>
            </w:r>
            <w:r w:rsidR="00162A62">
              <w:rPr>
                <w:noProof/>
                <w:webHidden/>
              </w:rPr>
              <w:instrText xml:space="preserve"> PAGEREF _Toc461554955 \h </w:instrText>
            </w:r>
            <w:r w:rsidR="00162A62">
              <w:rPr>
                <w:noProof/>
                <w:webHidden/>
              </w:rPr>
            </w:r>
            <w:r w:rsidR="00162A62">
              <w:rPr>
                <w:noProof/>
                <w:webHidden/>
              </w:rPr>
              <w:fldChar w:fldCharType="separate"/>
            </w:r>
            <w:r w:rsidR="00162A62">
              <w:rPr>
                <w:noProof/>
                <w:webHidden/>
              </w:rPr>
              <w:t>50</w:t>
            </w:r>
            <w:r w:rsidR="00162A62">
              <w:rPr>
                <w:noProof/>
                <w:webHidden/>
              </w:rPr>
              <w:fldChar w:fldCharType="end"/>
            </w:r>
          </w:hyperlink>
        </w:p>
        <w:p w14:paraId="3649A973" w14:textId="1CD0F48D" w:rsidR="00162A62" w:rsidRDefault="00756186">
          <w:pPr>
            <w:pStyle w:val="TOC3"/>
            <w:tabs>
              <w:tab w:val="right" w:leader="dot" w:pos="4310"/>
            </w:tabs>
            <w:rPr>
              <w:noProof/>
              <w:sz w:val="22"/>
            </w:rPr>
          </w:pPr>
          <w:hyperlink w:anchor="_Toc461554956" w:history="1">
            <w:r w:rsidR="00162A62" w:rsidRPr="00E90867">
              <w:rPr>
                <w:rStyle w:val="Hyperlink"/>
                <w:noProof/>
              </w:rPr>
              <w:t>Pizzas (from wholesaler @ $2/pizza)</w:t>
            </w:r>
            <w:r w:rsidR="00162A62">
              <w:rPr>
                <w:noProof/>
                <w:webHidden/>
              </w:rPr>
              <w:tab/>
            </w:r>
            <w:r w:rsidR="00162A62">
              <w:rPr>
                <w:noProof/>
                <w:webHidden/>
              </w:rPr>
              <w:fldChar w:fldCharType="begin"/>
            </w:r>
            <w:r w:rsidR="00162A62">
              <w:rPr>
                <w:noProof/>
                <w:webHidden/>
              </w:rPr>
              <w:instrText xml:space="preserve"> PAGEREF _Toc461554956 \h </w:instrText>
            </w:r>
            <w:r w:rsidR="00162A62">
              <w:rPr>
                <w:noProof/>
                <w:webHidden/>
              </w:rPr>
            </w:r>
            <w:r w:rsidR="00162A62">
              <w:rPr>
                <w:noProof/>
                <w:webHidden/>
              </w:rPr>
              <w:fldChar w:fldCharType="separate"/>
            </w:r>
            <w:r w:rsidR="00162A62">
              <w:rPr>
                <w:noProof/>
                <w:webHidden/>
              </w:rPr>
              <w:t>50</w:t>
            </w:r>
            <w:r w:rsidR="00162A62">
              <w:rPr>
                <w:noProof/>
                <w:webHidden/>
              </w:rPr>
              <w:fldChar w:fldCharType="end"/>
            </w:r>
          </w:hyperlink>
        </w:p>
        <w:p w14:paraId="42F68180" w14:textId="2F9786E0" w:rsidR="00162A62" w:rsidRDefault="00756186">
          <w:pPr>
            <w:pStyle w:val="TOC3"/>
            <w:tabs>
              <w:tab w:val="right" w:leader="dot" w:pos="4310"/>
            </w:tabs>
            <w:rPr>
              <w:noProof/>
              <w:sz w:val="22"/>
            </w:rPr>
          </w:pPr>
          <w:hyperlink w:anchor="_Toc461554957" w:history="1">
            <w:r w:rsidR="00162A62" w:rsidRPr="00E90867">
              <w:rPr>
                <w:rStyle w:val="Hyperlink"/>
                <w:noProof/>
              </w:rPr>
              <w:t>Sam’s Club</w:t>
            </w:r>
            <w:r w:rsidR="00162A62">
              <w:rPr>
                <w:noProof/>
                <w:webHidden/>
              </w:rPr>
              <w:tab/>
            </w:r>
            <w:r w:rsidR="00162A62">
              <w:rPr>
                <w:noProof/>
                <w:webHidden/>
              </w:rPr>
              <w:fldChar w:fldCharType="begin"/>
            </w:r>
            <w:r w:rsidR="00162A62">
              <w:rPr>
                <w:noProof/>
                <w:webHidden/>
              </w:rPr>
              <w:instrText xml:space="preserve"> PAGEREF _Toc461554957 \h </w:instrText>
            </w:r>
            <w:r w:rsidR="00162A62">
              <w:rPr>
                <w:noProof/>
                <w:webHidden/>
              </w:rPr>
            </w:r>
            <w:r w:rsidR="00162A62">
              <w:rPr>
                <w:noProof/>
                <w:webHidden/>
              </w:rPr>
              <w:fldChar w:fldCharType="separate"/>
            </w:r>
            <w:r w:rsidR="00162A62">
              <w:rPr>
                <w:noProof/>
                <w:webHidden/>
              </w:rPr>
              <w:t>50</w:t>
            </w:r>
            <w:r w:rsidR="00162A62">
              <w:rPr>
                <w:noProof/>
                <w:webHidden/>
              </w:rPr>
              <w:fldChar w:fldCharType="end"/>
            </w:r>
          </w:hyperlink>
        </w:p>
        <w:p w14:paraId="05D2E92A" w14:textId="1FADB457" w:rsidR="00162A62" w:rsidRDefault="00756186">
          <w:pPr>
            <w:pStyle w:val="TOC3"/>
            <w:tabs>
              <w:tab w:val="right" w:leader="dot" w:pos="4310"/>
            </w:tabs>
            <w:rPr>
              <w:noProof/>
              <w:sz w:val="22"/>
            </w:rPr>
          </w:pPr>
          <w:hyperlink w:anchor="_Toc461554958" w:history="1">
            <w:r w:rsidR="00162A62" w:rsidRPr="00E90867">
              <w:rPr>
                <w:rStyle w:val="Hyperlink"/>
                <w:noProof/>
              </w:rPr>
              <w:t>Sunshine</w:t>
            </w:r>
            <w:r w:rsidR="00162A62">
              <w:rPr>
                <w:noProof/>
                <w:webHidden/>
              </w:rPr>
              <w:tab/>
            </w:r>
            <w:r w:rsidR="00162A62">
              <w:rPr>
                <w:noProof/>
                <w:webHidden/>
              </w:rPr>
              <w:fldChar w:fldCharType="begin"/>
            </w:r>
            <w:r w:rsidR="00162A62">
              <w:rPr>
                <w:noProof/>
                <w:webHidden/>
              </w:rPr>
              <w:instrText xml:space="preserve"> PAGEREF _Toc461554958 \h </w:instrText>
            </w:r>
            <w:r w:rsidR="00162A62">
              <w:rPr>
                <w:noProof/>
                <w:webHidden/>
              </w:rPr>
            </w:r>
            <w:r w:rsidR="00162A62">
              <w:rPr>
                <w:noProof/>
                <w:webHidden/>
              </w:rPr>
              <w:fldChar w:fldCharType="separate"/>
            </w:r>
            <w:r w:rsidR="00162A62">
              <w:rPr>
                <w:noProof/>
                <w:webHidden/>
              </w:rPr>
              <w:t>50</w:t>
            </w:r>
            <w:r w:rsidR="00162A62">
              <w:rPr>
                <w:noProof/>
                <w:webHidden/>
              </w:rPr>
              <w:fldChar w:fldCharType="end"/>
            </w:r>
          </w:hyperlink>
        </w:p>
        <w:p w14:paraId="0747A5AF" w14:textId="781DE57B" w:rsidR="00162A62" w:rsidRDefault="00756186">
          <w:pPr>
            <w:pStyle w:val="TOC1"/>
            <w:rPr>
              <w:b w:val="0"/>
              <w:sz w:val="22"/>
            </w:rPr>
          </w:pPr>
          <w:hyperlink w:anchor="_Toc461554959" w:history="1">
            <w:r w:rsidR="00162A62" w:rsidRPr="00E90867">
              <w:rPr>
                <w:rStyle w:val="Hyperlink"/>
              </w:rPr>
              <w:t>Concessions SOP</w:t>
            </w:r>
            <w:r w:rsidR="00162A62">
              <w:rPr>
                <w:webHidden/>
              </w:rPr>
              <w:tab/>
            </w:r>
            <w:r w:rsidR="00162A62">
              <w:rPr>
                <w:webHidden/>
              </w:rPr>
              <w:fldChar w:fldCharType="begin"/>
            </w:r>
            <w:r w:rsidR="00162A62">
              <w:rPr>
                <w:webHidden/>
              </w:rPr>
              <w:instrText xml:space="preserve"> PAGEREF _Toc461554959 \h </w:instrText>
            </w:r>
            <w:r w:rsidR="00162A62">
              <w:rPr>
                <w:webHidden/>
              </w:rPr>
            </w:r>
            <w:r w:rsidR="00162A62">
              <w:rPr>
                <w:webHidden/>
              </w:rPr>
              <w:fldChar w:fldCharType="separate"/>
            </w:r>
            <w:r w:rsidR="00162A62">
              <w:rPr>
                <w:webHidden/>
              </w:rPr>
              <w:t>51</w:t>
            </w:r>
            <w:r w:rsidR="00162A62">
              <w:rPr>
                <w:webHidden/>
              </w:rPr>
              <w:fldChar w:fldCharType="end"/>
            </w:r>
          </w:hyperlink>
        </w:p>
        <w:p w14:paraId="62ABF19B" w14:textId="0D241988" w:rsidR="00162A62" w:rsidRDefault="00756186">
          <w:pPr>
            <w:pStyle w:val="TOC3"/>
            <w:tabs>
              <w:tab w:val="right" w:leader="dot" w:pos="4310"/>
            </w:tabs>
            <w:rPr>
              <w:noProof/>
              <w:sz w:val="22"/>
            </w:rPr>
          </w:pPr>
          <w:hyperlink w:anchor="_Toc461554960" w:history="1">
            <w:r w:rsidR="00162A62" w:rsidRPr="00E90867">
              <w:rPr>
                <w:rStyle w:val="Hyperlink"/>
                <w:noProof/>
              </w:rPr>
              <w:t>Tab Sheets</w:t>
            </w:r>
            <w:r w:rsidR="00162A62">
              <w:rPr>
                <w:noProof/>
                <w:webHidden/>
              </w:rPr>
              <w:tab/>
            </w:r>
            <w:r w:rsidR="00162A62">
              <w:rPr>
                <w:noProof/>
                <w:webHidden/>
              </w:rPr>
              <w:fldChar w:fldCharType="begin"/>
            </w:r>
            <w:r w:rsidR="00162A62">
              <w:rPr>
                <w:noProof/>
                <w:webHidden/>
              </w:rPr>
              <w:instrText xml:space="preserve"> PAGEREF _Toc461554960 \h </w:instrText>
            </w:r>
            <w:r w:rsidR="00162A62">
              <w:rPr>
                <w:noProof/>
                <w:webHidden/>
              </w:rPr>
            </w:r>
            <w:r w:rsidR="00162A62">
              <w:rPr>
                <w:noProof/>
                <w:webHidden/>
              </w:rPr>
              <w:fldChar w:fldCharType="separate"/>
            </w:r>
            <w:r w:rsidR="00162A62">
              <w:rPr>
                <w:noProof/>
                <w:webHidden/>
              </w:rPr>
              <w:t>51</w:t>
            </w:r>
            <w:r w:rsidR="00162A62">
              <w:rPr>
                <w:noProof/>
                <w:webHidden/>
              </w:rPr>
              <w:fldChar w:fldCharType="end"/>
            </w:r>
          </w:hyperlink>
        </w:p>
        <w:p w14:paraId="7960A8A3" w14:textId="3EBD55A3" w:rsidR="00162A62" w:rsidRDefault="00756186">
          <w:pPr>
            <w:pStyle w:val="TOC3"/>
            <w:tabs>
              <w:tab w:val="right" w:leader="dot" w:pos="4310"/>
            </w:tabs>
            <w:rPr>
              <w:noProof/>
              <w:sz w:val="22"/>
            </w:rPr>
          </w:pPr>
          <w:hyperlink w:anchor="_Toc461554961" w:history="1">
            <w:r w:rsidR="00162A62" w:rsidRPr="00E90867">
              <w:rPr>
                <w:rStyle w:val="Hyperlink"/>
                <w:noProof/>
              </w:rPr>
              <w:t>Safe Drops</w:t>
            </w:r>
            <w:r w:rsidR="00162A62">
              <w:rPr>
                <w:noProof/>
                <w:webHidden/>
              </w:rPr>
              <w:tab/>
            </w:r>
            <w:r w:rsidR="00162A62">
              <w:rPr>
                <w:noProof/>
                <w:webHidden/>
              </w:rPr>
              <w:fldChar w:fldCharType="begin"/>
            </w:r>
            <w:r w:rsidR="00162A62">
              <w:rPr>
                <w:noProof/>
                <w:webHidden/>
              </w:rPr>
              <w:instrText xml:space="preserve"> PAGEREF _Toc461554961 \h </w:instrText>
            </w:r>
            <w:r w:rsidR="00162A62">
              <w:rPr>
                <w:noProof/>
                <w:webHidden/>
              </w:rPr>
            </w:r>
            <w:r w:rsidR="00162A62">
              <w:rPr>
                <w:noProof/>
                <w:webHidden/>
              </w:rPr>
              <w:fldChar w:fldCharType="separate"/>
            </w:r>
            <w:r w:rsidR="00162A62">
              <w:rPr>
                <w:noProof/>
                <w:webHidden/>
              </w:rPr>
              <w:t>51</w:t>
            </w:r>
            <w:r w:rsidR="00162A62">
              <w:rPr>
                <w:noProof/>
                <w:webHidden/>
              </w:rPr>
              <w:fldChar w:fldCharType="end"/>
            </w:r>
          </w:hyperlink>
        </w:p>
        <w:p w14:paraId="0C32738C" w14:textId="3ED1A935" w:rsidR="00162A62" w:rsidRDefault="00756186">
          <w:pPr>
            <w:pStyle w:val="TOC3"/>
            <w:tabs>
              <w:tab w:val="right" w:leader="dot" w:pos="4310"/>
            </w:tabs>
            <w:rPr>
              <w:noProof/>
              <w:sz w:val="22"/>
            </w:rPr>
          </w:pPr>
          <w:hyperlink w:anchor="_Toc461554962" w:history="1">
            <w:r w:rsidR="00162A62" w:rsidRPr="00E90867">
              <w:rPr>
                <w:rStyle w:val="Hyperlink"/>
                <w:noProof/>
              </w:rPr>
              <w:t>Setup</w:t>
            </w:r>
            <w:r w:rsidR="00162A62">
              <w:rPr>
                <w:noProof/>
                <w:webHidden/>
              </w:rPr>
              <w:tab/>
            </w:r>
            <w:r w:rsidR="00162A62">
              <w:rPr>
                <w:noProof/>
                <w:webHidden/>
              </w:rPr>
              <w:fldChar w:fldCharType="begin"/>
            </w:r>
            <w:r w:rsidR="00162A62">
              <w:rPr>
                <w:noProof/>
                <w:webHidden/>
              </w:rPr>
              <w:instrText xml:space="preserve"> PAGEREF _Toc461554962 \h </w:instrText>
            </w:r>
            <w:r w:rsidR="00162A62">
              <w:rPr>
                <w:noProof/>
                <w:webHidden/>
              </w:rPr>
            </w:r>
            <w:r w:rsidR="00162A62">
              <w:rPr>
                <w:noProof/>
                <w:webHidden/>
              </w:rPr>
              <w:fldChar w:fldCharType="separate"/>
            </w:r>
            <w:r w:rsidR="00162A62">
              <w:rPr>
                <w:noProof/>
                <w:webHidden/>
              </w:rPr>
              <w:t>51</w:t>
            </w:r>
            <w:r w:rsidR="00162A62">
              <w:rPr>
                <w:noProof/>
                <w:webHidden/>
              </w:rPr>
              <w:fldChar w:fldCharType="end"/>
            </w:r>
          </w:hyperlink>
        </w:p>
        <w:p w14:paraId="06877EEE" w14:textId="0FFF8656" w:rsidR="00162A62" w:rsidRDefault="00756186" w:rsidP="00162A62">
          <w:pPr>
            <w:pStyle w:val="TOC2"/>
            <w:rPr>
              <w:sz w:val="22"/>
            </w:rPr>
          </w:pPr>
          <w:hyperlink w:anchor="_Toc461554963" w:history="1">
            <w:r w:rsidR="00162A62" w:rsidRPr="00E90867">
              <w:rPr>
                <w:rStyle w:val="Hyperlink"/>
              </w:rPr>
              <w:t>Pizza</w:t>
            </w:r>
            <w:r w:rsidR="00162A62">
              <w:rPr>
                <w:webHidden/>
              </w:rPr>
              <w:tab/>
            </w:r>
            <w:r w:rsidR="00162A62">
              <w:rPr>
                <w:webHidden/>
              </w:rPr>
              <w:fldChar w:fldCharType="begin"/>
            </w:r>
            <w:r w:rsidR="00162A62">
              <w:rPr>
                <w:webHidden/>
              </w:rPr>
              <w:instrText xml:space="preserve"> PAGEREF _Toc461554963 \h </w:instrText>
            </w:r>
            <w:r w:rsidR="00162A62">
              <w:rPr>
                <w:webHidden/>
              </w:rPr>
            </w:r>
            <w:r w:rsidR="00162A62">
              <w:rPr>
                <w:webHidden/>
              </w:rPr>
              <w:fldChar w:fldCharType="separate"/>
            </w:r>
            <w:r w:rsidR="00162A62">
              <w:rPr>
                <w:webHidden/>
              </w:rPr>
              <w:t>52</w:t>
            </w:r>
            <w:r w:rsidR="00162A62">
              <w:rPr>
                <w:webHidden/>
              </w:rPr>
              <w:fldChar w:fldCharType="end"/>
            </w:r>
          </w:hyperlink>
        </w:p>
        <w:p w14:paraId="171D255D" w14:textId="0576CA78" w:rsidR="00162A62" w:rsidRDefault="00756186" w:rsidP="00162A62">
          <w:pPr>
            <w:pStyle w:val="TOC2"/>
            <w:rPr>
              <w:sz w:val="22"/>
            </w:rPr>
          </w:pPr>
          <w:hyperlink w:anchor="_Toc461554964" w:history="1">
            <w:r w:rsidR="00162A62" w:rsidRPr="00E90867">
              <w:rPr>
                <w:rStyle w:val="Hyperlink"/>
              </w:rPr>
              <w:t>Checks</w:t>
            </w:r>
            <w:r w:rsidR="00162A62">
              <w:rPr>
                <w:webHidden/>
              </w:rPr>
              <w:tab/>
            </w:r>
            <w:r w:rsidR="00162A62">
              <w:rPr>
                <w:webHidden/>
              </w:rPr>
              <w:fldChar w:fldCharType="begin"/>
            </w:r>
            <w:r w:rsidR="00162A62">
              <w:rPr>
                <w:webHidden/>
              </w:rPr>
              <w:instrText xml:space="preserve"> PAGEREF _Toc461554964 \h </w:instrText>
            </w:r>
            <w:r w:rsidR="00162A62">
              <w:rPr>
                <w:webHidden/>
              </w:rPr>
            </w:r>
            <w:r w:rsidR="00162A62">
              <w:rPr>
                <w:webHidden/>
              </w:rPr>
              <w:fldChar w:fldCharType="separate"/>
            </w:r>
            <w:r w:rsidR="00162A62">
              <w:rPr>
                <w:webHidden/>
              </w:rPr>
              <w:t>52</w:t>
            </w:r>
            <w:r w:rsidR="00162A62">
              <w:rPr>
                <w:webHidden/>
              </w:rPr>
              <w:fldChar w:fldCharType="end"/>
            </w:r>
          </w:hyperlink>
        </w:p>
        <w:p w14:paraId="542F1D67" w14:textId="0316D525" w:rsidR="00162A62" w:rsidRDefault="00756186" w:rsidP="00162A62">
          <w:pPr>
            <w:pStyle w:val="TOC2"/>
            <w:rPr>
              <w:sz w:val="22"/>
            </w:rPr>
          </w:pPr>
          <w:hyperlink w:anchor="_Toc461554965" w:history="1">
            <w:r w:rsidR="00162A62" w:rsidRPr="00E90867">
              <w:rPr>
                <w:rStyle w:val="Hyperlink"/>
              </w:rPr>
              <w:t>Coffee</w:t>
            </w:r>
            <w:r w:rsidR="00162A62">
              <w:rPr>
                <w:webHidden/>
              </w:rPr>
              <w:tab/>
            </w:r>
            <w:r w:rsidR="00162A62">
              <w:rPr>
                <w:webHidden/>
              </w:rPr>
              <w:fldChar w:fldCharType="begin"/>
            </w:r>
            <w:r w:rsidR="00162A62">
              <w:rPr>
                <w:webHidden/>
              </w:rPr>
              <w:instrText xml:space="preserve"> PAGEREF _Toc461554965 \h </w:instrText>
            </w:r>
            <w:r w:rsidR="00162A62">
              <w:rPr>
                <w:webHidden/>
              </w:rPr>
            </w:r>
            <w:r w:rsidR="00162A62">
              <w:rPr>
                <w:webHidden/>
              </w:rPr>
              <w:fldChar w:fldCharType="separate"/>
            </w:r>
            <w:r w:rsidR="00162A62">
              <w:rPr>
                <w:webHidden/>
              </w:rPr>
              <w:t>52</w:t>
            </w:r>
            <w:r w:rsidR="00162A62">
              <w:rPr>
                <w:webHidden/>
              </w:rPr>
              <w:fldChar w:fldCharType="end"/>
            </w:r>
          </w:hyperlink>
        </w:p>
        <w:p w14:paraId="2E87D03C" w14:textId="66B3BFFA" w:rsidR="00162A62" w:rsidRDefault="00756186" w:rsidP="00162A62">
          <w:pPr>
            <w:pStyle w:val="TOC2"/>
            <w:rPr>
              <w:sz w:val="22"/>
            </w:rPr>
          </w:pPr>
          <w:hyperlink w:anchor="_Toc461554966" w:history="1">
            <w:r w:rsidR="00162A62" w:rsidRPr="00E90867">
              <w:rPr>
                <w:rStyle w:val="Hyperlink"/>
              </w:rPr>
              <w:t>Cleaning</w:t>
            </w:r>
            <w:r w:rsidR="00162A62">
              <w:rPr>
                <w:webHidden/>
              </w:rPr>
              <w:tab/>
            </w:r>
            <w:r w:rsidR="00162A62">
              <w:rPr>
                <w:webHidden/>
              </w:rPr>
              <w:fldChar w:fldCharType="begin"/>
            </w:r>
            <w:r w:rsidR="00162A62">
              <w:rPr>
                <w:webHidden/>
              </w:rPr>
              <w:instrText xml:space="preserve"> PAGEREF _Toc461554966 \h </w:instrText>
            </w:r>
            <w:r w:rsidR="00162A62">
              <w:rPr>
                <w:webHidden/>
              </w:rPr>
            </w:r>
            <w:r w:rsidR="00162A62">
              <w:rPr>
                <w:webHidden/>
              </w:rPr>
              <w:fldChar w:fldCharType="separate"/>
            </w:r>
            <w:r w:rsidR="00162A62">
              <w:rPr>
                <w:webHidden/>
              </w:rPr>
              <w:t>52</w:t>
            </w:r>
            <w:r w:rsidR="00162A62">
              <w:rPr>
                <w:webHidden/>
              </w:rPr>
              <w:fldChar w:fldCharType="end"/>
            </w:r>
          </w:hyperlink>
        </w:p>
        <w:p w14:paraId="2B4C6324" w14:textId="71A50CD8" w:rsidR="00162A62" w:rsidRDefault="00756186">
          <w:pPr>
            <w:pStyle w:val="TOC1"/>
            <w:rPr>
              <w:b w:val="0"/>
              <w:sz w:val="22"/>
            </w:rPr>
          </w:pPr>
          <w:hyperlink w:anchor="_Toc461554967" w:history="1">
            <w:r w:rsidR="00162A62" w:rsidRPr="00E90867">
              <w:rPr>
                <w:rStyle w:val="Hyperlink"/>
              </w:rPr>
              <w:t>Equipment</w:t>
            </w:r>
            <w:r w:rsidR="00162A62">
              <w:rPr>
                <w:webHidden/>
              </w:rPr>
              <w:tab/>
            </w:r>
            <w:r w:rsidR="00162A62">
              <w:rPr>
                <w:webHidden/>
              </w:rPr>
              <w:fldChar w:fldCharType="begin"/>
            </w:r>
            <w:r w:rsidR="00162A62">
              <w:rPr>
                <w:webHidden/>
              </w:rPr>
              <w:instrText xml:space="preserve"> PAGEREF _Toc461554967 \h </w:instrText>
            </w:r>
            <w:r w:rsidR="00162A62">
              <w:rPr>
                <w:webHidden/>
              </w:rPr>
            </w:r>
            <w:r w:rsidR="00162A62">
              <w:rPr>
                <w:webHidden/>
              </w:rPr>
              <w:fldChar w:fldCharType="separate"/>
            </w:r>
            <w:r w:rsidR="00162A62">
              <w:rPr>
                <w:webHidden/>
              </w:rPr>
              <w:t>53</w:t>
            </w:r>
            <w:r w:rsidR="00162A62">
              <w:rPr>
                <w:webHidden/>
              </w:rPr>
              <w:fldChar w:fldCharType="end"/>
            </w:r>
          </w:hyperlink>
        </w:p>
        <w:p w14:paraId="2C8431A6" w14:textId="69BC92A3" w:rsidR="00162A62" w:rsidRDefault="00756186" w:rsidP="00162A62">
          <w:pPr>
            <w:pStyle w:val="TOC2"/>
            <w:rPr>
              <w:sz w:val="22"/>
            </w:rPr>
          </w:pPr>
          <w:hyperlink w:anchor="_Toc461554968" w:history="1">
            <w:r w:rsidR="00162A62" w:rsidRPr="00E90867">
              <w:rPr>
                <w:rStyle w:val="Hyperlink"/>
              </w:rPr>
              <w:t>RPGA</w:t>
            </w:r>
            <w:r w:rsidR="00162A62">
              <w:rPr>
                <w:webHidden/>
              </w:rPr>
              <w:tab/>
            </w:r>
            <w:r w:rsidR="00162A62">
              <w:rPr>
                <w:webHidden/>
              </w:rPr>
              <w:fldChar w:fldCharType="begin"/>
            </w:r>
            <w:r w:rsidR="00162A62">
              <w:rPr>
                <w:webHidden/>
              </w:rPr>
              <w:instrText xml:space="preserve"> PAGEREF _Toc461554968 \h </w:instrText>
            </w:r>
            <w:r w:rsidR="00162A62">
              <w:rPr>
                <w:webHidden/>
              </w:rPr>
            </w:r>
            <w:r w:rsidR="00162A62">
              <w:rPr>
                <w:webHidden/>
              </w:rPr>
              <w:fldChar w:fldCharType="separate"/>
            </w:r>
            <w:r w:rsidR="00162A62">
              <w:rPr>
                <w:webHidden/>
              </w:rPr>
              <w:t>53</w:t>
            </w:r>
            <w:r w:rsidR="00162A62">
              <w:rPr>
                <w:webHidden/>
              </w:rPr>
              <w:fldChar w:fldCharType="end"/>
            </w:r>
          </w:hyperlink>
        </w:p>
        <w:p w14:paraId="6671716A" w14:textId="675776E4" w:rsidR="00162A62" w:rsidRDefault="00756186" w:rsidP="00162A62">
          <w:pPr>
            <w:pStyle w:val="TOC2"/>
            <w:rPr>
              <w:sz w:val="22"/>
            </w:rPr>
          </w:pPr>
          <w:hyperlink w:anchor="_Toc461554969" w:history="1">
            <w:r w:rsidR="00162A62" w:rsidRPr="00E90867">
              <w:rPr>
                <w:rStyle w:val="Hyperlink"/>
              </w:rPr>
              <w:t>Magic</w:t>
            </w:r>
            <w:r w:rsidR="00162A62">
              <w:rPr>
                <w:webHidden/>
              </w:rPr>
              <w:tab/>
            </w:r>
            <w:r w:rsidR="00162A62">
              <w:rPr>
                <w:webHidden/>
              </w:rPr>
              <w:fldChar w:fldCharType="begin"/>
            </w:r>
            <w:r w:rsidR="00162A62">
              <w:rPr>
                <w:webHidden/>
              </w:rPr>
              <w:instrText xml:space="preserve"> PAGEREF _Toc461554969 \h </w:instrText>
            </w:r>
            <w:r w:rsidR="00162A62">
              <w:rPr>
                <w:webHidden/>
              </w:rPr>
            </w:r>
            <w:r w:rsidR="00162A62">
              <w:rPr>
                <w:webHidden/>
              </w:rPr>
              <w:fldChar w:fldCharType="separate"/>
            </w:r>
            <w:r w:rsidR="00162A62">
              <w:rPr>
                <w:webHidden/>
              </w:rPr>
              <w:t>53</w:t>
            </w:r>
            <w:r w:rsidR="00162A62">
              <w:rPr>
                <w:webHidden/>
              </w:rPr>
              <w:fldChar w:fldCharType="end"/>
            </w:r>
          </w:hyperlink>
        </w:p>
        <w:p w14:paraId="2918CD9F" w14:textId="2A6A4BAF" w:rsidR="00162A62" w:rsidRDefault="00756186" w:rsidP="00162A62">
          <w:pPr>
            <w:pStyle w:val="TOC2"/>
            <w:rPr>
              <w:sz w:val="22"/>
            </w:rPr>
          </w:pPr>
          <w:hyperlink w:anchor="_Toc461554970" w:history="1">
            <w:r w:rsidR="00162A62" w:rsidRPr="00E90867">
              <w:rPr>
                <w:rStyle w:val="Hyperlink"/>
              </w:rPr>
              <w:t>Video Games</w:t>
            </w:r>
            <w:r w:rsidR="00162A62">
              <w:rPr>
                <w:webHidden/>
              </w:rPr>
              <w:tab/>
            </w:r>
            <w:r w:rsidR="00162A62">
              <w:rPr>
                <w:webHidden/>
              </w:rPr>
              <w:fldChar w:fldCharType="begin"/>
            </w:r>
            <w:r w:rsidR="00162A62">
              <w:rPr>
                <w:webHidden/>
              </w:rPr>
              <w:instrText xml:space="preserve"> PAGEREF _Toc461554970 \h </w:instrText>
            </w:r>
            <w:r w:rsidR="00162A62">
              <w:rPr>
                <w:webHidden/>
              </w:rPr>
            </w:r>
            <w:r w:rsidR="00162A62">
              <w:rPr>
                <w:webHidden/>
              </w:rPr>
              <w:fldChar w:fldCharType="separate"/>
            </w:r>
            <w:r w:rsidR="00162A62">
              <w:rPr>
                <w:webHidden/>
              </w:rPr>
              <w:t>53</w:t>
            </w:r>
            <w:r w:rsidR="00162A62">
              <w:rPr>
                <w:webHidden/>
              </w:rPr>
              <w:fldChar w:fldCharType="end"/>
            </w:r>
          </w:hyperlink>
        </w:p>
        <w:p w14:paraId="379505A2" w14:textId="185C3B2D" w:rsidR="00162A62" w:rsidRDefault="00756186" w:rsidP="00162A62">
          <w:pPr>
            <w:pStyle w:val="TOC2"/>
            <w:rPr>
              <w:sz w:val="22"/>
            </w:rPr>
          </w:pPr>
          <w:hyperlink w:anchor="_Toc461554971" w:history="1">
            <w:r w:rsidR="00162A62" w:rsidRPr="00E90867">
              <w:rPr>
                <w:rStyle w:val="Hyperlink"/>
              </w:rPr>
              <w:t>Reaper</w:t>
            </w:r>
            <w:r w:rsidR="00162A62">
              <w:rPr>
                <w:webHidden/>
              </w:rPr>
              <w:tab/>
            </w:r>
            <w:r w:rsidR="00162A62">
              <w:rPr>
                <w:webHidden/>
              </w:rPr>
              <w:fldChar w:fldCharType="begin"/>
            </w:r>
            <w:r w:rsidR="00162A62">
              <w:rPr>
                <w:webHidden/>
              </w:rPr>
              <w:instrText xml:space="preserve"> PAGEREF _Toc461554971 \h </w:instrText>
            </w:r>
            <w:r w:rsidR="00162A62">
              <w:rPr>
                <w:webHidden/>
              </w:rPr>
            </w:r>
            <w:r w:rsidR="00162A62">
              <w:rPr>
                <w:webHidden/>
              </w:rPr>
              <w:fldChar w:fldCharType="separate"/>
            </w:r>
            <w:r w:rsidR="00162A62">
              <w:rPr>
                <w:webHidden/>
              </w:rPr>
              <w:t>53</w:t>
            </w:r>
            <w:r w:rsidR="00162A62">
              <w:rPr>
                <w:webHidden/>
              </w:rPr>
              <w:fldChar w:fldCharType="end"/>
            </w:r>
          </w:hyperlink>
        </w:p>
        <w:p w14:paraId="6B05EC85" w14:textId="47F69838" w:rsidR="00162A62" w:rsidRDefault="00756186" w:rsidP="00162A62">
          <w:pPr>
            <w:pStyle w:val="TOC2"/>
            <w:rPr>
              <w:sz w:val="22"/>
            </w:rPr>
          </w:pPr>
          <w:hyperlink w:anchor="_Toc461554972" w:history="1">
            <w:r w:rsidR="00162A62" w:rsidRPr="00E90867">
              <w:rPr>
                <w:rStyle w:val="Hyperlink"/>
              </w:rPr>
              <w:t>Other - Events</w:t>
            </w:r>
            <w:r w:rsidR="00162A62">
              <w:rPr>
                <w:webHidden/>
              </w:rPr>
              <w:tab/>
            </w:r>
            <w:r w:rsidR="00162A62">
              <w:rPr>
                <w:webHidden/>
              </w:rPr>
              <w:fldChar w:fldCharType="begin"/>
            </w:r>
            <w:r w:rsidR="00162A62">
              <w:rPr>
                <w:webHidden/>
              </w:rPr>
              <w:instrText xml:space="preserve"> PAGEREF _Toc461554972 \h </w:instrText>
            </w:r>
            <w:r w:rsidR="00162A62">
              <w:rPr>
                <w:webHidden/>
              </w:rPr>
            </w:r>
            <w:r w:rsidR="00162A62">
              <w:rPr>
                <w:webHidden/>
              </w:rPr>
              <w:fldChar w:fldCharType="separate"/>
            </w:r>
            <w:r w:rsidR="00162A62">
              <w:rPr>
                <w:webHidden/>
              </w:rPr>
              <w:t>53</w:t>
            </w:r>
            <w:r w:rsidR="00162A62">
              <w:rPr>
                <w:webHidden/>
              </w:rPr>
              <w:fldChar w:fldCharType="end"/>
            </w:r>
          </w:hyperlink>
        </w:p>
        <w:p w14:paraId="5D4F8DE5" w14:textId="6F46ABD7" w:rsidR="00162A62" w:rsidRDefault="00756186" w:rsidP="00162A62">
          <w:pPr>
            <w:pStyle w:val="TOC2"/>
            <w:rPr>
              <w:sz w:val="22"/>
            </w:rPr>
          </w:pPr>
          <w:hyperlink w:anchor="_Toc461554973" w:history="1">
            <w:r w:rsidR="00162A62" w:rsidRPr="00E90867">
              <w:rPr>
                <w:rStyle w:val="Hyperlink"/>
              </w:rPr>
              <w:t>Concessions</w:t>
            </w:r>
            <w:r w:rsidR="00162A62">
              <w:rPr>
                <w:webHidden/>
              </w:rPr>
              <w:tab/>
            </w:r>
            <w:r w:rsidR="00162A62">
              <w:rPr>
                <w:webHidden/>
              </w:rPr>
              <w:fldChar w:fldCharType="begin"/>
            </w:r>
            <w:r w:rsidR="00162A62">
              <w:rPr>
                <w:webHidden/>
              </w:rPr>
              <w:instrText xml:space="preserve"> PAGEREF _Toc461554973 \h </w:instrText>
            </w:r>
            <w:r w:rsidR="00162A62">
              <w:rPr>
                <w:webHidden/>
              </w:rPr>
            </w:r>
            <w:r w:rsidR="00162A62">
              <w:rPr>
                <w:webHidden/>
              </w:rPr>
              <w:fldChar w:fldCharType="separate"/>
            </w:r>
            <w:r w:rsidR="00162A62">
              <w:rPr>
                <w:webHidden/>
              </w:rPr>
              <w:t>53</w:t>
            </w:r>
            <w:r w:rsidR="00162A62">
              <w:rPr>
                <w:webHidden/>
              </w:rPr>
              <w:fldChar w:fldCharType="end"/>
            </w:r>
          </w:hyperlink>
        </w:p>
        <w:p w14:paraId="50037377" w14:textId="23F049F2" w:rsidR="00162A62" w:rsidRDefault="00756186" w:rsidP="00162A62">
          <w:pPr>
            <w:pStyle w:val="TOC2"/>
            <w:rPr>
              <w:sz w:val="22"/>
            </w:rPr>
          </w:pPr>
          <w:hyperlink w:anchor="_Toc461554974" w:history="1">
            <w:r w:rsidR="00162A62" w:rsidRPr="00E90867">
              <w:rPr>
                <w:rStyle w:val="Hyperlink"/>
              </w:rPr>
              <w:t>Convention Hall</w:t>
            </w:r>
            <w:r w:rsidR="00162A62">
              <w:rPr>
                <w:webHidden/>
              </w:rPr>
              <w:tab/>
            </w:r>
            <w:r w:rsidR="00162A62">
              <w:rPr>
                <w:webHidden/>
              </w:rPr>
              <w:fldChar w:fldCharType="begin"/>
            </w:r>
            <w:r w:rsidR="00162A62">
              <w:rPr>
                <w:webHidden/>
              </w:rPr>
              <w:instrText xml:space="preserve"> PAGEREF _Toc461554974 \h </w:instrText>
            </w:r>
            <w:r w:rsidR="00162A62">
              <w:rPr>
                <w:webHidden/>
              </w:rPr>
            </w:r>
            <w:r w:rsidR="00162A62">
              <w:rPr>
                <w:webHidden/>
              </w:rPr>
              <w:fldChar w:fldCharType="separate"/>
            </w:r>
            <w:r w:rsidR="00162A62">
              <w:rPr>
                <w:webHidden/>
              </w:rPr>
              <w:t>53</w:t>
            </w:r>
            <w:r w:rsidR="00162A62">
              <w:rPr>
                <w:webHidden/>
              </w:rPr>
              <w:fldChar w:fldCharType="end"/>
            </w:r>
          </w:hyperlink>
        </w:p>
        <w:p w14:paraId="2F717DF0" w14:textId="2621EC37" w:rsidR="00162A62" w:rsidRDefault="00756186">
          <w:pPr>
            <w:pStyle w:val="TOC1"/>
            <w:rPr>
              <w:b w:val="0"/>
              <w:sz w:val="22"/>
            </w:rPr>
          </w:pPr>
          <w:hyperlink w:anchor="_Toc461554975" w:history="1">
            <w:r w:rsidR="00162A62" w:rsidRPr="00E90867">
              <w:rPr>
                <w:rStyle w:val="Hyperlink"/>
              </w:rPr>
              <w:t>Convention Hall Layout</w:t>
            </w:r>
            <w:r w:rsidR="00162A62">
              <w:rPr>
                <w:webHidden/>
              </w:rPr>
              <w:tab/>
            </w:r>
            <w:r w:rsidR="00162A62">
              <w:rPr>
                <w:webHidden/>
              </w:rPr>
              <w:fldChar w:fldCharType="begin"/>
            </w:r>
            <w:r w:rsidR="00162A62">
              <w:rPr>
                <w:webHidden/>
              </w:rPr>
              <w:instrText xml:space="preserve"> PAGEREF _Toc461554975 \h </w:instrText>
            </w:r>
            <w:r w:rsidR="00162A62">
              <w:rPr>
                <w:webHidden/>
              </w:rPr>
            </w:r>
            <w:r w:rsidR="00162A62">
              <w:rPr>
                <w:webHidden/>
              </w:rPr>
              <w:fldChar w:fldCharType="separate"/>
            </w:r>
            <w:r w:rsidR="00162A62">
              <w:rPr>
                <w:webHidden/>
              </w:rPr>
              <w:t>54</w:t>
            </w:r>
            <w:r w:rsidR="00162A62">
              <w:rPr>
                <w:webHidden/>
              </w:rPr>
              <w:fldChar w:fldCharType="end"/>
            </w:r>
          </w:hyperlink>
        </w:p>
        <w:p w14:paraId="2FF934A2" w14:textId="04B078F5" w:rsidR="00162A62" w:rsidRDefault="00756186" w:rsidP="00162A62">
          <w:pPr>
            <w:pStyle w:val="TOC2"/>
            <w:rPr>
              <w:sz w:val="22"/>
            </w:rPr>
          </w:pPr>
          <w:hyperlink w:anchor="_Toc461554976" w:history="1">
            <w:r w:rsidR="00162A62" w:rsidRPr="00E90867">
              <w:rPr>
                <w:rStyle w:val="Hyperlink"/>
              </w:rPr>
              <w:t>Rooms</w:t>
            </w:r>
            <w:r w:rsidR="00162A62">
              <w:rPr>
                <w:webHidden/>
              </w:rPr>
              <w:tab/>
            </w:r>
            <w:r w:rsidR="00162A62">
              <w:rPr>
                <w:webHidden/>
              </w:rPr>
              <w:fldChar w:fldCharType="begin"/>
            </w:r>
            <w:r w:rsidR="00162A62">
              <w:rPr>
                <w:webHidden/>
              </w:rPr>
              <w:instrText xml:space="preserve"> PAGEREF _Toc461554976 \h </w:instrText>
            </w:r>
            <w:r w:rsidR="00162A62">
              <w:rPr>
                <w:webHidden/>
              </w:rPr>
            </w:r>
            <w:r w:rsidR="00162A62">
              <w:rPr>
                <w:webHidden/>
              </w:rPr>
              <w:fldChar w:fldCharType="separate"/>
            </w:r>
            <w:r w:rsidR="00162A62">
              <w:rPr>
                <w:webHidden/>
              </w:rPr>
              <w:t>54</w:t>
            </w:r>
            <w:r w:rsidR="00162A62">
              <w:rPr>
                <w:webHidden/>
              </w:rPr>
              <w:fldChar w:fldCharType="end"/>
            </w:r>
          </w:hyperlink>
        </w:p>
        <w:p w14:paraId="0664F988" w14:textId="0AA496D9" w:rsidR="00162A62" w:rsidRDefault="00756186">
          <w:pPr>
            <w:pStyle w:val="TOC3"/>
            <w:tabs>
              <w:tab w:val="right" w:leader="dot" w:pos="4310"/>
            </w:tabs>
            <w:rPr>
              <w:noProof/>
              <w:sz w:val="22"/>
            </w:rPr>
          </w:pPr>
          <w:hyperlink w:anchor="_Toc461554977" w:history="1">
            <w:r w:rsidR="00162A62" w:rsidRPr="00E90867">
              <w:rPr>
                <w:rStyle w:val="Hyperlink"/>
                <w:noProof/>
              </w:rPr>
              <w:t>Primary Convention Room</w:t>
            </w:r>
            <w:r w:rsidR="00162A62">
              <w:rPr>
                <w:noProof/>
                <w:webHidden/>
              </w:rPr>
              <w:tab/>
            </w:r>
            <w:r w:rsidR="00162A62">
              <w:rPr>
                <w:noProof/>
                <w:webHidden/>
              </w:rPr>
              <w:fldChar w:fldCharType="begin"/>
            </w:r>
            <w:r w:rsidR="00162A62">
              <w:rPr>
                <w:noProof/>
                <w:webHidden/>
              </w:rPr>
              <w:instrText xml:space="preserve"> PAGEREF _Toc461554977 \h </w:instrText>
            </w:r>
            <w:r w:rsidR="00162A62">
              <w:rPr>
                <w:noProof/>
                <w:webHidden/>
              </w:rPr>
            </w:r>
            <w:r w:rsidR="00162A62">
              <w:rPr>
                <w:noProof/>
                <w:webHidden/>
              </w:rPr>
              <w:fldChar w:fldCharType="separate"/>
            </w:r>
            <w:r w:rsidR="00162A62">
              <w:rPr>
                <w:noProof/>
                <w:webHidden/>
              </w:rPr>
              <w:t>54</w:t>
            </w:r>
            <w:r w:rsidR="00162A62">
              <w:rPr>
                <w:noProof/>
                <w:webHidden/>
              </w:rPr>
              <w:fldChar w:fldCharType="end"/>
            </w:r>
          </w:hyperlink>
        </w:p>
        <w:p w14:paraId="6AC57F3D" w14:textId="55834834" w:rsidR="00162A62" w:rsidRDefault="00756186">
          <w:pPr>
            <w:pStyle w:val="TOC3"/>
            <w:tabs>
              <w:tab w:val="right" w:leader="dot" w:pos="4310"/>
            </w:tabs>
            <w:rPr>
              <w:noProof/>
              <w:sz w:val="22"/>
            </w:rPr>
          </w:pPr>
          <w:hyperlink w:anchor="_Toc461554978" w:history="1">
            <w:r w:rsidR="00162A62" w:rsidRPr="00E90867">
              <w:rPr>
                <w:rStyle w:val="Hyperlink"/>
                <w:noProof/>
              </w:rPr>
              <w:t>Main Hall</w:t>
            </w:r>
            <w:r w:rsidR="00162A62">
              <w:rPr>
                <w:noProof/>
                <w:webHidden/>
              </w:rPr>
              <w:tab/>
            </w:r>
            <w:r w:rsidR="00162A62">
              <w:rPr>
                <w:noProof/>
                <w:webHidden/>
              </w:rPr>
              <w:fldChar w:fldCharType="begin"/>
            </w:r>
            <w:r w:rsidR="00162A62">
              <w:rPr>
                <w:noProof/>
                <w:webHidden/>
              </w:rPr>
              <w:instrText xml:space="preserve"> PAGEREF _Toc461554978 \h </w:instrText>
            </w:r>
            <w:r w:rsidR="00162A62">
              <w:rPr>
                <w:noProof/>
                <w:webHidden/>
              </w:rPr>
            </w:r>
            <w:r w:rsidR="00162A62">
              <w:rPr>
                <w:noProof/>
                <w:webHidden/>
              </w:rPr>
              <w:fldChar w:fldCharType="separate"/>
            </w:r>
            <w:r w:rsidR="00162A62">
              <w:rPr>
                <w:noProof/>
                <w:webHidden/>
              </w:rPr>
              <w:t>54</w:t>
            </w:r>
            <w:r w:rsidR="00162A62">
              <w:rPr>
                <w:noProof/>
                <w:webHidden/>
              </w:rPr>
              <w:fldChar w:fldCharType="end"/>
            </w:r>
          </w:hyperlink>
        </w:p>
        <w:p w14:paraId="35AF4723" w14:textId="14C2EDEF" w:rsidR="00162A62" w:rsidRDefault="00756186">
          <w:pPr>
            <w:pStyle w:val="TOC3"/>
            <w:tabs>
              <w:tab w:val="right" w:leader="dot" w:pos="4310"/>
            </w:tabs>
            <w:rPr>
              <w:noProof/>
              <w:sz w:val="22"/>
            </w:rPr>
          </w:pPr>
          <w:hyperlink w:anchor="_Toc461554979" w:history="1">
            <w:r w:rsidR="00162A62" w:rsidRPr="00E90867">
              <w:rPr>
                <w:rStyle w:val="Hyperlink"/>
                <w:noProof/>
              </w:rPr>
              <w:t>Theatre</w:t>
            </w:r>
            <w:r w:rsidR="00162A62">
              <w:rPr>
                <w:noProof/>
                <w:webHidden/>
              </w:rPr>
              <w:tab/>
            </w:r>
            <w:r w:rsidR="00162A62">
              <w:rPr>
                <w:noProof/>
                <w:webHidden/>
              </w:rPr>
              <w:fldChar w:fldCharType="begin"/>
            </w:r>
            <w:r w:rsidR="00162A62">
              <w:rPr>
                <w:noProof/>
                <w:webHidden/>
              </w:rPr>
              <w:instrText xml:space="preserve"> PAGEREF _Toc461554979 \h </w:instrText>
            </w:r>
            <w:r w:rsidR="00162A62">
              <w:rPr>
                <w:noProof/>
                <w:webHidden/>
              </w:rPr>
            </w:r>
            <w:r w:rsidR="00162A62">
              <w:rPr>
                <w:noProof/>
                <w:webHidden/>
              </w:rPr>
              <w:fldChar w:fldCharType="separate"/>
            </w:r>
            <w:r w:rsidR="00162A62">
              <w:rPr>
                <w:noProof/>
                <w:webHidden/>
              </w:rPr>
              <w:t>54</w:t>
            </w:r>
            <w:r w:rsidR="00162A62">
              <w:rPr>
                <w:noProof/>
                <w:webHidden/>
              </w:rPr>
              <w:fldChar w:fldCharType="end"/>
            </w:r>
          </w:hyperlink>
        </w:p>
        <w:p w14:paraId="2048ECD9" w14:textId="366BEE26" w:rsidR="00162A62" w:rsidRDefault="00756186">
          <w:pPr>
            <w:pStyle w:val="TOC3"/>
            <w:tabs>
              <w:tab w:val="right" w:leader="dot" w:pos="4310"/>
            </w:tabs>
            <w:rPr>
              <w:noProof/>
              <w:sz w:val="22"/>
            </w:rPr>
          </w:pPr>
          <w:hyperlink w:anchor="_Toc461554980" w:history="1">
            <w:r w:rsidR="00162A62" w:rsidRPr="00E90867">
              <w:rPr>
                <w:rStyle w:val="Hyperlink"/>
                <w:noProof/>
              </w:rPr>
              <w:t>Concessions</w:t>
            </w:r>
            <w:r w:rsidR="00162A62">
              <w:rPr>
                <w:noProof/>
                <w:webHidden/>
              </w:rPr>
              <w:tab/>
            </w:r>
            <w:r w:rsidR="00162A62">
              <w:rPr>
                <w:noProof/>
                <w:webHidden/>
              </w:rPr>
              <w:fldChar w:fldCharType="begin"/>
            </w:r>
            <w:r w:rsidR="00162A62">
              <w:rPr>
                <w:noProof/>
                <w:webHidden/>
              </w:rPr>
              <w:instrText xml:space="preserve"> PAGEREF _Toc461554980 \h </w:instrText>
            </w:r>
            <w:r w:rsidR="00162A62">
              <w:rPr>
                <w:noProof/>
                <w:webHidden/>
              </w:rPr>
            </w:r>
            <w:r w:rsidR="00162A62">
              <w:rPr>
                <w:noProof/>
                <w:webHidden/>
              </w:rPr>
              <w:fldChar w:fldCharType="separate"/>
            </w:r>
            <w:r w:rsidR="00162A62">
              <w:rPr>
                <w:noProof/>
                <w:webHidden/>
              </w:rPr>
              <w:t>54</w:t>
            </w:r>
            <w:r w:rsidR="00162A62">
              <w:rPr>
                <w:noProof/>
                <w:webHidden/>
              </w:rPr>
              <w:fldChar w:fldCharType="end"/>
            </w:r>
          </w:hyperlink>
        </w:p>
        <w:p w14:paraId="28B30039" w14:textId="587B0967" w:rsidR="00162A62" w:rsidRDefault="00756186" w:rsidP="00162A62">
          <w:pPr>
            <w:pStyle w:val="TOC2"/>
            <w:rPr>
              <w:sz w:val="22"/>
            </w:rPr>
          </w:pPr>
          <w:hyperlink w:anchor="_Toc461554981" w:history="1">
            <w:r w:rsidR="00162A62" w:rsidRPr="00E90867">
              <w:rPr>
                <w:rStyle w:val="Hyperlink"/>
              </w:rPr>
              <w:t>Updating the Layout</w:t>
            </w:r>
            <w:r w:rsidR="00162A62">
              <w:rPr>
                <w:webHidden/>
              </w:rPr>
              <w:tab/>
            </w:r>
            <w:r w:rsidR="00162A62">
              <w:rPr>
                <w:webHidden/>
              </w:rPr>
              <w:fldChar w:fldCharType="begin"/>
            </w:r>
            <w:r w:rsidR="00162A62">
              <w:rPr>
                <w:webHidden/>
              </w:rPr>
              <w:instrText xml:space="preserve"> PAGEREF _Toc461554981 \h </w:instrText>
            </w:r>
            <w:r w:rsidR="00162A62">
              <w:rPr>
                <w:webHidden/>
              </w:rPr>
            </w:r>
            <w:r w:rsidR="00162A62">
              <w:rPr>
                <w:webHidden/>
              </w:rPr>
              <w:fldChar w:fldCharType="separate"/>
            </w:r>
            <w:r w:rsidR="00162A62">
              <w:rPr>
                <w:webHidden/>
              </w:rPr>
              <w:t>54</w:t>
            </w:r>
            <w:r w:rsidR="00162A62">
              <w:rPr>
                <w:webHidden/>
              </w:rPr>
              <w:fldChar w:fldCharType="end"/>
            </w:r>
          </w:hyperlink>
        </w:p>
        <w:p w14:paraId="761C57CE" w14:textId="7A8E9289" w:rsidR="00162A62" w:rsidRDefault="00756186">
          <w:pPr>
            <w:pStyle w:val="TOC1"/>
            <w:rPr>
              <w:b w:val="0"/>
              <w:sz w:val="22"/>
            </w:rPr>
          </w:pPr>
          <w:hyperlink w:anchor="_Toc461554982" w:history="1">
            <w:r w:rsidR="00162A62" w:rsidRPr="00E90867">
              <w:rPr>
                <w:rStyle w:val="Hyperlink"/>
              </w:rPr>
              <w:t>Maps</w:t>
            </w:r>
            <w:r w:rsidR="00162A62">
              <w:rPr>
                <w:webHidden/>
              </w:rPr>
              <w:tab/>
            </w:r>
            <w:r w:rsidR="00162A62">
              <w:rPr>
                <w:webHidden/>
              </w:rPr>
              <w:fldChar w:fldCharType="begin"/>
            </w:r>
            <w:r w:rsidR="00162A62">
              <w:rPr>
                <w:webHidden/>
              </w:rPr>
              <w:instrText xml:space="preserve"> PAGEREF _Toc461554982 \h </w:instrText>
            </w:r>
            <w:r w:rsidR="00162A62">
              <w:rPr>
                <w:webHidden/>
              </w:rPr>
            </w:r>
            <w:r w:rsidR="00162A62">
              <w:rPr>
                <w:webHidden/>
              </w:rPr>
              <w:fldChar w:fldCharType="separate"/>
            </w:r>
            <w:r w:rsidR="00162A62">
              <w:rPr>
                <w:webHidden/>
              </w:rPr>
              <w:t>55</w:t>
            </w:r>
            <w:r w:rsidR="00162A62">
              <w:rPr>
                <w:webHidden/>
              </w:rPr>
              <w:fldChar w:fldCharType="end"/>
            </w:r>
          </w:hyperlink>
        </w:p>
        <w:p w14:paraId="38617684" w14:textId="536999C7" w:rsidR="00162A62" w:rsidRDefault="00756186" w:rsidP="00162A62">
          <w:pPr>
            <w:pStyle w:val="TOC2"/>
            <w:rPr>
              <w:sz w:val="22"/>
            </w:rPr>
          </w:pPr>
          <w:hyperlink w:anchor="_Toc461554983" w:history="1">
            <w:r w:rsidR="00162A62" w:rsidRPr="00E90867">
              <w:rPr>
                <w:rStyle w:val="Hyperlink"/>
              </w:rPr>
              <w:t>Main Lobby</w:t>
            </w:r>
            <w:r w:rsidR="00162A62">
              <w:rPr>
                <w:webHidden/>
              </w:rPr>
              <w:tab/>
            </w:r>
            <w:r w:rsidR="00162A62">
              <w:rPr>
                <w:webHidden/>
              </w:rPr>
              <w:fldChar w:fldCharType="begin"/>
            </w:r>
            <w:r w:rsidR="00162A62">
              <w:rPr>
                <w:webHidden/>
              </w:rPr>
              <w:instrText xml:space="preserve"> PAGEREF _Toc461554983 \h </w:instrText>
            </w:r>
            <w:r w:rsidR="00162A62">
              <w:rPr>
                <w:webHidden/>
              </w:rPr>
            </w:r>
            <w:r w:rsidR="00162A62">
              <w:rPr>
                <w:webHidden/>
              </w:rPr>
              <w:fldChar w:fldCharType="separate"/>
            </w:r>
            <w:r w:rsidR="00162A62">
              <w:rPr>
                <w:webHidden/>
              </w:rPr>
              <w:t>55</w:t>
            </w:r>
            <w:r w:rsidR="00162A62">
              <w:rPr>
                <w:webHidden/>
              </w:rPr>
              <w:fldChar w:fldCharType="end"/>
            </w:r>
          </w:hyperlink>
        </w:p>
        <w:p w14:paraId="0E0C8963" w14:textId="34E8B54F" w:rsidR="00162A62" w:rsidRDefault="00756186" w:rsidP="00162A62">
          <w:pPr>
            <w:pStyle w:val="TOC2"/>
            <w:rPr>
              <w:sz w:val="22"/>
            </w:rPr>
          </w:pPr>
          <w:hyperlink w:anchor="_Toc461554984" w:history="1">
            <w:r w:rsidR="00162A62" w:rsidRPr="00E90867">
              <w:rPr>
                <w:rStyle w:val="Hyperlink"/>
              </w:rPr>
              <w:t>Main Hall &amp; Theatre</w:t>
            </w:r>
            <w:r w:rsidR="00162A62">
              <w:rPr>
                <w:webHidden/>
              </w:rPr>
              <w:tab/>
            </w:r>
            <w:r w:rsidR="00162A62">
              <w:rPr>
                <w:webHidden/>
              </w:rPr>
              <w:fldChar w:fldCharType="begin"/>
            </w:r>
            <w:r w:rsidR="00162A62">
              <w:rPr>
                <w:webHidden/>
              </w:rPr>
              <w:instrText xml:space="preserve"> PAGEREF _Toc461554984 \h </w:instrText>
            </w:r>
            <w:r w:rsidR="00162A62">
              <w:rPr>
                <w:webHidden/>
              </w:rPr>
            </w:r>
            <w:r w:rsidR="00162A62">
              <w:rPr>
                <w:webHidden/>
              </w:rPr>
              <w:fldChar w:fldCharType="separate"/>
            </w:r>
            <w:r w:rsidR="00162A62">
              <w:rPr>
                <w:webHidden/>
              </w:rPr>
              <w:t>56</w:t>
            </w:r>
            <w:r w:rsidR="00162A62">
              <w:rPr>
                <w:webHidden/>
              </w:rPr>
              <w:fldChar w:fldCharType="end"/>
            </w:r>
          </w:hyperlink>
        </w:p>
        <w:p w14:paraId="11FF4FDE" w14:textId="2F3A7DAC" w:rsidR="00162A62" w:rsidRDefault="00756186">
          <w:pPr>
            <w:pStyle w:val="TOC1"/>
            <w:rPr>
              <w:b w:val="0"/>
              <w:sz w:val="22"/>
            </w:rPr>
          </w:pPr>
          <w:hyperlink w:anchor="_Toc461554985" w:history="1">
            <w:r w:rsidR="00162A62" w:rsidRPr="00E90867">
              <w:rPr>
                <w:rStyle w:val="Hyperlink"/>
              </w:rPr>
              <w:t>Areas</w:t>
            </w:r>
            <w:r w:rsidR="00162A62">
              <w:rPr>
                <w:webHidden/>
              </w:rPr>
              <w:tab/>
            </w:r>
            <w:r w:rsidR="00162A62">
              <w:rPr>
                <w:webHidden/>
              </w:rPr>
              <w:fldChar w:fldCharType="begin"/>
            </w:r>
            <w:r w:rsidR="00162A62">
              <w:rPr>
                <w:webHidden/>
              </w:rPr>
              <w:instrText xml:space="preserve"> PAGEREF _Toc461554985 \h </w:instrText>
            </w:r>
            <w:r w:rsidR="00162A62">
              <w:rPr>
                <w:webHidden/>
              </w:rPr>
            </w:r>
            <w:r w:rsidR="00162A62">
              <w:rPr>
                <w:webHidden/>
              </w:rPr>
              <w:fldChar w:fldCharType="separate"/>
            </w:r>
            <w:r w:rsidR="00162A62">
              <w:rPr>
                <w:webHidden/>
              </w:rPr>
              <w:t>57</w:t>
            </w:r>
            <w:r w:rsidR="00162A62">
              <w:rPr>
                <w:webHidden/>
              </w:rPr>
              <w:fldChar w:fldCharType="end"/>
            </w:r>
          </w:hyperlink>
        </w:p>
        <w:p w14:paraId="0AA7B445" w14:textId="23F6793F" w:rsidR="00162A62" w:rsidRDefault="00756186" w:rsidP="00162A62">
          <w:pPr>
            <w:pStyle w:val="TOC2"/>
            <w:rPr>
              <w:sz w:val="22"/>
            </w:rPr>
          </w:pPr>
          <w:hyperlink w:anchor="_Toc461554986" w:history="1">
            <w:r w:rsidR="00162A62" w:rsidRPr="00E90867">
              <w:rPr>
                <w:rStyle w:val="Hyperlink"/>
              </w:rPr>
              <w:t>Front Table Area</w:t>
            </w:r>
            <w:r w:rsidR="00162A62">
              <w:rPr>
                <w:webHidden/>
              </w:rPr>
              <w:tab/>
            </w:r>
            <w:r w:rsidR="00162A62">
              <w:rPr>
                <w:webHidden/>
              </w:rPr>
              <w:fldChar w:fldCharType="begin"/>
            </w:r>
            <w:r w:rsidR="00162A62">
              <w:rPr>
                <w:webHidden/>
              </w:rPr>
              <w:instrText xml:space="preserve"> PAGEREF _Toc461554986 \h </w:instrText>
            </w:r>
            <w:r w:rsidR="00162A62">
              <w:rPr>
                <w:webHidden/>
              </w:rPr>
            </w:r>
            <w:r w:rsidR="00162A62">
              <w:rPr>
                <w:webHidden/>
              </w:rPr>
              <w:fldChar w:fldCharType="separate"/>
            </w:r>
            <w:r w:rsidR="00162A62">
              <w:rPr>
                <w:webHidden/>
              </w:rPr>
              <w:t>57</w:t>
            </w:r>
            <w:r w:rsidR="00162A62">
              <w:rPr>
                <w:webHidden/>
              </w:rPr>
              <w:fldChar w:fldCharType="end"/>
            </w:r>
          </w:hyperlink>
        </w:p>
        <w:p w14:paraId="5EBB6C84" w14:textId="69A16C1D" w:rsidR="00162A62" w:rsidRDefault="00756186" w:rsidP="00162A62">
          <w:pPr>
            <w:pStyle w:val="TOC2"/>
            <w:rPr>
              <w:sz w:val="22"/>
            </w:rPr>
          </w:pPr>
          <w:hyperlink w:anchor="_Toc461554987" w:history="1">
            <w:r w:rsidR="00162A62" w:rsidRPr="00E90867">
              <w:rPr>
                <w:rStyle w:val="Hyperlink"/>
              </w:rPr>
              <w:t>Game Consoles</w:t>
            </w:r>
            <w:r w:rsidR="00162A62">
              <w:rPr>
                <w:webHidden/>
              </w:rPr>
              <w:tab/>
            </w:r>
            <w:r w:rsidR="00162A62">
              <w:rPr>
                <w:webHidden/>
              </w:rPr>
              <w:fldChar w:fldCharType="begin"/>
            </w:r>
            <w:r w:rsidR="00162A62">
              <w:rPr>
                <w:webHidden/>
              </w:rPr>
              <w:instrText xml:space="preserve"> PAGEREF _Toc461554987 \h </w:instrText>
            </w:r>
            <w:r w:rsidR="00162A62">
              <w:rPr>
                <w:webHidden/>
              </w:rPr>
            </w:r>
            <w:r w:rsidR="00162A62">
              <w:rPr>
                <w:webHidden/>
              </w:rPr>
              <w:fldChar w:fldCharType="separate"/>
            </w:r>
            <w:r w:rsidR="00162A62">
              <w:rPr>
                <w:webHidden/>
              </w:rPr>
              <w:t>57</w:t>
            </w:r>
            <w:r w:rsidR="00162A62">
              <w:rPr>
                <w:webHidden/>
              </w:rPr>
              <w:fldChar w:fldCharType="end"/>
            </w:r>
          </w:hyperlink>
        </w:p>
        <w:p w14:paraId="573EFFA9" w14:textId="1D9FDB9C" w:rsidR="00162A62" w:rsidRDefault="00756186">
          <w:pPr>
            <w:pStyle w:val="TOC3"/>
            <w:tabs>
              <w:tab w:val="right" w:leader="dot" w:pos="4310"/>
            </w:tabs>
            <w:rPr>
              <w:noProof/>
              <w:sz w:val="22"/>
            </w:rPr>
          </w:pPr>
          <w:hyperlink w:anchor="_Toc461554988" w:history="1">
            <w:r w:rsidR="00162A62" w:rsidRPr="00E90867">
              <w:rPr>
                <w:rStyle w:val="Hyperlink"/>
                <w:noProof/>
              </w:rPr>
              <w:t>Before Nanocon</w:t>
            </w:r>
            <w:r w:rsidR="00162A62">
              <w:rPr>
                <w:noProof/>
                <w:webHidden/>
              </w:rPr>
              <w:tab/>
            </w:r>
            <w:r w:rsidR="00162A62">
              <w:rPr>
                <w:noProof/>
                <w:webHidden/>
              </w:rPr>
              <w:fldChar w:fldCharType="begin"/>
            </w:r>
            <w:r w:rsidR="00162A62">
              <w:rPr>
                <w:noProof/>
                <w:webHidden/>
              </w:rPr>
              <w:instrText xml:space="preserve"> PAGEREF _Toc461554988 \h </w:instrText>
            </w:r>
            <w:r w:rsidR="00162A62">
              <w:rPr>
                <w:noProof/>
                <w:webHidden/>
              </w:rPr>
            </w:r>
            <w:r w:rsidR="00162A62">
              <w:rPr>
                <w:noProof/>
                <w:webHidden/>
              </w:rPr>
              <w:fldChar w:fldCharType="separate"/>
            </w:r>
            <w:r w:rsidR="00162A62">
              <w:rPr>
                <w:noProof/>
                <w:webHidden/>
              </w:rPr>
              <w:t>57</w:t>
            </w:r>
            <w:r w:rsidR="00162A62">
              <w:rPr>
                <w:noProof/>
                <w:webHidden/>
              </w:rPr>
              <w:fldChar w:fldCharType="end"/>
            </w:r>
          </w:hyperlink>
        </w:p>
        <w:p w14:paraId="26E2CBF7" w14:textId="53017606" w:rsidR="00162A62" w:rsidRDefault="00756186">
          <w:pPr>
            <w:pStyle w:val="TOC3"/>
            <w:tabs>
              <w:tab w:val="right" w:leader="dot" w:pos="4310"/>
            </w:tabs>
            <w:rPr>
              <w:noProof/>
              <w:sz w:val="22"/>
            </w:rPr>
          </w:pPr>
          <w:hyperlink w:anchor="_Toc461554989" w:history="1">
            <w:r w:rsidR="00162A62" w:rsidRPr="00E90867">
              <w:rPr>
                <w:rStyle w:val="Hyperlink"/>
                <w:noProof/>
              </w:rPr>
              <w:t>At Nanocon</w:t>
            </w:r>
            <w:r w:rsidR="00162A62">
              <w:rPr>
                <w:noProof/>
                <w:webHidden/>
              </w:rPr>
              <w:tab/>
            </w:r>
            <w:r w:rsidR="00162A62">
              <w:rPr>
                <w:noProof/>
                <w:webHidden/>
              </w:rPr>
              <w:fldChar w:fldCharType="begin"/>
            </w:r>
            <w:r w:rsidR="00162A62">
              <w:rPr>
                <w:noProof/>
                <w:webHidden/>
              </w:rPr>
              <w:instrText xml:space="preserve"> PAGEREF _Toc461554989 \h </w:instrText>
            </w:r>
            <w:r w:rsidR="00162A62">
              <w:rPr>
                <w:noProof/>
                <w:webHidden/>
              </w:rPr>
            </w:r>
            <w:r w:rsidR="00162A62">
              <w:rPr>
                <w:noProof/>
                <w:webHidden/>
              </w:rPr>
              <w:fldChar w:fldCharType="separate"/>
            </w:r>
            <w:r w:rsidR="00162A62">
              <w:rPr>
                <w:noProof/>
                <w:webHidden/>
              </w:rPr>
              <w:t>57</w:t>
            </w:r>
            <w:r w:rsidR="00162A62">
              <w:rPr>
                <w:noProof/>
                <w:webHidden/>
              </w:rPr>
              <w:fldChar w:fldCharType="end"/>
            </w:r>
          </w:hyperlink>
        </w:p>
        <w:p w14:paraId="65B786D7" w14:textId="3EA0CE52" w:rsidR="00162A62" w:rsidRDefault="00756186">
          <w:pPr>
            <w:pStyle w:val="TOC3"/>
            <w:tabs>
              <w:tab w:val="right" w:leader="dot" w:pos="4310"/>
            </w:tabs>
            <w:rPr>
              <w:noProof/>
              <w:sz w:val="22"/>
            </w:rPr>
          </w:pPr>
          <w:hyperlink w:anchor="_Toc461554990" w:history="1">
            <w:r w:rsidR="00162A62" w:rsidRPr="00E90867">
              <w:rPr>
                <w:rStyle w:val="Hyperlink"/>
                <w:noProof/>
              </w:rPr>
              <w:t>After Nanocon</w:t>
            </w:r>
            <w:r w:rsidR="00162A62">
              <w:rPr>
                <w:noProof/>
                <w:webHidden/>
              </w:rPr>
              <w:tab/>
            </w:r>
            <w:r w:rsidR="00162A62">
              <w:rPr>
                <w:noProof/>
                <w:webHidden/>
              </w:rPr>
              <w:fldChar w:fldCharType="begin"/>
            </w:r>
            <w:r w:rsidR="00162A62">
              <w:rPr>
                <w:noProof/>
                <w:webHidden/>
              </w:rPr>
              <w:instrText xml:space="preserve"> PAGEREF _Toc461554990 \h </w:instrText>
            </w:r>
            <w:r w:rsidR="00162A62">
              <w:rPr>
                <w:noProof/>
                <w:webHidden/>
              </w:rPr>
            </w:r>
            <w:r w:rsidR="00162A62">
              <w:rPr>
                <w:noProof/>
                <w:webHidden/>
              </w:rPr>
              <w:fldChar w:fldCharType="separate"/>
            </w:r>
            <w:r w:rsidR="00162A62">
              <w:rPr>
                <w:noProof/>
                <w:webHidden/>
              </w:rPr>
              <w:t>57</w:t>
            </w:r>
            <w:r w:rsidR="00162A62">
              <w:rPr>
                <w:noProof/>
                <w:webHidden/>
              </w:rPr>
              <w:fldChar w:fldCharType="end"/>
            </w:r>
          </w:hyperlink>
        </w:p>
        <w:p w14:paraId="4CBCC437" w14:textId="1DE1C1FB" w:rsidR="00162A62" w:rsidRDefault="00756186" w:rsidP="00162A62">
          <w:pPr>
            <w:pStyle w:val="TOC2"/>
            <w:rPr>
              <w:sz w:val="22"/>
            </w:rPr>
          </w:pPr>
          <w:hyperlink w:anchor="_Toc461554991" w:history="1">
            <w:r w:rsidR="00162A62" w:rsidRPr="00E90867">
              <w:rPr>
                <w:rStyle w:val="Hyperlink"/>
              </w:rPr>
              <w:t>SIS</w:t>
            </w:r>
            <w:r w:rsidR="00162A62">
              <w:rPr>
                <w:webHidden/>
              </w:rPr>
              <w:tab/>
            </w:r>
            <w:r w:rsidR="00162A62">
              <w:rPr>
                <w:webHidden/>
              </w:rPr>
              <w:fldChar w:fldCharType="begin"/>
            </w:r>
            <w:r w:rsidR="00162A62">
              <w:rPr>
                <w:webHidden/>
              </w:rPr>
              <w:instrText xml:space="preserve"> PAGEREF _Toc461554991 \h </w:instrText>
            </w:r>
            <w:r w:rsidR="00162A62">
              <w:rPr>
                <w:webHidden/>
              </w:rPr>
            </w:r>
            <w:r w:rsidR="00162A62">
              <w:rPr>
                <w:webHidden/>
              </w:rPr>
              <w:fldChar w:fldCharType="separate"/>
            </w:r>
            <w:r w:rsidR="00162A62">
              <w:rPr>
                <w:webHidden/>
              </w:rPr>
              <w:t>57</w:t>
            </w:r>
            <w:r w:rsidR="00162A62">
              <w:rPr>
                <w:webHidden/>
              </w:rPr>
              <w:fldChar w:fldCharType="end"/>
            </w:r>
          </w:hyperlink>
        </w:p>
        <w:p w14:paraId="00C05138" w14:textId="67ACBA61" w:rsidR="00162A62" w:rsidRDefault="00756186" w:rsidP="00162A62">
          <w:pPr>
            <w:pStyle w:val="TOC2"/>
            <w:rPr>
              <w:sz w:val="22"/>
            </w:rPr>
          </w:pPr>
          <w:hyperlink w:anchor="_Toc461554992" w:history="1">
            <w:r w:rsidR="00162A62" w:rsidRPr="00E90867">
              <w:rPr>
                <w:rStyle w:val="Hyperlink"/>
              </w:rPr>
              <w:t>Role Playing Gaming Area</w:t>
            </w:r>
            <w:r w:rsidR="00162A62">
              <w:rPr>
                <w:webHidden/>
              </w:rPr>
              <w:tab/>
            </w:r>
            <w:r w:rsidR="00162A62">
              <w:rPr>
                <w:webHidden/>
              </w:rPr>
              <w:fldChar w:fldCharType="begin"/>
            </w:r>
            <w:r w:rsidR="00162A62">
              <w:rPr>
                <w:webHidden/>
              </w:rPr>
              <w:instrText xml:space="preserve"> PAGEREF _Toc461554992 \h </w:instrText>
            </w:r>
            <w:r w:rsidR="00162A62">
              <w:rPr>
                <w:webHidden/>
              </w:rPr>
            </w:r>
            <w:r w:rsidR="00162A62">
              <w:rPr>
                <w:webHidden/>
              </w:rPr>
              <w:fldChar w:fldCharType="separate"/>
            </w:r>
            <w:r w:rsidR="00162A62">
              <w:rPr>
                <w:webHidden/>
              </w:rPr>
              <w:t>57</w:t>
            </w:r>
            <w:r w:rsidR="00162A62">
              <w:rPr>
                <w:webHidden/>
              </w:rPr>
              <w:fldChar w:fldCharType="end"/>
            </w:r>
          </w:hyperlink>
        </w:p>
        <w:p w14:paraId="6CF87FA6" w14:textId="209C44E3" w:rsidR="00162A62" w:rsidRDefault="00756186" w:rsidP="00162A62">
          <w:pPr>
            <w:pStyle w:val="TOC2"/>
            <w:rPr>
              <w:sz w:val="22"/>
            </w:rPr>
          </w:pPr>
          <w:hyperlink w:anchor="_Toc461554993" w:history="1">
            <w:r w:rsidR="00162A62" w:rsidRPr="00E90867">
              <w:rPr>
                <w:rStyle w:val="Hyperlink"/>
              </w:rPr>
              <w:t>CCG Tournament</w:t>
            </w:r>
            <w:r w:rsidR="00162A62">
              <w:rPr>
                <w:webHidden/>
              </w:rPr>
              <w:tab/>
            </w:r>
            <w:r w:rsidR="00162A62">
              <w:rPr>
                <w:webHidden/>
              </w:rPr>
              <w:fldChar w:fldCharType="begin"/>
            </w:r>
            <w:r w:rsidR="00162A62">
              <w:rPr>
                <w:webHidden/>
              </w:rPr>
              <w:instrText xml:space="preserve"> PAGEREF _Toc461554993 \h </w:instrText>
            </w:r>
            <w:r w:rsidR="00162A62">
              <w:rPr>
                <w:webHidden/>
              </w:rPr>
            </w:r>
            <w:r w:rsidR="00162A62">
              <w:rPr>
                <w:webHidden/>
              </w:rPr>
              <w:fldChar w:fldCharType="separate"/>
            </w:r>
            <w:r w:rsidR="00162A62">
              <w:rPr>
                <w:webHidden/>
              </w:rPr>
              <w:t>58</w:t>
            </w:r>
            <w:r w:rsidR="00162A62">
              <w:rPr>
                <w:webHidden/>
              </w:rPr>
              <w:fldChar w:fldCharType="end"/>
            </w:r>
          </w:hyperlink>
        </w:p>
        <w:p w14:paraId="1445E6E3" w14:textId="5C4BC4A7" w:rsidR="00162A62" w:rsidRDefault="00756186" w:rsidP="00162A62">
          <w:pPr>
            <w:pStyle w:val="TOC2"/>
            <w:rPr>
              <w:sz w:val="22"/>
            </w:rPr>
          </w:pPr>
          <w:hyperlink w:anchor="_Toc461554994" w:history="1">
            <w:r w:rsidR="00162A62" w:rsidRPr="00E90867">
              <w:rPr>
                <w:rStyle w:val="Hyperlink"/>
              </w:rPr>
              <w:t>Gaming Area</w:t>
            </w:r>
            <w:r w:rsidR="00162A62">
              <w:rPr>
                <w:webHidden/>
              </w:rPr>
              <w:tab/>
            </w:r>
            <w:r w:rsidR="00162A62">
              <w:rPr>
                <w:webHidden/>
              </w:rPr>
              <w:fldChar w:fldCharType="begin"/>
            </w:r>
            <w:r w:rsidR="00162A62">
              <w:rPr>
                <w:webHidden/>
              </w:rPr>
              <w:instrText xml:space="preserve"> PAGEREF _Toc461554994 \h </w:instrText>
            </w:r>
            <w:r w:rsidR="00162A62">
              <w:rPr>
                <w:webHidden/>
              </w:rPr>
            </w:r>
            <w:r w:rsidR="00162A62">
              <w:rPr>
                <w:webHidden/>
              </w:rPr>
              <w:fldChar w:fldCharType="separate"/>
            </w:r>
            <w:r w:rsidR="00162A62">
              <w:rPr>
                <w:webHidden/>
              </w:rPr>
              <w:t>58</w:t>
            </w:r>
            <w:r w:rsidR="00162A62">
              <w:rPr>
                <w:webHidden/>
              </w:rPr>
              <w:fldChar w:fldCharType="end"/>
            </w:r>
          </w:hyperlink>
        </w:p>
        <w:p w14:paraId="58B760EA" w14:textId="021C866D" w:rsidR="00162A62" w:rsidRDefault="00756186" w:rsidP="00162A62">
          <w:pPr>
            <w:pStyle w:val="TOC2"/>
            <w:rPr>
              <w:sz w:val="22"/>
            </w:rPr>
          </w:pPr>
          <w:hyperlink w:anchor="_Toc461554995" w:history="1">
            <w:r w:rsidR="00162A62" w:rsidRPr="00E90867">
              <w:rPr>
                <w:rStyle w:val="Hyperlink"/>
              </w:rPr>
              <w:t>IDiG</w:t>
            </w:r>
            <w:r w:rsidR="00162A62">
              <w:rPr>
                <w:webHidden/>
              </w:rPr>
              <w:tab/>
            </w:r>
            <w:r w:rsidR="00162A62">
              <w:rPr>
                <w:webHidden/>
              </w:rPr>
              <w:fldChar w:fldCharType="begin"/>
            </w:r>
            <w:r w:rsidR="00162A62">
              <w:rPr>
                <w:webHidden/>
              </w:rPr>
              <w:instrText xml:space="preserve"> PAGEREF _Toc461554995 \h </w:instrText>
            </w:r>
            <w:r w:rsidR="00162A62">
              <w:rPr>
                <w:webHidden/>
              </w:rPr>
            </w:r>
            <w:r w:rsidR="00162A62">
              <w:rPr>
                <w:webHidden/>
              </w:rPr>
              <w:fldChar w:fldCharType="separate"/>
            </w:r>
            <w:r w:rsidR="00162A62">
              <w:rPr>
                <w:webHidden/>
              </w:rPr>
              <w:t>59</w:t>
            </w:r>
            <w:r w:rsidR="00162A62">
              <w:rPr>
                <w:webHidden/>
              </w:rPr>
              <w:fldChar w:fldCharType="end"/>
            </w:r>
          </w:hyperlink>
        </w:p>
        <w:p w14:paraId="0E0DD1AB" w14:textId="38722D51" w:rsidR="00162A62" w:rsidRDefault="00756186">
          <w:pPr>
            <w:pStyle w:val="TOC3"/>
            <w:tabs>
              <w:tab w:val="right" w:leader="dot" w:pos="4310"/>
            </w:tabs>
            <w:rPr>
              <w:noProof/>
              <w:sz w:val="22"/>
            </w:rPr>
          </w:pPr>
          <w:hyperlink w:anchor="_Toc461554996" w:history="1">
            <w:r w:rsidR="00162A62" w:rsidRPr="00E90867">
              <w:rPr>
                <w:rStyle w:val="Hyperlink"/>
                <w:noProof/>
              </w:rPr>
              <w:t>Speakers</w:t>
            </w:r>
            <w:r w:rsidR="00162A62">
              <w:rPr>
                <w:noProof/>
                <w:webHidden/>
              </w:rPr>
              <w:tab/>
            </w:r>
            <w:r w:rsidR="00162A62">
              <w:rPr>
                <w:noProof/>
                <w:webHidden/>
              </w:rPr>
              <w:fldChar w:fldCharType="begin"/>
            </w:r>
            <w:r w:rsidR="00162A62">
              <w:rPr>
                <w:noProof/>
                <w:webHidden/>
              </w:rPr>
              <w:instrText xml:space="preserve"> PAGEREF _Toc461554996 \h </w:instrText>
            </w:r>
            <w:r w:rsidR="00162A62">
              <w:rPr>
                <w:noProof/>
                <w:webHidden/>
              </w:rPr>
            </w:r>
            <w:r w:rsidR="00162A62">
              <w:rPr>
                <w:noProof/>
                <w:webHidden/>
              </w:rPr>
              <w:fldChar w:fldCharType="separate"/>
            </w:r>
            <w:r w:rsidR="00162A62">
              <w:rPr>
                <w:noProof/>
                <w:webHidden/>
              </w:rPr>
              <w:t>59</w:t>
            </w:r>
            <w:r w:rsidR="00162A62">
              <w:rPr>
                <w:noProof/>
                <w:webHidden/>
              </w:rPr>
              <w:fldChar w:fldCharType="end"/>
            </w:r>
          </w:hyperlink>
        </w:p>
        <w:p w14:paraId="43314CBC" w14:textId="778999D6" w:rsidR="00162A62" w:rsidRDefault="00756186">
          <w:pPr>
            <w:pStyle w:val="TOC3"/>
            <w:tabs>
              <w:tab w:val="right" w:leader="dot" w:pos="4310"/>
            </w:tabs>
            <w:rPr>
              <w:noProof/>
              <w:sz w:val="22"/>
            </w:rPr>
          </w:pPr>
          <w:hyperlink w:anchor="_Toc461554997" w:history="1">
            <w:r w:rsidR="00162A62" w:rsidRPr="00E90867">
              <w:rPr>
                <w:rStyle w:val="Hyperlink"/>
                <w:noProof/>
              </w:rPr>
              <w:t>Hotel &amp; Board</w:t>
            </w:r>
            <w:r w:rsidR="00162A62">
              <w:rPr>
                <w:noProof/>
                <w:webHidden/>
              </w:rPr>
              <w:tab/>
            </w:r>
            <w:r w:rsidR="00162A62">
              <w:rPr>
                <w:noProof/>
                <w:webHidden/>
              </w:rPr>
              <w:fldChar w:fldCharType="begin"/>
            </w:r>
            <w:r w:rsidR="00162A62">
              <w:rPr>
                <w:noProof/>
                <w:webHidden/>
              </w:rPr>
              <w:instrText xml:space="preserve"> PAGEREF _Toc461554997 \h </w:instrText>
            </w:r>
            <w:r w:rsidR="00162A62">
              <w:rPr>
                <w:noProof/>
                <w:webHidden/>
              </w:rPr>
            </w:r>
            <w:r w:rsidR="00162A62">
              <w:rPr>
                <w:noProof/>
                <w:webHidden/>
              </w:rPr>
              <w:fldChar w:fldCharType="separate"/>
            </w:r>
            <w:r w:rsidR="00162A62">
              <w:rPr>
                <w:noProof/>
                <w:webHidden/>
              </w:rPr>
              <w:t>59</w:t>
            </w:r>
            <w:r w:rsidR="00162A62">
              <w:rPr>
                <w:noProof/>
                <w:webHidden/>
              </w:rPr>
              <w:fldChar w:fldCharType="end"/>
            </w:r>
          </w:hyperlink>
        </w:p>
        <w:p w14:paraId="5559AA4D" w14:textId="5BBDCCBB" w:rsidR="00162A62" w:rsidRDefault="00756186">
          <w:pPr>
            <w:pStyle w:val="TOC3"/>
            <w:tabs>
              <w:tab w:val="right" w:leader="dot" w:pos="4310"/>
            </w:tabs>
            <w:rPr>
              <w:noProof/>
              <w:sz w:val="22"/>
            </w:rPr>
          </w:pPr>
          <w:hyperlink w:anchor="_Toc461554998" w:history="1">
            <w:r w:rsidR="00162A62" w:rsidRPr="00E90867">
              <w:rPr>
                <w:rStyle w:val="Hyperlink"/>
                <w:noProof/>
              </w:rPr>
              <w:t>Presentation</w:t>
            </w:r>
            <w:r w:rsidR="00162A62">
              <w:rPr>
                <w:noProof/>
                <w:webHidden/>
              </w:rPr>
              <w:tab/>
            </w:r>
            <w:r w:rsidR="00162A62">
              <w:rPr>
                <w:noProof/>
                <w:webHidden/>
              </w:rPr>
              <w:fldChar w:fldCharType="begin"/>
            </w:r>
            <w:r w:rsidR="00162A62">
              <w:rPr>
                <w:noProof/>
                <w:webHidden/>
              </w:rPr>
              <w:instrText xml:space="preserve"> PAGEREF _Toc461554998 \h </w:instrText>
            </w:r>
            <w:r w:rsidR="00162A62">
              <w:rPr>
                <w:noProof/>
                <w:webHidden/>
              </w:rPr>
            </w:r>
            <w:r w:rsidR="00162A62">
              <w:rPr>
                <w:noProof/>
                <w:webHidden/>
              </w:rPr>
              <w:fldChar w:fldCharType="separate"/>
            </w:r>
            <w:r w:rsidR="00162A62">
              <w:rPr>
                <w:noProof/>
                <w:webHidden/>
              </w:rPr>
              <w:t>59</w:t>
            </w:r>
            <w:r w:rsidR="00162A62">
              <w:rPr>
                <w:noProof/>
                <w:webHidden/>
              </w:rPr>
              <w:fldChar w:fldCharType="end"/>
            </w:r>
          </w:hyperlink>
        </w:p>
        <w:p w14:paraId="6BE73C4A" w14:textId="4A79BB2E" w:rsidR="00162A62" w:rsidRDefault="00756186">
          <w:pPr>
            <w:pStyle w:val="TOC3"/>
            <w:tabs>
              <w:tab w:val="right" w:leader="dot" w:pos="4310"/>
            </w:tabs>
            <w:rPr>
              <w:noProof/>
              <w:sz w:val="22"/>
            </w:rPr>
          </w:pPr>
          <w:hyperlink w:anchor="_Toc461554999" w:history="1">
            <w:r w:rsidR="00162A62" w:rsidRPr="00E90867">
              <w:rPr>
                <w:rStyle w:val="Hyperlink"/>
                <w:noProof/>
              </w:rPr>
              <w:t>Bio</w:t>
            </w:r>
            <w:r w:rsidR="00162A62">
              <w:rPr>
                <w:noProof/>
                <w:webHidden/>
              </w:rPr>
              <w:tab/>
            </w:r>
            <w:r w:rsidR="00162A62">
              <w:rPr>
                <w:noProof/>
                <w:webHidden/>
              </w:rPr>
              <w:fldChar w:fldCharType="begin"/>
            </w:r>
            <w:r w:rsidR="00162A62">
              <w:rPr>
                <w:noProof/>
                <w:webHidden/>
              </w:rPr>
              <w:instrText xml:space="preserve"> PAGEREF _Toc461554999 \h </w:instrText>
            </w:r>
            <w:r w:rsidR="00162A62">
              <w:rPr>
                <w:noProof/>
                <w:webHidden/>
              </w:rPr>
            </w:r>
            <w:r w:rsidR="00162A62">
              <w:rPr>
                <w:noProof/>
                <w:webHidden/>
              </w:rPr>
              <w:fldChar w:fldCharType="separate"/>
            </w:r>
            <w:r w:rsidR="00162A62">
              <w:rPr>
                <w:noProof/>
                <w:webHidden/>
              </w:rPr>
              <w:t>59</w:t>
            </w:r>
            <w:r w:rsidR="00162A62">
              <w:rPr>
                <w:noProof/>
                <w:webHidden/>
              </w:rPr>
              <w:fldChar w:fldCharType="end"/>
            </w:r>
          </w:hyperlink>
        </w:p>
        <w:p w14:paraId="2100C770" w14:textId="27181A8A" w:rsidR="00162A62" w:rsidRDefault="00756186">
          <w:pPr>
            <w:pStyle w:val="TOC3"/>
            <w:tabs>
              <w:tab w:val="right" w:leader="dot" w:pos="4310"/>
            </w:tabs>
            <w:rPr>
              <w:noProof/>
              <w:sz w:val="22"/>
            </w:rPr>
          </w:pPr>
          <w:hyperlink w:anchor="_Toc461555000" w:history="1">
            <w:r w:rsidR="00162A62" w:rsidRPr="00E90867">
              <w:rPr>
                <w:rStyle w:val="Hyperlink"/>
                <w:noProof/>
              </w:rPr>
              <w:t>Contracts</w:t>
            </w:r>
            <w:r w:rsidR="00162A62">
              <w:rPr>
                <w:noProof/>
                <w:webHidden/>
              </w:rPr>
              <w:tab/>
            </w:r>
            <w:r w:rsidR="00162A62">
              <w:rPr>
                <w:noProof/>
                <w:webHidden/>
              </w:rPr>
              <w:fldChar w:fldCharType="begin"/>
            </w:r>
            <w:r w:rsidR="00162A62">
              <w:rPr>
                <w:noProof/>
                <w:webHidden/>
              </w:rPr>
              <w:instrText xml:space="preserve"> PAGEREF _Toc461555000 \h </w:instrText>
            </w:r>
            <w:r w:rsidR="00162A62">
              <w:rPr>
                <w:noProof/>
                <w:webHidden/>
              </w:rPr>
            </w:r>
            <w:r w:rsidR="00162A62">
              <w:rPr>
                <w:noProof/>
                <w:webHidden/>
              </w:rPr>
              <w:fldChar w:fldCharType="separate"/>
            </w:r>
            <w:r w:rsidR="00162A62">
              <w:rPr>
                <w:noProof/>
                <w:webHidden/>
              </w:rPr>
              <w:t>59</w:t>
            </w:r>
            <w:r w:rsidR="00162A62">
              <w:rPr>
                <w:noProof/>
                <w:webHidden/>
              </w:rPr>
              <w:fldChar w:fldCharType="end"/>
            </w:r>
          </w:hyperlink>
        </w:p>
        <w:p w14:paraId="35EFE489" w14:textId="329DB0E9" w:rsidR="00162A62" w:rsidRDefault="00756186">
          <w:pPr>
            <w:pStyle w:val="TOC3"/>
            <w:tabs>
              <w:tab w:val="right" w:leader="dot" w:pos="4310"/>
            </w:tabs>
            <w:rPr>
              <w:noProof/>
              <w:sz w:val="22"/>
            </w:rPr>
          </w:pPr>
          <w:hyperlink w:anchor="_Toc461555001" w:history="1">
            <w:r w:rsidR="00162A62" w:rsidRPr="00E90867">
              <w:rPr>
                <w:rStyle w:val="Hyperlink"/>
                <w:noProof/>
              </w:rPr>
              <w:t>Scheduling</w:t>
            </w:r>
            <w:r w:rsidR="00162A62">
              <w:rPr>
                <w:noProof/>
                <w:webHidden/>
              </w:rPr>
              <w:tab/>
            </w:r>
            <w:r w:rsidR="00162A62">
              <w:rPr>
                <w:noProof/>
                <w:webHidden/>
              </w:rPr>
              <w:fldChar w:fldCharType="begin"/>
            </w:r>
            <w:r w:rsidR="00162A62">
              <w:rPr>
                <w:noProof/>
                <w:webHidden/>
              </w:rPr>
              <w:instrText xml:space="preserve"> PAGEREF _Toc461555001 \h </w:instrText>
            </w:r>
            <w:r w:rsidR="00162A62">
              <w:rPr>
                <w:noProof/>
                <w:webHidden/>
              </w:rPr>
            </w:r>
            <w:r w:rsidR="00162A62">
              <w:rPr>
                <w:noProof/>
                <w:webHidden/>
              </w:rPr>
              <w:fldChar w:fldCharType="separate"/>
            </w:r>
            <w:r w:rsidR="00162A62">
              <w:rPr>
                <w:noProof/>
                <w:webHidden/>
              </w:rPr>
              <w:t>59</w:t>
            </w:r>
            <w:r w:rsidR="00162A62">
              <w:rPr>
                <w:noProof/>
                <w:webHidden/>
              </w:rPr>
              <w:fldChar w:fldCharType="end"/>
            </w:r>
          </w:hyperlink>
        </w:p>
        <w:p w14:paraId="4F1F353C" w14:textId="62FF628F" w:rsidR="00162A62" w:rsidRDefault="00756186">
          <w:pPr>
            <w:pStyle w:val="TOC3"/>
            <w:tabs>
              <w:tab w:val="right" w:leader="dot" w:pos="4310"/>
            </w:tabs>
            <w:rPr>
              <w:noProof/>
              <w:sz w:val="22"/>
            </w:rPr>
          </w:pPr>
          <w:hyperlink w:anchor="_Toc461555002" w:history="1">
            <w:r w:rsidR="00162A62" w:rsidRPr="00E90867">
              <w:rPr>
                <w:rStyle w:val="Hyperlink"/>
                <w:noProof/>
              </w:rPr>
              <w:t>At the Con</w:t>
            </w:r>
            <w:r w:rsidR="00162A62">
              <w:rPr>
                <w:noProof/>
                <w:webHidden/>
              </w:rPr>
              <w:tab/>
            </w:r>
            <w:r w:rsidR="00162A62">
              <w:rPr>
                <w:noProof/>
                <w:webHidden/>
              </w:rPr>
              <w:fldChar w:fldCharType="begin"/>
            </w:r>
            <w:r w:rsidR="00162A62">
              <w:rPr>
                <w:noProof/>
                <w:webHidden/>
              </w:rPr>
              <w:instrText xml:space="preserve"> PAGEREF _Toc461555002 \h </w:instrText>
            </w:r>
            <w:r w:rsidR="00162A62">
              <w:rPr>
                <w:noProof/>
                <w:webHidden/>
              </w:rPr>
            </w:r>
            <w:r w:rsidR="00162A62">
              <w:rPr>
                <w:noProof/>
                <w:webHidden/>
              </w:rPr>
              <w:fldChar w:fldCharType="separate"/>
            </w:r>
            <w:r w:rsidR="00162A62">
              <w:rPr>
                <w:noProof/>
                <w:webHidden/>
              </w:rPr>
              <w:t>59</w:t>
            </w:r>
            <w:r w:rsidR="00162A62">
              <w:rPr>
                <w:noProof/>
                <w:webHidden/>
              </w:rPr>
              <w:fldChar w:fldCharType="end"/>
            </w:r>
          </w:hyperlink>
        </w:p>
        <w:p w14:paraId="7B4A13FD" w14:textId="450B359B" w:rsidR="00162A62" w:rsidRDefault="00756186">
          <w:pPr>
            <w:pStyle w:val="TOC3"/>
            <w:tabs>
              <w:tab w:val="right" w:leader="dot" w:pos="4310"/>
            </w:tabs>
            <w:rPr>
              <w:noProof/>
              <w:sz w:val="22"/>
            </w:rPr>
          </w:pPr>
          <w:hyperlink w:anchor="_Toc461555003" w:history="1">
            <w:r w:rsidR="00162A62" w:rsidRPr="00E90867">
              <w:rPr>
                <w:rStyle w:val="Hyperlink"/>
                <w:noProof/>
              </w:rPr>
              <w:t>Minions</w:t>
            </w:r>
            <w:r w:rsidR="00162A62">
              <w:rPr>
                <w:noProof/>
                <w:webHidden/>
              </w:rPr>
              <w:tab/>
            </w:r>
            <w:r w:rsidR="00162A62">
              <w:rPr>
                <w:noProof/>
                <w:webHidden/>
              </w:rPr>
              <w:fldChar w:fldCharType="begin"/>
            </w:r>
            <w:r w:rsidR="00162A62">
              <w:rPr>
                <w:noProof/>
                <w:webHidden/>
              </w:rPr>
              <w:instrText xml:space="preserve"> PAGEREF _Toc461555003 \h </w:instrText>
            </w:r>
            <w:r w:rsidR="00162A62">
              <w:rPr>
                <w:noProof/>
                <w:webHidden/>
              </w:rPr>
            </w:r>
            <w:r w:rsidR="00162A62">
              <w:rPr>
                <w:noProof/>
                <w:webHidden/>
              </w:rPr>
              <w:fldChar w:fldCharType="separate"/>
            </w:r>
            <w:r w:rsidR="00162A62">
              <w:rPr>
                <w:noProof/>
                <w:webHidden/>
              </w:rPr>
              <w:t>59</w:t>
            </w:r>
            <w:r w:rsidR="00162A62">
              <w:rPr>
                <w:noProof/>
                <w:webHidden/>
              </w:rPr>
              <w:fldChar w:fldCharType="end"/>
            </w:r>
          </w:hyperlink>
        </w:p>
        <w:p w14:paraId="63EDBEE7" w14:textId="4A078B24" w:rsidR="00162A62" w:rsidRDefault="00756186">
          <w:pPr>
            <w:pStyle w:val="TOC1"/>
            <w:rPr>
              <w:b w:val="0"/>
              <w:sz w:val="22"/>
            </w:rPr>
          </w:pPr>
          <w:hyperlink w:anchor="_Toc461555004" w:history="1">
            <w:r w:rsidR="00162A62" w:rsidRPr="00E90867">
              <w:rPr>
                <w:rStyle w:val="Hyperlink"/>
              </w:rPr>
              <w:t>Bible Writing Conventions</w:t>
            </w:r>
            <w:r w:rsidR="00162A62">
              <w:rPr>
                <w:webHidden/>
              </w:rPr>
              <w:tab/>
            </w:r>
            <w:r w:rsidR="00162A62">
              <w:rPr>
                <w:webHidden/>
              </w:rPr>
              <w:fldChar w:fldCharType="begin"/>
            </w:r>
            <w:r w:rsidR="00162A62">
              <w:rPr>
                <w:webHidden/>
              </w:rPr>
              <w:instrText xml:space="preserve"> PAGEREF _Toc461555004 \h </w:instrText>
            </w:r>
            <w:r w:rsidR="00162A62">
              <w:rPr>
                <w:webHidden/>
              </w:rPr>
            </w:r>
            <w:r w:rsidR="00162A62">
              <w:rPr>
                <w:webHidden/>
              </w:rPr>
              <w:fldChar w:fldCharType="separate"/>
            </w:r>
            <w:r w:rsidR="00162A62">
              <w:rPr>
                <w:webHidden/>
              </w:rPr>
              <w:t>61</w:t>
            </w:r>
            <w:r w:rsidR="00162A62">
              <w:rPr>
                <w:webHidden/>
              </w:rPr>
              <w:fldChar w:fldCharType="end"/>
            </w:r>
          </w:hyperlink>
        </w:p>
        <w:p w14:paraId="32C196A2" w14:textId="6E483DE0" w:rsidR="00162A62" w:rsidRDefault="00756186" w:rsidP="00162A62">
          <w:pPr>
            <w:pStyle w:val="TOC2"/>
            <w:rPr>
              <w:sz w:val="22"/>
            </w:rPr>
          </w:pPr>
          <w:hyperlink w:anchor="_Toc461555005" w:history="1">
            <w:r w:rsidR="00162A62" w:rsidRPr="00E90867">
              <w:rPr>
                <w:rStyle w:val="Hyperlink"/>
              </w:rPr>
              <w:t>Referring to People</w:t>
            </w:r>
            <w:r w:rsidR="00162A62">
              <w:rPr>
                <w:webHidden/>
              </w:rPr>
              <w:tab/>
            </w:r>
            <w:r w:rsidR="00162A62">
              <w:rPr>
                <w:webHidden/>
              </w:rPr>
              <w:fldChar w:fldCharType="begin"/>
            </w:r>
            <w:r w:rsidR="00162A62">
              <w:rPr>
                <w:webHidden/>
              </w:rPr>
              <w:instrText xml:space="preserve"> PAGEREF _Toc461555005 \h </w:instrText>
            </w:r>
            <w:r w:rsidR="00162A62">
              <w:rPr>
                <w:webHidden/>
              </w:rPr>
            </w:r>
            <w:r w:rsidR="00162A62">
              <w:rPr>
                <w:webHidden/>
              </w:rPr>
              <w:fldChar w:fldCharType="separate"/>
            </w:r>
            <w:r w:rsidR="00162A62">
              <w:rPr>
                <w:webHidden/>
              </w:rPr>
              <w:t>61</w:t>
            </w:r>
            <w:r w:rsidR="00162A62">
              <w:rPr>
                <w:webHidden/>
              </w:rPr>
              <w:fldChar w:fldCharType="end"/>
            </w:r>
          </w:hyperlink>
        </w:p>
        <w:p w14:paraId="47BCA236" w14:textId="5EBBB5C0" w:rsidR="00162A62" w:rsidRDefault="00756186" w:rsidP="00162A62">
          <w:pPr>
            <w:pStyle w:val="TOC2"/>
            <w:rPr>
              <w:sz w:val="22"/>
            </w:rPr>
          </w:pPr>
          <w:hyperlink w:anchor="_Toc461555006" w:history="1">
            <w:r w:rsidR="00162A62" w:rsidRPr="00E90867">
              <w:rPr>
                <w:rStyle w:val="Hyperlink"/>
              </w:rPr>
              <w:t>Formatting</w:t>
            </w:r>
            <w:r w:rsidR="00162A62">
              <w:rPr>
                <w:webHidden/>
              </w:rPr>
              <w:tab/>
            </w:r>
            <w:r w:rsidR="00162A62">
              <w:rPr>
                <w:webHidden/>
              </w:rPr>
              <w:fldChar w:fldCharType="begin"/>
            </w:r>
            <w:r w:rsidR="00162A62">
              <w:rPr>
                <w:webHidden/>
              </w:rPr>
              <w:instrText xml:space="preserve"> PAGEREF _Toc461555006 \h </w:instrText>
            </w:r>
            <w:r w:rsidR="00162A62">
              <w:rPr>
                <w:webHidden/>
              </w:rPr>
            </w:r>
            <w:r w:rsidR="00162A62">
              <w:rPr>
                <w:webHidden/>
              </w:rPr>
              <w:fldChar w:fldCharType="separate"/>
            </w:r>
            <w:r w:rsidR="00162A62">
              <w:rPr>
                <w:webHidden/>
              </w:rPr>
              <w:t>61</w:t>
            </w:r>
            <w:r w:rsidR="00162A62">
              <w:rPr>
                <w:webHidden/>
              </w:rPr>
              <w:fldChar w:fldCharType="end"/>
            </w:r>
          </w:hyperlink>
        </w:p>
        <w:p w14:paraId="2AA7D7E5" w14:textId="59B2D6C8" w:rsidR="00162A62" w:rsidRDefault="00756186" w:rsidP="00162A62">
          <w:pPr>
            <w:pStyle w:val="TOC2"/>
            <w:rPr>
              <w:sz w:val="22"/>
            </w:rPr>
          </w:pPr>
          <w:hyperlink w:anchor="_Toc461555007" w:history="1">
            <w:r w:rsidR="00162A62" w:rsidRPr="00E90867">
              <w:rPr>
                <w:rStyle w:val="Hyperlink"/>
              </w:rPr>
              <w:t>Updating</w:t>
            </w:r>
            <w:r w:rsidR="00162A62">
              <w:rPr>
                <w:webHidden/>
              </w:rPr>
              <w:tab/>
            </w:r>
            <w:r w:rsidR="00162A62">
              <w:rPr>
                <w:webHidden/>
              </w:rPr>
              <w:fldChar w:fldCharType="begin"/>
            </w:r>
            <w:r w:rsidR="00162A62">
              <w:rPr>
                <w:webHidden/>
              </w:rPr>
              <w:instrText xml:space="preserve"> PAGEREF _Toc461555007 \h </w:instrText>
            </w:r>
            <w:r w:rsidR="00162A62">
              <w:rPr>
                <w:webHidden/>
              </w:rPr>
            </w:r>
            <w:r w:rsidR="00162A62">
              <w:rPr>
                <w:webHidden/>
              </w:rPr>
              <w:fldChar w:fldCharType="separate"/>
            </w:r>
            <w:r w:rsidR="00162A62">
              <w:rPr>
                <w:webHidden/>
              </w:rPr>
              <w:t>61</w:t>
            </w:r>
            <w:r w:rsidR="00162A62">
              <w:rPr>
                <w:webHidden/>
              </w:rPr>
              <w:fldChar w:fldCharType="end"/>
            </w:r>
          </w:hyperlink>
        </w:p>
        <w:p w14:paraId="041243B6" w14:textId="4F35B59E" w:rsidR="00162A62" w:rsidRDefault="00756186">
          <w:pPr>
            <w:pStyle w:val="TOC1"/>
            <w:rPr>
              <w:b w:val="0"/>
              <w:sz w:val="22"/>
            </w:rPr>
          </w:pPr>
          <w:hyperlink w:anchor="_Toc461555008" w:history="1">
            <w:r w:rsidR="00162A62" w:rsidRPr="00E90867">
              <w:rPr>
                <w:rStyle w:val="Hyperlink"/>
              </w:rPr>
              <w:t>Authors</w:t>
            </w:r>
            <w:r w:rsidR="00162A62">
              <w:rPr>
                <w:webHidden/>
              </w:rPr>
              <w:tab/>
            </w:r>
            <w:r w:rsidR="00162A62">
              <w:rPr>
                <w:webHidden/>
              </w:rPr>
              <w:fldChar w:fldCharType="begin"/>
            </w:r>
            <w:r w:rsidR="00162A62">
              <w:rPr>
                <w:webHidden/>
              </w:rPr>
              <w:instrText xml:space="preserve"> PAGEREF _Toc461555008 \h </w:instrText>
            </w:r>
            <w:r w:rsidR="00162A62">
              <w:rPr>
                <w:webHidden/>
              </w:rPr>
            </w:r>
            <w:r w:rsidR="00162A62">
              <w:rPr>
                <w:webHidden/>
              </w:rPr>
              <w:fldChar w:fldCharType="separate"/>
            </w:r>
            <w:r w:rsidR="00162A62">
              <w:rPr>
                <w:webHidden/>
              </w:rPr>
              <w:t>62</w:t>
            </w:r>
            <w:r w:rsidR="00162A62">
              <w:rPr>
                <w:webHidden/>
              </w:rPr>
              <w:fldChar w:fldCharType="end"/>
            </w:r>
          </w:hyperlink>
        </w:p>
        <w:p w14:paraId="4BBC5696" w14:textId="0788CC83" w:rsidR="00162A62" w:rsidRDefault="00756186">
          <w:pPr>
            <w:pStyle w:val="TOC1"/>
            <w:rPr>
              <w:b w:val="0"/>
              <w:sz w:val="22"/>
            </w:rPr>
          </w:pPr>
          <w:hyperlink w:anchor="_Toc461555009" w:history="1">
            <w:r w:rsidR="00162A62" w:rsidRPr="00E90867">
              <w:rPr>
                <w:rStyle w:val="Hyperlink"/>
              </w:rPr>
              <w:t>Title Page</w:t>
            </w:r>
            <w:r w:rsidR="00162A62">
              <w:rPr>
                <w:webHidden/>
              </w:rPr>
              <w:tab/>
            </w:r>
            <w:r w:rsidR="00162A62">
              <w:rPr>
                <w:webHidden/>
              </w:rPr>
              <w:fldChar w:fldCharType="begin"/>
            </w:r>
            <w:r w:rsidR="00162A62">
              <w:rPr>
                <w:webHidden/>
              </w:rPr>
              <w:instrText xml:space="preserve"> PAGEREF _Toc461555009 \h </w:instrText>
            </w:r>
            <w:r w:rsidR="00162A62">
              <w:rPr>
                <w:webHidden/>
              </w:rPr>
            </w:r>
            <w:r w:rsidR="00162A62">
              <w:rPr>
                <w:webHidden/>
              </w:rPr>
              <w:fldChar w:fldCharType="separate"/>
            </w:r>
            <w:r w:rsidR="00162A62">
              <w:rPr>
                <w:webHidden/>
              </w:rPr>
              <w:t>64</w:t>
            </w:r>
            <w:r w:rsidR="00162A62">
              <w:rPr>
                <w:webHidden/>
              </w:rPr>
              <w:fldChar w:fldCharType="end"/>
            </w:r>
          </w:hyperlink>
        </w:p>
        <w:p w14:paraId="424CEDC8" w14:textId="36D30978" w:rsidR="00BD5D4A" w:rsidRDefault="00BD5D4A">
          <w:r>
            <w:rPr>
              <w:b/>
              <w:bCs/>
              <w:noProof/>
            </w:rPr>
            <w:fldChar w:fldCharType="end"/>
          </w:r>
        </w:p>
      </w:sdtContent>
    </w:sdt>
    <w:p w14:paraId="1C4AD698" w14:textId="77777777" w:rsidR="00DA7F0A" w:rsidRDefault="00D96CA4">
      <w:pPr>
        <w:sectPr w:rsidR="00DA7F0A" w:rsidSect="00BD5D4A">
          <w:footerReference w:type="even" r:id="rId9"/>
          <w:footerReference w:type="default" r:id="rId10"/>
          <w:footerReference w:type="first" r:id="rId11"/>
          <w:type w:val="continuous"/>
          <w:pgSz w:w="12240" w:h="15840"/>
          <w:pgMar w:top="1440" w:right="1440" w:bottom="1440" w:left="1440" w:header="720" w:footer="720" w:gutter="0"/>
          <w:pgNumType w:start="1"/>
          <w:cols w:num="2" w:space="720"/>
          <w:titlePg/>
          <w:docGrid w:linePitch="360"/>
        </w:sectPr>
      </w:pPr>
      <w:r>
        <w:br w:type="page"/>
      </w:r>
    </w:p>
    <w:p w14:paraId="7E173CE3" w14:textId="77777777" w:rsidR="00766CA0" w:rsidRPr="00766CA0" w:rsidRDefault="00766CA0" w:rsidP="00766CA0">
      <w:pPr>
        <w:pStyle w:val="Heading1"/>
        <w:spacing w:line="360" w:lineRule="auto"/>
      </w:pPr>
      <w:bookmarkStart w:id="4" w:name="_Toc404097737"/>
      <w:bookmarkStart w:id="5" w:name="_Toc461554761"/>
      <w:r>
        <w:lastRenderedPageBreak/>
        <w:t>Overview</w:t>
      </w:r>
      <w:bookmarkEnd w:id="4"/>
      <w:bookmarkEnd w:id="5"/>
    </w:p>
    <w:p w14:paraId="5C87CF18" w14:textId="77777777" w:rsidR="00536B35" w:rsidRDefault="00C26F44" w:rsidP="00EF69E5">
      <w:pPr>
        <w:ind w:firstLine="720"/>
      </w:pPr>
      <w:proofErr w:type="spellStart"/>
      <w:r>
        <w:t>Nanoc</w:t>
      </w:r>
      <w:r w:rsidR="0026253F">
        <w:t>on</w:t>
      </w:r>
      <w:proofErr w:type="spellEnd"/>
      <w:r>
        <w:t xml:space="preserve"> is an annual </w:t>
      </w:r>
      <w:r w:rsidR="0026253F">
        <w:t xml:space="preserve">gaming convention run by the Dakota State University Gaming Club. </w:t>
      </w:r>
      <w:r w:rsidR="00536B35">
        <w:t xml:space="preserve">It </w:t>
      </w:r>
      <w:r>
        <w:t>is held on the first full weekend (Friday through Sunday) after the first Thursday of November.</w:t>
      </w:r>
    </w:p>
    <w:p w14:paraId="6120A4A8" w14:textId="77777777" w:rsidR="0026253F" w:rsidRDefault="00536B35" w:rsidP="00EF69E5">
      <w:pPr>
        <w:ind w:firstLine="720"/>
      </w:pPr>
      <w:r>
        <w:t xml:space="preserve">Our primary goal is to provide a </w:t>
      </w:r>
      <w:proofErr w:type="gramStart"/>
      <w:r>
        <w:t>high quality</w:t>
      </w:r>
      <w:proofErr w:type="gramEnd"/>
      <w:r>
        <w:t xml:space="preserve"> gaming experience for all attendees by hosting several</w:t>
      </w:r>
      <w:r w:rsidR="0015036A">
        <w:t xml:space="preserve"> </w:t>
      </w:r>
      <w:r w:rsidR="00C26F44">
        <w:t>events</w:t>
      </w:r>
      <w:r w:rsidR="0015036A">
        <w:t xml:space="preserve"> of various types. Each event is overseen</w:t>
      </w:r>
      <w:r w:rsidR="00C26F44">
        <w:t xml:space="preserve"> </w:t>
      </w:r>
      <w:r>
        <w:t xml:space="preserve">by </w:t>
      </w:r>
      <w:r w:rsidR="00C26F44">
        <w:t>members of the DSU Gaming Club and/or</w:t>
      </w:r>
      <w:r w:rsidR="0015036A">
        <w:t xml:space="preserve"> their</w:t>
      </w:r>
      <w:r w:rsidR="00C26F44">
        <w:t xml:space="preserve"> designated attendees. </w:t>
      </w:r>
      <w:r>
        <w:t xml:space="preserve">Events </w:t>
      </w:r>
      <w:r w:rsidR="00C26F44">
        <w:t>include, but are not limited to</w:t>
      </w:r>
      <w:r w:rsidR="0015036A">
        <w:t>:</w:t>
      </w:r>
      <w:r w:rsidR="0026253F">
        <w:t xml:space="preserve"> collectible card games, Society in Shadows live action role playing, </w:t>
      </w:r>
      <w:r>
        <w:t>t</w:t>
      </w:r>
      <w:r w:rsidR="0026253F">
        <w:t xml:space="preserve">abletop role playing, </w:t>
      </w:r>
      <w:r>
        <w:t>t</w:t>
      </w:r>
      <w:r w:rsidR="0026253F">
        <w:t xml:space="preserve">abletop </w:t>
      </w:r>
      <w:r>
        <w:t xml:space="preserve">miniature </w:t>
      </w:r>
      <w:r w:rsidR="0026253F">
        <w:t xml:space="preserve">war gaming, </w:t>
      </w:r>
      <w:r>
        <w:t>speaker presentations and panels</w:t>
      </w:r>
      <w:r w:rsidR="0026253F">
        <w:t>, fig</w:t>
      </w:r>
      <w:r>
        <w:t>ure painting, video games</w:t>
      </w:r>
      <w:r w:rsidR="0026253F">
        <w:t>,</w:t>
      </w:r>
      <w:r w:rsidR="0015036A">
        <w:t xml:space="preserve"> and board games.</w:t>
      </w:r>
    </w:p>
    <w:p w14:paraId="3C59B22C" w14:textId="77777777" w:rsidR="00E00007" w:rsidRDefault="0015036A" w:rsidP="00EF69E5">
      <w:pPr>
        <w:ind w:firstLine="720"/>
      </w:pPr>
      <w:r>
        <w:t>Secondary to this is to make the basic operating cost of the convention back through various means. This includes, but is not limited to: concessions, pay-to-play events, the sale of personalized badges, and the sale of convention t-shirts.</w:t>
      </w:r>
    </w:p>
    <w:p w14:paraId="58152676" w14:textId="77777777" w:rsidR="00E00007" w:rsidRDefault="00E00007" w:rsidP="00E00007">
      <w:pPr>
        <w:pStyle w:val="Heading2"/>
      </w:pPr>
      <w:bookmarkStart w:id="6" w:name="_Toc404097738"/>
      <w:bookmarkStart w:id="7" w:name="_Toc461554762"/>
      <w:r>
        <w:t>Bit O’ History</w:t>
      </w:r>
      <w:bookmarkEnd w:id="6"/>
      <w:bookmarkEnd w:id="7"/>
    </w:p>
    <w:p w14:paraId="3E716CF6" w14:textId="77777777" w:rsidR="00E00007" w:rsidRDefault="00E00007" w:rsidP="00E00007">
      <w:pPr>
        <w:pStyle w:val="Heading3"/>
      </w:pPr>
      <w:bookmarkStart w:id="8" w:name="_Toc404097739"/>
      <w:bookmarkStart w:id="9" w:name="_Toc461554763"/>
      <w:r>
        <w:t xml:space="preserve">Who, What, When, Where, and Why </w:t>
      </w:r>
      <w:proofErr w:type="gramStart"/>
      <w:r>
        <w:t>it</w:t>
      </w:r>
      <w:proofErr w:type="gramEnd"/>
      <w:r>
        <w:t xml:space="preserve"> Started</w:t>
      </w:r>
      <w:bookmarkEnd w:id="8"/>
      <w:bookmarkEnd w:id="9"/>
    </w:p>
    <w:p w14:paraId="206DE905" w14:textId="1E1FE929" w:rsidR="0026253F" w:rsidRDefault="00162A62" w:rsidP="00162A62">
      <w:pPr>
        <w:ind w:firstLine="720"/>
      </w:pPr>
      <w:ins w:id="10" w:author="Rachel Groth" w:date="2016-09-13T18:31:00Z">
        <w:r>
          <w:tab/>
        </w:r>
        <w:commentRangeStart w:id="11"/>
        <w:r>
          <w:t>Need history here!</w:t>
        </w:r>
      </w:ins>
      <w:commentRangeEnd w:id="11"/>
      <w:ins w:id="12" w:author="Rachel Groth" w:date="2016-09-13T18:32:00Z">
        <w:r>
          <w:rPr>
            <w:rStyle w:val="CommentReference"/>
          </w:rPr>
          <w:commentReference w:id="11"/>
        </w:r>
      </w:ins>
      <w:r w:rsidR="0026253F">
        <w:br w:type="page"/>
      </w:r>
    </w:p>
    <w:p w14:paraId="33911B84" w14:textId="27D10D70" w:rsidR="00343EB5" w:rsidRDefault="003D38F4" w:rsidP="00343EB5">
      <w:pPr>
        <w:pStyle w:val="Heading1"/>
      </w:pPr>
      <w:bookmarkStart w:id="13" w:name="_Toc461554764"/>
      <w:commentRangeStart w:id="14"/>
      <w:ins w:id="15" w:author="DSU" w:date="2015-11-01T19:08:00Z">
        <w:r w:rsidRPr="00E859A4">
          <w:lastRenderedPageBreak/>
          <w:t>P</w:t>
        </w:r>
        <w:r>
          <w:t>ersonnel</w:t>
        </w:r>
      </w:ins>
      <w:commentRangeEnd w:id="14"/>
      <w:r w:rsidR="00B97911">
        <w:rPr>
          <w:rStyle w:val="CommentReference"/>
          <w:rFonts w:asciiTheme="minorHAnsi" w:eastAsiaTheme="minorEastAsia" w:hAnsiTheme="minorHAnsi" w:cstheme="minorBidi"/>
          <w:color w:val="auto"/>
        </w:rPr>
        <w:commentReference w:id="14"/>
      </w:r>
      <w:bookmarkEnd w:id="13"/>
    </w:p>
    <w:p w14:paraId="60D9615B" w14:textId="4B19090A" w:rsidR="00343EB5" w:rsidRPr="00343EB5" w:rsidRDefault="00FB7F6F" w:rsidP="00343EB5">
      <w:r>
        <w:t>There are s</w:t>
      </w:r>
      <w:r w:rsidR="00343EB5">
        <w:t xml:space="preserve">everal </w:t>
      </w:r>
      <w:r>
        <w:t xml:space="preserve">essential management </w:t>
      </w:r>
      <w:r w:rsidR="00343EB5">
        <w:t xml:space="preserve">positions </w:t>
      </w:r>
      <w:r>
        <w:t xml:space="preserve">for </w:t>
      </w:r>
      <w:proofErr w:type="spellStart"/>
      <w:r>
        <w:t>Nanocon</w:t>
      </w:r>
      <w:proofErr w:type="spellEnd"/>
      <w:r>
        <w:t xml:space="preserve">. Job descriptions include what to do before, during, and after </w:t>
      </w:r>
      <w:proofErr w:type="spellStart"/>
      <w:r>
        <w:t>Nanocon</w:t>
      </w:r>
      <w:proofErr w:type="spellEnd"/>
      <w:ins w:id="16" w:author="Rachel Groth" w:date="2016-09-13T18:32:00Z">
        <w:r w:rsidR="00162A62">
          <w:t xml:space="preserve"> on their respective pages</w:t>
        </w:r>
      </w:ins>
      <w:r>
        <w:t>. Not all positions have all three job description areas, but all positions must be filled. All positions may have subordinates chosen by the person filling the position.</w:t>
      </w:r>
    </w:p>
    <w:p w14:paraId="0E78C810" w14:textId="77777777" w:rsidR="00E00007" w:rsidRDefault="00E00007" w:rsidP="00766CA0">
      <w:pPr>
        <w:pStyle w:val="Heading2"/>
      </w:pPr>
      <w:bookmarkStart w:id="17" w:name="_Nanocon_Manager"/>
      <w:bookmarkStart w:id="18" w:name="_Toc404097741"/>
      <w:bookmarkStart w:id="19" w:name="_Toc461554765"/>
      <w:bookmarkEnd w:id="17"/>
      <w:proofErr w:type="spellStart"/>
      <w:r>
        <w:t>Nanocon</w:t>
      </w:r>
      <w:proofErr w:type="spellEnd"/>
      <w:r>
        <w:t xml:space="preserve"> Manager</w:t>
      </w:r>
      <w:bookmarkEnd w:id="18"/>
      <w:bookmarkEnd w:id="19"/>
    </w:p>
    <w:p w14:paraId="4A9FC5C9" w14:textId="5E6BCFAE" w:rsidR="00E00007" w:rsidRPr="00E00007" w:rsidRDefault="00E00007" w:rsidP="005C43FB">
      <w:r>
        <w:t xml:space="preserve">The </w:t>
      </w:r>
      <w:proofErr w:type="spellStart"/>
      <w:ins w:id="20" w:author="Rachel Groth" w:date="2016-09-07T17:46:00Z">
        <w:r w:rsidR="00B97911">
          <w:t>N</w:t>
        </w:r>
      </w:ins>
      <w:del w:id="21" w:author="Rachel Groth" w:date="2016-09-07T17:46:00Z">
        <w:r w:rsidDel="00B97911">
          <w:delText>n</w:delText>
        </w:r>
      </w:del>
      <w:r>
        <w:t>anocon</w:t>
      </w:r>
      <w:proofErr w:type="spellEnd"/>
      <w:r>
        <w:t xml:space="preserve"> </w:t>
      </w:r>
      <w:ins w:id="22" w:author="Rachel Groth" w:date="2016-09-15T14:24:00Z">
        <w:r w:rsidR="00340F41">
          <w:t>M</w:t>
        </w:r>
      </w:ins>
      <w:del w:id="23" w:author="Rachel Groth" w:date="2016-09-15T14:24:00Z">
        <w:r w:rsidDel="00340F41">
          <w:delText>m</w:delText>
        </w:r>
      </w:del>
      <w:r>
        <w:t xml:space="preserve">anager is responsible for </w:t>
      </w:r>
      <w:ins w:id="24" w:author="Rachel Groth" w:date="2016-09-13T18:11:00Z">
        <w:r w:rsidR="00E256E3">
          <w:t>coordinating the con,</w:t>
        </w:r>
      </w:ins>
      <w:ins w:id="25" w:author="Rachel Groth" w:date="2016-09-13T18:32:00Z">
        <w:r w:rsidR="00162A62">
          <w:t xml:space="preserve"> delegating tasks,</w:t>
        </w:r>
      </w:ins>
      <w:ins w:id="26" w:author="Rachel Groth" w:date="2016-09-13T18:11:00Z">
        <w:r w:rsidR="00E256E3">
          <w:t xml:space="preserve"> </w:t>
        </w:r>
        <w:r w:rsidR="00162A62">
          <w:t>and running the weekly meetings</w:t>
        </w:r>
      </w:ins>
      <w:ins w:id="27" w:author="Rachel Groth" w:date="2016-09-13T18:32:00Z">
        <w:r w:rsidR="00162A62">
          <w:t>, as well as keeping the world turning.</w:t>
        </w:r>
      </w:ins>
      <w:del w:id="28" w:author="Rachel Groth" w:date="2016-09-13T18:11:00Z">
        <w:r w:rsidDel="00E256E3">
          <w:delText>everything.</w:delText>
        </w:r>
      </w:del>
    </w:p>
    <w:p w14:paraId="6E737DCB" w14:textId="77777777" w:rsidR="00070169" w:rsidRDefault="00070169" w:rsidP="00766CA0">
      <w:pPr>
        <w:pStyle w:val="Heading2"/>
      </w:pPr>
      <w:bookmarkStart w:id="29" w:name="_Advertising_Manager"/>
      <w:bookmarkStart w:id="30" w:name="_Toc404097742"/>
      <w:bookmarkStart w:id="31" w:name="_Toc461554766"/>
      <w:bookmarkEnd w:id="29"/>
      <w:r w:rsidRPr="00AD470D">
        <w:t>Advertising Manager</w:t>
      </w:r>
      <w:bookmarkEnd w:id="30"/>
      <w:bookmarkEnd w:id="31"/>
    </w:p>
    <w:p w14:paraId="5FADC36A" w14:textId="0F62C28D" w:rsidR="00070169" w:rsidRDefault="00FD068F" w:rsidP="00FD068F">
      <w:r>
        <w:t xml:space="preserve">The Advertising Manager is responsible for getting advertising from area businesses, and distribute the </w:t>
      </w:r>
      <w:proofErr w:type="spellStart"/>
      <w:r>
        <w:t>Nanocon</w:t>
      </w:r>
      <w:proofErr w:type="spellEnd"/>
      <w:r>
        <w:t xml:space="preserve"> Pamphlets to said businesses.   This person will have to work with the </w:t>
      </w:r>
      <w:hyperlink w:anchor="_Website_Manager" w:history="1">
        <w:r w:rsidRPr="00FD068F">
          <w:rPr>
            <w:rStyle w:val="Hyperlink"/>
          </w:rPr>
          <w:t>Website Manager</w:t>
        </w:r>
      </w:hyperlink>
      <w:r>
        <w:t xml:space="preserve">, </w:t>
      </w:r>
      <w:hyperlink w:anchor="_Czar_of_Propaganda" w:history="1">
        <w:r w:rsidRPr="00FD068F">
          <w:rPr>
            <w:rStyle w:val="Hyperlink"/>
          </w:rPr>
          <w:t>Czar of Propaganda</w:t>
        </w:r>
      </w:hyperlink>
      <w:r>
        <w:t xml:space="preserve">, </w:t>
      </w:r>
      <w:hyperlink w:anchor="_Vender_Liaison" w:history="1">
        <w:r w:rsidRPr="00FD068F">
          <w:rPr>
            <w:rStyle w:val="Hyperlink"/>
          </w:rPr>
          <w:t>Vendor Liaison</w:t>
        </w:r>
      </w:hyperlink>
      <w:r>
        <w:t xml:space="preserve">, </w:t>
      </w:r>
      <w:ins w:id="32" w:author="Rachel Groth" w:date="2016-09-13T18:33:00Z">
        <w:r w:rsidR="00162A62">
          <w:t xml:space="preserve">Artist Alley Manager, </w:t>
        </w:r>
      </w:ins>
      <w:r w:rsidR="00BE7432">
        <w:t xml:space="preserve">and the </w:t>
      </w:r>
      <w:hyperlink w:anchor="_Front_Table_Manager" w:history="1">
        <w:r w:rsidR="00BE7432" w:rsidRPr="00BE7432">
          <w:rPr>
            <w:rStyle w:val="Hyperlink"/>
          </w:rPr>
          <w:t>Front Table Manager</w:t>
        </w:r>
      </w:hyperlink>
      <w:r w:rsidR="00BE7432">
        <w:t>.</w:t>
      </w:r>
      <w:r>
        <w:t xml:space="preserve">  The </w:t>
      </w:r>
      <w:r w:rsidR="005C43FB">
        <w:t>r</w:t>
      </w:r>
      <w:r>
        <w:t>elevant section</w:t>
      </w:r>
      <w:r w:rsidR="005C43FB">
        <w:t xml:space="preserve">s are </w:t>
      </w:r>
      <w:hyperlink w:anchor="_Advertising" w:history="1">
        <w:r w:rsidRPr="00FD068F">
          <w:rPr>
            <w:rStyle w:val="Hyperlink"/>
          </w:rPr>
          <w:t>Advertising</w:t>
        </w:r>
      </w:hyperlink>
      <w:r w:rsidR="005C43FB">
        <w:t xml:space="preserve"> and </w:t>
      </w:r>
      <w:hyperlink w:anchor="_Contacts" w:history="1">
        <w:r w:rsidR="005C43FB" w:rsidRPr="005C43FB">
          <w:rPr>
            <w:rStyle w:val="Hyperlink"/>
          </w:rPr>
          <w:t>Contacts</w:t>
        </w:r>
      </w:hyperlink>
      <w:r>
        <w:t>.</w:t>
      </w:r>
    </w:p>
    <w:p w14:paraId="282E9E4A" w14:textId="77777777" w:rsidR="00070169" w:rsidRDefault="00796D33" w:rsidP="00766CA0">
      <w:pPr>
        <w:pStyle w:val="Heading2"/>
      </w:pPr>
      <w:bookmarkStart w:id="33" w:name="_Toc404097743"/>
      <w:bookmarkStart w:id="34" w:name="_Toc461554767"/>
      <w:r>
        <w:t>Gaming</w:t>
      </w:r>
      <w:r w:rsidR="00070169" w:rsidRPr="00FB7F6F">
        <w:t xml:space="preserve"> Quartermaster</w:t>
      </w:r>
      <w:bookmarkEnd w:id="33"/>
      <w:bookmarkEnd w:id="34"/>
    </w:p>
    <w:p w14:paraId="1F7B3C20" w14:textId="77777777" w:rsidR="00796D33" w:rsidRPr="00796D33" w:rsidRDefault="00796D33" w:rsidP="00796D33">
      <w:r>
        <w:t xml:space="preserve">The Gaming Quartermaster is responsible for keeping track of the games loaned to us from Gaming Club. This person is also responsible for the general gaming area.  See the </w:t>
      </w:r>
      <w:hyperlink w:anchor="_Gaming_Area" w:history="1">
        <w:r w:rsidRPr="00796D33">
          <w:rPr>
            <w:rStyle w:val="Hyperlink"/>
          </w:rPr>
          <w:t>Gaming Area</w:t>
        </w:r>
      </w:hyperlink>
      <w:r>
        <w:t xml:space="preserve"> section for more information.</w:t>
      </w:r>
    </w:p>
    <w:p w14:paraId="55BE56CA" w14:textId="77777777" w:rsidR="00070169" w:rsidRDefault="00070169" w:rsidP="00766CA0">
      <w:pPr>
        <w:pStyle w:val="Heading2"/>
      </w:pPr>
      <w:bookmarkStart w:id="35" w:name="_Toc404097744"/>
      <w:bookmarkStart w:id="36" w:name="_Toc461554768"/>
      <w:r>
        <w:t>CCG Tournament Coordinator</w:t>
      </w:r>
      <w:bookmarkEnd w:id="35"/>
      <w:bookmarkEnd w:id="36"/>
    </w:p>
    <w:p w14:paraId="021461F2" w14:textId="77777777" w:rsidR="00796D33" w:rsidRPr="00796D33" w:rsidRDefault="00796D33" w:rsidP="00796D33">
      <w:r>
        <w:t xml:space="preserve">The CCG Tournament Coordinator, </w:t>
      </w:r>
      <w:r w:rsidR="000141EA">
        <w:t>is also known as the</w:t>
      </w:r>
      <w:r>
        <w:t xml:space="preserve"> </w:t>
      </w:r>
      <w:r w:rsidR="000141EA">
        <w:t>Collectable Card Game Tournament Coordinator</w:t>
      </w:r>
      <w:r>
        <w:t xml:space="preserve">.  This position will be responsible for contacting outside organizations to host CCG events, pass out the event organizer packet to said organizations, and </w:t>
      </w:r>
      <w:r w:rsidR="00AB536A">
        <w:t xml:space="preserve">sending thank you letters to said organizations.  The positions they work with are </w:t>
      </w:r>
      <w:hyperlink w:anchor="_Czar_of_Propaganda" w:history="1">
        <w:r w:rsidR="00AB536A" w:rsidRPr="00AB536A">
          <w:rPr>
            <w:rStyle w:val="Hyperlink"/>
          </w:rPr>
          <w:t>Czar of Propaganda</w:t>
        </w:r>
      </w:hyperlink>
      <w:r w:rsidR="00AB536A">
        <w:t xml:space="preserve">, </w:t>
      </w:r>
      <w:hyperlink w:anchor="_On_Site_Schedule" w:history="1">
        <w:r w:rsidR="00AB536A" w:rsidRPr="00AB536A">
          <w:rPr>
            <w:rStyle w:val="Hyperlink"/>
          </w:rPr>
          <w:t>On Site Schedule Manager</w:t>
        </w:r>
      </w:hyperlink>
      <w:r w:rsidR="00AB536A">
        <w:t xml:space="preserve">, and the </w:t>
      </w:r>
      <w:hyperlink w:anchor="_Nanocon_Manager" w:history="1">
        <w:proofErr w:type="spellStart"/>
        <w:r w:rsidR="00AB536A" w:rsidRPr="00AB536A">
          <w:rPr>
            <w:rStyle w:val="Hyperlink"/>
          </w:rPr>
          <w:t>Nanocon</w:t>
        </w:r>
        <w:proofErr w:type="spellEnd"/>
        <w:r w:rsidR="00AB536A" w:rsidRPr="00AB536A">
          <w:rPr>
            <w:rStyle w:val="Hyperlink"/>
          </w:rPr>
          <w:t xml:space="preserve"> Manager</w:t>
        </w:r>
      </w:hyperlink>
      <w:r w:rsidR="00AB536A">
        <w:t xml:space="preserve">.  </w:t>
      </w:r>
      <w:r w:rsidR="000141EA">
        <w:t>For more information, s</w:t>
      </w:r>
      <w:r w:rsidR="00AB536A">
        <w:t xml:space="preserve">ee </w:t>
      </w:r>
      <w:hyperlink w:anchor="_CCG_Tournament" w:history="1">
        <w:r w:rsidR="00AB536A" w:rsidRPr="00AB536A">
          <w:rPr>
            <w:rStyle w:val="Hyperlink"/>
          </w:rPr>
          <w:t>CCG Tournament</w:t>
        </w:r>
      </w:hyperlink>
      <w:r w:rsidR="00AB536A">
        <w:t xml:space="preserve">, </w:t>
      </w:r>
      <w:hyperlink w:anchor="_Contacts" w:history="1">
        <w:r w:rsidR="00AB536A" w:rsidRPr="005C43FB">
          <w:rPr>
            <w:rStyle w:val="Hyperlink"/>
          </w:rPr>
          <w:t>Contact</w:t>
        </w:r>
        <w:r w:rsidR="008845BE" w:rsidRPr="005C43FB">
          <w:rPr>
            <w:rStyle w:val="Hyperlink"/>
          </w:rPr>
          <w:t>s</w:t>
        </w:r>
      </w:hyperlink>
      <w:r w:rsidR="00AB536A">
        <w:t xml:space="preserve">, and </w:t>
      </w:r>
      <w:hyperlink w:anchor="_Thank_You" w:history="1">
        <w:r w:rsidR="00AB536A" w:rsidRPr="00AB536A">
          <w:rPr>
            <w:rStyle w:val="Hyperlink"/>
          </w:rPr>
          <w:t>Thank You</w:t>
        </w:r>
      </w:hyperlink>
      <w:r w:rsidR="00AB536A">
        <w:t xml:space="preserve"> sections</w:t>
      </w:r>
      <w:r w:rsidR="000141EA">
        <w:t>.</w:t>
      </w:r>
    </w:p>
    <w:p w14:paraId="62FE3D3B" w14:textId="77777777" w:rsidR="00070169" w:rsidRDefault="00070169" w:rsidP="00766CA0">
      <w:pPr>
        <w:pStyle w:val="Heading2"/>
      </w:pPr>
      <w:bookmarkStart w:id="37" w:name="_Toc404097745"/>
      <w:bookmarkStart w:id="38" w:name="_Toc461554769"/>
      <w:r w:rsidRPr="00FB7F6F">
        <w:t>Concessions Manager</w:t>
      </w:r>
      <w:bookmarkEnd w:id="37"/>
      <w:bookmarkEnd w:id="38"/>
      <w:r w:rsidRPr="00FB7F6F">
        <w:t xml:space="preserve"> </w:t>
      </w:r>
    </w:p>
    <w:p w14:paraId="4E7FE2BE" w14:textId="45FDF299" w:rsidR="00F565A8" w:rsidRPr="00F565A8" w:rsidRDefault="00F565A8" w:rsidP="00F565A8">
      <w:r>
        <w:t>The Concessions Manager is responsible for the Concessions Area.  This person will be responsible for scheduling people to work the kitchen, keeping track of tabs, and getting the supplies</w:t>
      </w:r>
      <w:del w:id="39" w:author="Rachel Groth" w:date="2016-09-13T18:12:00Z">
        <w:r w:rsidDel="00E256E3">
          <w:delText>.  This position will need to work with ??</w:delText>
        </w:r>
      </w:del>
      <w:r>
        <w:t xml:space="preserve">.  For more information, see </w:t>
      </w:r>
      <w:hyperlink w:anchor="_Concessions" w:history="1">
        <w:r w:rsidRPr="006B4BB6">
          <w:rPr>
            <w:rStyle w:val="Hyperlink"/>
          </w:rPr>
          <w:t>Concessions</w:t>
        </w:r>
      </w:hyperlink>
      <w:r>
        <w:t xml:space="preserve"> </w:t>
      </w:r>
      <w:r w:rsidR="006B4BB6">
        <w:t>and</w:t>
      </w:r>
      <w:r>
        <w:t xml:space="preserve"> </w:t>
      </w:r>
      <w:hyperlink w:anchor="_Contacts" w:history="1">
        <w:r w:rsidRPr="005C43FB">
          <w:rPr>
            <w:rStyle w:val="Hyperlink"/>
          </w:rPr>
          <w:t>Contacts</w:t>
        </w:r>
      </w:hyperlink>
      <w:r w:rsidR="00941DB4">
        <w:t xml:space="preserve"> sections</w:t>
      </w:r>
      <w:r w:rsidR="006B4BB6">
        <w:t>.</w:t>
      </w:r>
    </w:p>
    <w:p w14:paraId="1B2A697E" w14:textId="77777777" w:rsidR="00070169" w:rsidRDefault="00070169" w:rsidP="00766CA0">
      <w:pPr>
        <w:pStyle w:val="Heading2"/>
      </w:pPr>
      <w:bookmarkStart w:id="40" w:name="_Czar_of_Propaganda"/>
      <w:bookmarkStart w:id="41" w:name="_Toc404097746"/>
      <w:bookmarkStart w:id="42" w:name="_Toc461554770"/>
      <w:bookmarkEnd w:id="40"/>
      <w:r w:rsidRPr="00FB7F6F">
        <w:t>Czar of Propaganda</w:t>
      </w:r>
      <w:bookmarkEnd w:id="41"/>
      <w:bookmarkEnd w:id="42"/>
    </w:p>
    <w:p w14:paraId="451DD1C7" w14:textId="77777777" w:rsidR="00F151AA" w:rsidRPr="00F151AA" w:rsidRDefault="00F151AA" w:rsidP="00F151AA">
      <w:r>
        <w:t xml:space="preserve">This person </w:t>
      </w:r>
      <w:proofErr w:type="gramStart"/>
      <w:r>
        <w:t>is in charge of</w:t>
      </w:r>
      <w:proofErr w:type="gramEnd"/>
      <w:r>
        <w:t xml:space="preserve"> all the propaganda.  They are to create a theme to work around each year.  They are responsible for creating all the posters and propaganda.  This position works with the </w:t>
      </w:r>
      <w:hyperlink w:anchor="_Website_Manager" w:history="1">
        <w:r w:rsidR="00B053FF" w:rsidRPr="00B053FF">
          <w:rPr>
            <w:rStyle w:val="Hyperlink"/>
          </w:rPr>
          <w:t>Website Manager</w:t>
        </w:r>
      </w:hyperlink>
      <w:r w:rsidR="00B053FF">
        <w:t xml:space="preserve"> and </w:t>
      </w:r>
      <w:hyperlink w:anchor="_Advertising_Manager" w:history="1">
        <w:r w:rsidR="00B053FF" w:rsidRPr="00B053FF">
          <w:rPr>
            <w:rStyle w:val="Hyperlink"/>
          </w:rPr>
          <w:t>Advertising Manager</w:t>
        </w:r>
      </w:hyperlink>
      <w:r w:rsidR="00B053FF">
        <w:t xml:space="preserve">.  Look at the following sections: </w:t>
      </w:r>
      <w:hyperlink w:anchor="_Propaganda_1" w:history="1">
        <w:r w:rsidR="00B053FF" w:rsidRPr="00B053FF">
          <w:rPr>
            <w:rStyle w:val="Hyperlink"/>
          </w:rPr>
          <w:t>Propaganda</w:t>
        </w:r>
      </w:hyperlink>
    </w:p>
    <w:p w14:paraId="24059251" w14:textId="77777777" w:rsidR="00070169" w:rsidRDefault="00070169" w:rsidP="00766CA0">
      <w:pPr>
        <w:pStyle w:val="Heading2"/>
      </w:pPr>
      <w:bookmarkStart w:id="43" w:name="_Front_Table_Manager"/>
      <w:bookmarkStart w:id="44" w:name="_Toc404097747"/>
      <w:bookmarkStart w:id="45" w:name="_Toc461554771"/>
      <w:bookmarkEnd w:id="43"/>
      <w:r w:rsidRPr="00FB7F6F">
        <w:lastRenderedPageBreak/>
        <w:t>Front Table Manager</w:t>
      </w:r>
      <w:bookmarkEnd w:id="44"/>
      <w:bookmarkEnd w:id="45"/>
    </w:p>
    <w:p w14:paraId="04CAEACC" w14:textId="256BAD1E" w:rsidR="00941DB4" w:rsidRDefault="00941DB4" w:rsidP="00941DB4">
      <w:pPr>
        <w:rPr>
          <w:ins w:id="46" w:author="Rachel Groth" w:date="2016-09-13T18:33:00Z"/>
        </w:rPr>
      </w:pPr>
      <w:r>
        <w:t xml:space="preserve">The </w:t>
      </w:r>
      <w:r w:rsidR="004D44BC">
        <w:t>F</w:t>
      </w:r>
      <w:r>
        <w:t xml:space="preserve">ront </w:t>
      </w:r>
      <w:r w:rsidR="004D44BC">
        <w:t>T</w:t>
      </w:r>
      <w:r>
        <w:t xml:space="preserve">able </w:t>
      </w:r>
      <w:r w:rsidR="004D44BC">
        <w:t>M</w:t>
      </w:r>
      <w:r>
        <w:t xml:space="preserve">anager is responsible for </w:t>
      </w:r>
      <w:r w:rsidR="004D44BC">
        <w:t xml:space="preserve">handing out lanyards, booklets, and pointing people towards the right area.  This position will work with </w:t>
      </w:r>
      <w:r w:rsidR="00421C5D">
        <w:t>Event Services Manager.</w:t>
      </w:r>
      <w:r w:rsidR="004D44BC">
        <w:t xml:space="preserve">  For more information, see Front Table Section</w:t>
      </w:r>
      <w:r w:rsidR="00421C5D">
        <w:t xml:space="preserve"> and the </w:t>
      </w:r>
      <w:hyperlink w:anchor="_Convention_Hall_Layout" w:history="1">
        <w:r w:rsidR="00421C5D">
          <w:rPr>
            <w:rStyle w:val="Hyperlink"/>
          </w:rPr>
          <w:t>Convention Hall</w:t>
        </w:r>
        <w:r w:rsidR="00421C5D" w:rsidRPr="00421C5D">
          <w:rPr>
            <w:rStyle w:val="Hyperlink"/>
          </w:rPr>
          <w:t xml:space="preserve"> Layout</w:t>
        </w:r>
      </w:hyperlink>
      <w:r w:rsidR="00421C5D">
        <w:t xml:space="preserve"> Section</w:t>
      </w:r>
      <w:del w:id="47" w:author="Rachel Groth" w:date="2016-09-13T18:12:00Z">
        <w:r w:rsidR="004D44BC" w:rsidDel="00E256E3">
          <w:delText xml:space="preserve"> and ???</w:delText>
        </w:r>
      </w:del>
      <w:r w:rsidR="004D44BC">
        <w:t>.</w:t>
      </w:r>
    </w:p>
    <w:p w14:paraId="2EDD1797" w14:textId="2BF7AE42" w:rsidR="00162A62" w:rsidRDefault="00162A62">
      <w:pPr>
        <w:pStyle w:val="Heading2"/>
        <w:rPr>
          <w:ins w:id="48" w:author="Rachel Groth" w:date="2016-09-13T18:33:00Z"/>
        </w:rPr>
        <w:pPrChange w:id="49" w:author="Rachel Groth" w:date="2016-09-13T18:33:00Z">
          <w:pPr/>
        </w:pPrChange>
      </w:pPr>
      <w:ins w:id="50" w:author="Rachel Groth" w:date="2016-09-13T18:33:00Z">
        <w:r>
          <w:t>Artist</w:t>
        </w:r>
        <w:del w:id="51" w:author="xrachel.the.greatx@gmail.com" w:date="2018-01-16T18:40:00Z">
          <w:r w:rsidDel="00131B36">
            <w:delText>’s</w:delText>
          </w:r>
        </w:del>
        <w:r>
          <w:t xml:space="preserve"> Alley Manager</w:t>
        </w:r>
      </w:ins>
    </w:p>
    <w:p w14:paraId="57E4F025" w14:textId="7FE18315" w:rsidR="00162A62" w:rsidRPr="00162A62" w:rsidRDefault="00162A62" w:rsidP="00162A62">
      <w:ins w:id="52" w:author="Rachel Groth" w:date="2016-09-13T18:33:00Z">
        <w:r>
          <w:t>The Artist</w:t>
        </w:r>
        <w:del w:id="53" w:author="xrachel.the.greatx@gmail.com" w:date="2018-01-16T18:40:00Z">
          <w:r w:rsidDel="00131B36">
            <w:delText>’s</w:delText>
          </w:r>
        </w:del>
        <w:r>
          <w:t xml:space="preserve"> Alley Manager is responsible for </w:t>
        </w:r>
      </w:ins>
      <w:ins w:id="54" w:author="Rachel Groth" w:date="2016-09-13T18:34:00Z">
        <w:r>
          <w:t>finding artists and coordinating th</w:t>
        </w:r>
      </w:ins>
      <w:ins w:id="55" w:author="Rachel Groth" w:date="2016-09-13T18:35:00Z">
        <w:r>
          <w:t>e three tables</w:t>
        </w:r>
      </w:ins>
      <w:ins w:id="56" w:author="Rachel Groth" w:date="2016-09-13T18:34:00Z">
        <w:r>
          <w:t xml:space="preserve"> at the con. They will keep in contact with the artists, </w:t>
        </w:r>
      </w:ins>
      <w:ins w:id="57" w:author="Rachel Groth" w:date="2016-09-13T18:35:00Z">
        <w:r>
          <w:t xml:space="preserve">schedule the artist block at the con, and </w:t>
        </w:r>
      </w:ins>
      <w:ins w:id="58" w:author="Rachel Groth" w:date="2016-09-13T18:36:00Z">
        <w:r>
          <w:t xml:space="preserve">act as a go-between for any questions. This position will work with the Website Manager, Czar of Propaganda, and </w:t>
        </w:r>
      </w:ins>
      <w:ins w:id="59" w:author="Rachel Groth" w:date="2016-09-13T18:37:00Z">
        <w:r>
          <w:t>artists in the community. For more information, see the Artist’s Alley section.</w:t>
        </w:r>
      </w:ins>
    </w:p>
    <w:p w14:paraId="779E3E84" w14:textId="5B0CF139" w:rsidR="00070169" w:rsidRDefault="00070169" w:rsidP="00766CA0">
      <w:pPr>
        <w:pStyle w:val="Heading2"/>
      </w:pPr>
      <w:bookmarkStart w:id="60" w:name="_Toc404097748"/>
      <w:bookmarkStart w:id="61" w:name="_Toc461554772"/>
      <w:r w:rsidRPr="00FB7F6F">
        <w:t>Event Services Manager</w:t>
      </w:r>
      <w:bookmarkEnd w:id="60"/>
      <w:bookmarkEnd w:id="61"/>
    </w:p>
    <w:p w14:paraId="0CD146D1" w14:textId="77777777" w:rsidR="00070169" w:rsidRPr="00FB7F6F" w:rsidRDefault="000141EA" w:rsidP="00421C5D">
      <w:pPr>
        <w:rPr>
          <w:b/>
        </w:rPr>
      </w:pPr>
      <w:r>
        <w:t xml:space="preserve">The Event Services Manager is responsible for making sure that an up to date, accurate and detailed events are available </w:t>
      </w:r>
      <w:proofErr w:type="gramStart"/>
      <w:r>
        <w:t>at all times</w:t>
      </w:r>
      <w:proofErr w:type="gramEnd"/>
      <w:r>
        <w:t xml:space="preserve">.  </w:t>
      </w:r>
      <w:r w:rsidR="00421C5D">
        <w:t xml:space="preserve">This position is also responsible for updating the schedule during the </w:t>
      </w:r>
      <w:proofErr w:type="spellStart"/>
      <w:r w:rsidR="00421C5D">
        <w:t>nanocon</w:t>
      </w:r>
      <w:proofErr w:type="spellEnd"/>
      <w:r w:rsidR="00421C5D">
        <w:t xml:space="preserve"> event.  </w:t>
      </w:r>
      <w:r>
        <w:t xml:space="preserve">The people they work with are the </w:t>
      </w:r>
      <w:hyperlink w:anchor="_Website_Manager" w:history="1">
        <w:r w:rsidR="00F565A8" w:rsidRPr="00FD068F">
          <w:rPr>
            <w:rStyle w:val="Hyperlink"/>
          </w:rPr>
          <w:t>Website Manager</w:t>
        </w:r>
      </w:hyperlink>
      <w:r w:rsidR="00421C5D">
        <w:t xml:space="preserve">, </w:t>
      </w:r>
      <w:hyperlink w:anchor="_Speaker_/_Workshop" w:history="1">
        <w:proofErr w:type="spellStart"/>
        <w:r w:rsidR="00421C5D" w:rsidRPr="00421C5D">
          <w:rPr>
            <w:rStyle w:val="Hyperlink"/>
          </w:rPr>
          <w:t>IDiG</w:t>
        </w:r>
        <w:proofErr w:type="spellEnd"/>
        <w:r w:rsidR="00421C5D" w:rsidRPr="00421C5D">
          <w:rPr>
            <w:rStyle w:val="Hyperlink"/>
          </w:rPr>
          <w:t xml:space="preserve"> Coordinator</w:t>
        </w:r>
      </w:hyperlink>
      <w:r w:rsidR="00421C5D">
        <w:t xml:space="preserve">, </w:t>
      </w:r>
      <w:hyperlink w:anchor="_SIS_Liaison" w:history="1">
        <w:r w:rsidR="00421C5D" w:rsidRPr="00421C5D">
          <w:rPr>
            <w:rStyle w:val="Hyperlink"/>
          </w:rPr>
          <w:t>SIS Liaison</w:t>
        </w:r>
      </w:hyperlink>
      <w:r w:rsidR="00421C5D">
        <w:t xml:space="preserve">, </w:t>
      </w:r>
      <w:hyperlink w:anchor="_Video_Game_Area" w:history="1">
        <w:r w:rsidR="00421C5D" w:rsidRPr="00421C5D">
          <w:rPr>
            <w:rStyle w:val="Hyperlink"/>
          </w:rPr>
          <w:t>Video Game Area Manager</w:t>
        </w:r>
      </w:hyperlink>
      <w:r w:rsidR="00421C5D">
        <w:t>,</w:t>
      </w:r>
      <w:r w:rsidR="00F565A8">
        <w:t xml:space="preserve"> and </w:t>
      </w:r>
      <w:hyperlink w:anchor="_Czar_of_Propaganda" w:history="1">
        <w:r w:rsidR="00F565A8" w:rsidRPr="00FD068F">
          <w:rPr>
            <w:rStyle w:val="Hyperlink"/>
          </w:rPr>
          <w:t>Czar of Propaganda</w:t>
        </w:r>
      </w:hyperlink>
      <w:r>
        <w:t xml:space="preserve">.  For more information, check out the </w:t>
      </w:r>
      <w:hyperlink w:anchor="_Schedule" w:history="1">
        <w:r w:rsidR="00F565A8" w:rsidRPr="00F565A8">
          <w:rPr>
            <w:rStyle w:val="Hyperlink"/>
          </w:rPr>
          <w:t>Schedule</w:t>
        </w:r>
      </w:hyperlink>
      <w:r w:rsidR="00F565A8">
        <w:t xml:space="preserve">, </w:t>
      </w:r>
      <w:hyperlink w:anchor="_Propaganda_1" w:history="1">
        <w:r w:rsidRPr="00B053FF">
          <w:rPr>
            <w:rStyle w:val="Hyperlink"/>
          </w:rPr>
          <w:t>Propaganda</w:t>
        </w:r>
      </w:hyperlink>
      <w:r>
        <w:t xml:space="preserve">, </w:t>
      </w:r>
      <w:hyperlink w:anchor="_Thank_You" w:history="1">
        <w:r w:rsidRPr="00AB536A">
          <w:rPr>
            <w:rStyle w:val="Hyperlink"/>
          </w:rPr>
          <w:t>Thank You</w:t>
        </w:r>
      </w:hyperlink>
      <w:r>
        <w:t xml:space="preserve">, </w:t>
      </w:r>
      <w:hyperlink w:anchor="_Contacts" w:history="1">
        <w:r w:rsidRPr="005C43FB">
          <w:rPr>
            <w:rStyle w:val="Hyperlink"/>
          </w:rPr>
          <w:t>Contacts</w:t>
        </w:r>
      </w:hyperlink>
      <w:r>
        <w:t xml:space="preserve">, and </w:t>
      </w:r>
      <w:hyperlink w:anchor="_Advertising" w:history="1">
        <w:r w:rsidRPr="00FD068F">
          <w:rPr>
            <w:rStyle w:val="Hyperlink"/>
          </w:rPr>
          <w:t>Advertising</w:t>
        </w:r>
      </w:hyperlink>
      <w:r w:rsidR="00F565A8">
        <w:t xml:space="preserve"> sections</w:t>
      </w:r>
      <w:r>
        <w:t>.</w:t>
      </w:r>
      <w:r w:rsidR="00070169" w:rsidRPr="00FB7F6F">
        <w:t xml:space="preserve"> </w:t>
      </w:r>
    </w:p>
    <w:p w14:paraId="539672F3" w14:textId="77777777" w:rsidR="00070169" w:rsidRDefault="00070169" w:rsidP="006B5B60">
      <w:pPr>
        <w:pStyle w:val="Heading2"/>
      </w:pPr>
      <w:bookmarkStart w:id="62" w:name="_Toc404097749"/>
      <w:bookmarkStart w:id="63" w:name="_Toc461554773"/>
      <w:r w:rsidRPr="00FB7F6F">
        <w:t>RPGA Coordinator</w:t>
      </w:r>
      <w:bookmarkEnd w:id="62"/>
      <w:bookmarkEnd w:id="63"/>
    </w:p>
    <w:p w14:paraId="4DC4C8DE" w14:textId="77777777" w:rsidR="00CC48C3" w:rsidRPr="00CC48C3" w:rsidRDefault="00CC48C3" w:rsidP="00CC48C3">
      <w:r>
        <w:t xml:space="preserve">The RPGA, or </w:t>
      </w:r>
      <w:proofErr w:type="gramStart"/>
      <w:r>
        <w:t>role playing</w:t>
      </w:r>
      <w:proofErr w:type="gramEnd"/>
      <w:r>
        <w:t xml:space="preserve"> gaming area coordinator, is responsible for the back corner of the convention area.  They get six tables, and are responsible for </w:t>
      </w:r>
      <w:r w:rsidR="00F151AA">
        <w:t xml:space="preserve">making sure that all modules are present and making sure the area is kept clean.  Relevant sections for this position are </w:t>
      </w:r>
      <w:hyperlink w:anchor="_Role_Playing_Gaming" w:history="1">
        <w:r w:rsidR="00F151AA" w:rsidRPr="00421C5D">
          <w:rPr>
            <w:rStyle w:val="Hyperlink"/>
          </w:rPr>
          <w:t>R</w:t>
        </w:r>
        <w:r w:rsidR="00421C5D" w:rsidRPr="00421C5D">
          <w:rPr>
            <w:rStyle w:val="Hyperlink"/>
          </w:rPr>
          <w:t xml:space="preserve">ole </w:t>
        </w:r>
        <w:r w:rsidR="00F151AA" w:rsidRPr="00421C5D">
          <w:rPr>
            <w:rStyle w:val="Hyperlink"/>
          </w:rPr>
          <w:t>P</w:t>
        </w:r>
        <w:r w:rsidR="00421C5D" w:rsidRPr="00421C5D">
          <w:rPr>
            <w:rStyle w:val="Hyperlink"/>
          </w:rPr>
          <w:t xml:space="preserve">laying </w:t>
        </w:r>
        <w:r w:rsidR="00F151AA" w:rsidRPr="00421C5D">
          <w:rPr>
            <w:rStyle w:val="Hyperlink"/>
          </w:rPr>
          <w:t>G</w:t>
        </w:r>
        <w:r w:rsidR="00421C5D" w:rsidRPr="00421C5D">
          <w:rPr>
            <w:rStyle w:val="Hyperlink"/>
          </w:rPr>
          <w:t xml:space="preserve">aming </w:t>
        </w:r>
        <w:r w:rsidR="00F151AA" w:rsidRPr="00421C5D">
          <w:rPr>
            <w:rStyle w:val="Hyperlink"/>
          </w:rPr>
          <w:t>A</w:t>
        </w:r>
        <w:r w:rsidR="00421C5D" w:rsidRPr="00421C5D">
          <w:rPr>
            <w:rStyle w:val="Hyperlink"/>
          </w:rPr>
          <w:t>rea</w:t>
        </w:r>
      </w:hyperlink>
      <w:r w:rsidR="00F151AA">
        <w:t xml:space="preserve"> and </w:t>
      </w:r>
      <w:hyperlink w:anchor="_Convention_Hall_Layout" w:history="1">
        <w:r w:rsidR="00421C5D" w:rsidRPr="00421C5D">
          <w:rPr>
            <w:rStyle w:val="Hyperlink"/>
          </w:rPr>
          <w:t>Convention Hall</w:t>
        </w:r>
        <w:r w:rsidR="00F151AA" w:rsidRPr="00421C5D">
          <w:rPr>
            <w:rStyle w:val="Hyperlink"/>
          </w:rPr>
          <w:t xml:space="preserve"> Layout</w:t>
        </w:r>
      </w:hyperlink>
      <w:r w:rsidR="00F151AA">
        <w:t xml:space="preserve">. </w:t>
      </w:r>
    </w:p>
    <w:p w14:paraId="115AB867" w14:textId="77777777" w:rsidR="005222F9" w:rsidRDefault="005222F9" w:rsidP="00642E80">
      <w:pPr>
        <w:pStyle w:val="Heading2"/>
      </w:pPr>
      <w:bookmarkStart w:id="64" w:name="_Speaker_/_Workshop"/>
      <w:bookmarkStart w:id="65" w:name="_Toc404097750"/>
      <w:bookmarkStart w:id="66" w:name="_Toc461554774"/>
      <w:bookmarkEnd w:id="64"/>
      <w:r w:rsidRPr="00343EB5">
        <w:t>S</w:t>
      </w:r>
      <w:r>
        <w:t>peaker / Workshop Coordinator(s) (</w:t>
      </w:r>
      <w:proofErr w:type="spellStart"/>
      <w:r>
        <w:t>IDiG</w:t>
      </w:r>
      <w:proofErr w:type="spellEnd"/>
      <w:r>
        <w:t>)</w:t>
      </w:r>
      <w:bookmarkEnd w:id="65"/>
      <w:bookmarkEnd w:id="66"/>
    </w:p>
    <w:p w14:paraId="60611365" w14:textId="77777777" w:rsidR="00CC48C3" w:rsidRPr="00CC48C3" w:rsidRDefault="00CC48C3" w:rsidP="00CC48C3">
      <w:proofErr w:type="spellStart"/>
      <w:r>
        <w:t>IDiG</w:t>
      </w:r>
      <w:proofErr w:type="spellEnd"/>
      <w:r>
        <w:t xml:space="preserve">, or </w:t>
      </w:r>
      <w:r w:rsidR="00D90783" w:rsidRPr="00D90783">
        <w:t xml:space="preserve">Integrated Design in Games </w:t>
      </w:r>
      <w:r>
        <w:t xml:space="preserve">is responsible for </w:t>
      </w:r>
      <w:r w:rsidR="00421C5D">
        <w:t>acquiring</w:t>
      </w:r>
      <w:r>
        <w:t xml:space="preserve"> and confirming guest appearances.  They are responsible for taking care of the guest speaker.  </w:t>
      </w:r>
      <w:r w:rsidR="00421C5D">
        <w:t>For more information, see the</w:t>
      </w:r>
      <w:r>
        <w:t xml:space="preserve"> </w:t>
      </w:r>
      <w:hyperlink w:anchor="_IDiG" w:history="1">
        <w:proofErr w:type="spellStart"/>
        <w:r w:rsidRPr="00421C5D">
          <w:rPr>
            <w:rStyle w:val="Hyperlink"/>
          </w:rPr>
          <w:t>IDiG</w:t>
        </w:r>
        <w:proofErr w:type="spellEnd"/>
      </w:hyperlink>
      <w:r>
        <w:t xml:space="preserve"> section.</w:t>
      </w:r>
    </w:p>
    <w:p w14:paraId="0731EA94" w14:textId="77777777" w:rsidR="00070169" w:rsidRDefault="00070169" w:rsidP="00766CA0">
      <w:pPr>
        <w:pStyle w:val="Heading2"/>
      </w:pPr>
      <w:bookmarkStart w:id="67" w:name="_SIS_Liaison"/>
      <w:bookmarkStart w:id="68" w:name="_Toc404097751"/>
      <w:bookmarkStart w:id="69" w:name="_Toc461554775"/>
      <w:bookmarkEnd w:id="67"/>
      <w:r w:rsidRPr="00FB7F6F">
        <w:t>SIS Liaison</w:t>
      </w:r>
      <w:bookmarkEnd w:id="68"/>
      <w:bookmarkEnd w:id="69"/>
    </w:p>
    <w:p w14:paraId="2100DDEC" w14:textId="77777777" w:rsidR="00CC48C3" w:rsidRPr="00CC48C3" w:rsidRDefault="00CC48C3" w:rsidP="00CC48C3">
      <w:r>
        <w:t>The SIS Liaison</w:t>
      </w:r>
      <w:r w:rsidR="00421C5D">
        <w:t>, or the Society in Shadows liaison,</w:t>
      </w:r>
      <w:r>
        <w:t xml:space="preserve"> is responsible for getting in contact with Six Stones, and acting as their liaison.  </w:t>
      </w:r>
    </w:p>
    <w:p w14:paraId="394E7C61" w14:textId="77777777" w:rsidR="004E0937" w:rsidRDefault="004E0937" w:rsidP="00766CA0">
      <w:pPr>
        <w:pStyle w:val="Heading2"/>
      </w:pPr>
      <w:bookmarkStart w:id="70" w:name="_Vender_Liaison"/>
      <w:bookmarkStart w:id="71" w:name="_Toc404097752"/>
      <w:bookmarkStart w:id="72" w:name="_Toc461554776"/>
      <w:bookmarkEnd w:id="70"/>
      <w:r w:rsidRPr="00FB7F6F">
        <w:t>Vend</w:t>
      </w:r>
      <w:ins w:id="73" w:author="Rachel Groth" w:date="2016-09-07T17:53:00Z">
        <w:r w:rsidR="0069062E">
          <w:t>o</w:t>
        </w:r>
      </w:ins>
      <w:del w:id="74" w:author="Rachel Groth" w:date="2016-09-07T17:53:00Z">
        <w:r w:rsidRPr="00FB7F6F" w:rsidDel="0069062E">
          <w:delText>e</w:delText>
        </w:r>
      </w:del>
      <w:r w:rsidRPr="00FB7F6F">
        <w:t>r Liaison</w:t>
      </w:r>
      <w:bookmarkEnd w:id="71"/>
      <w:bookmarkEnd w:id="72"/>
    </w:p>
    <w:p w14:paraId="13066052" w14:textId="77777777" w:rsidR="00CF2CA6" w:rsidRPr="00CF2CA6" w:rsidRDefault="00CF2CA6" w:rsidP="00CC48C3">
      <w:r>
        <w:t xml:space="preserve">The Vendor Liaison is responsible for making sure that the vendors know what they are doing, and how to go about it.  Relevant sections for this position are </w:t>
      </w:r>
      <w:hyperlink w:anchor="_Vendors" w:history="1">
        <w:r w:rsidRPr="00CF2CA6">
          <w:rPr>
            <w:rStyle w:val="Hyperlink"/>
          </w:rPr>
          <w:t>Vendors</w:t>
        </w:r>
      </w:hyperlink>
      <w:r>
        <w:t xml:space="preserve"> and </w:t>
      </w:r>
      <w:hyperlink w:anchor="_Rules" w:history="1">
        <w:r w:rsidRPr="00CF2CA6">
          <w:rPr>
            <w:rStyle w:val="Hyperlink"/>
          </w:rPr>
          <w:t>Convention Rules</w:t>
        </w:r>
      </w:hyperlink>
      <w:r>
        <w:t>.</w:t>
      </w:r>
    </w:p>
    <w:p w14:paraId="76A9DD69" w14:textId="77777777" w:rsidR="00E716AF" w:rsidRDefault="00E859A4" w:rsidP="00766CA0">
      <w:pPr>
        <w:pStyle w:val="Heading2"/>
      </w:pPr>
      <w:bookmarkStart w:id="75" w:name="_Video_Game_Area"/>
      <w:bookmarkStart w:id="76" w:name="_Toc404097753"/>
      <w:bookmarkStart w:id="77" w:name="_Toc461554777"/>
      <w:bookmarkEnd w:id="75"/>
      <w:r w:rsidRPr="00FB7F6F">
        <w:t>Video Game Area Manager</w:t>
      </w:r>
      <w:bookmarkEnd w:id="76"/>
      <w:bookmarkEnd w:id="77"/>
    </w:p>
    <w:p w14:paraId="6DA00B1D" w14:textId="77777777" w:rsidR="006B5B60" w:rsidRPr="006B5B60" w:rsidRDefault="006B5B60" w:rsidP="00CC48C3">
      <w:r>
        <w:t>This person is responsible for keeping track of all gaming consoles, projectors, cords, projection screens and providing guidance to players</w:t>
      </w:r>
      <w:r w:rsidR="00421C5D">
        <w:t>.  For more information, see the</w:t>
      </w:r>
      <w:r w:rsidR="00CF2CA6">
        <w:t xml:space="preserve"> </w:t>
      </w:r>
      <w:hyperlink w:anchor="_Game_Consoles" w:history="1">
        <w:r w:rsidR="00CF2CA6" w:rsidRPr="00CF2CA6">
          <w:rPr>
            <w:rStyle w:val="Hyperlink"/>
          </w:rPr>
          <w:t>Game Consoles</w:t>
        </w:r>
      </w:hyperlink>
      <w:r w:rsidR="00421C5D">
        <w:rPr>
          <w:rStyle w:val="Hyperlink"/>
        </w:rPr>
        <w:t xml:space="preserve"> </w:t>
      </w:r>
      <w:r w:rsidR="00421C5D" w:rsidRPr="00421C5D">
        <w:t>section</w:t>
      </w:r>
      <w:r w:rsidR="00CF2CA6">
        <w:t>.</w:t>
      </w:r>
    </w:p>
    <w:p w14:paraId="2FD74F0C" w14:textId="77777777" w:rsidR="00070169" w:rsidRDefault="00070169" w:rsidP="00766CA0">
      <w:pPr>
        <w:pStyle w:val="Heading2"/>
      </w:pPr>
      <w:bookmarkStart w:id="78" w:name="_Website_Manager"/>
      <w:bookmarkStart w:id="79" w:name="_Toc404097754"/>
      <w:bookmarkStart w:id="80" w:name="_Toc461554778"/>
      <w:bookmarkEnd w:id="78"/>
      <w:r w:rsidRPr="00FB7F6F">
        <w:lastRenderedPageBreak/>
        <w:t>Website Manager</w:t>
      </w:r>
      <w:bookmarkEnd w:id="79"/>
      <w:bookmarkEnd w:id="80"/>
    </w:p>
    <w:p w14:paraId="72004E68" w14:textId="77777777" w:rsidR="00BF5B08" w:rsidRPr="00BF5B08" w:rsidRDefault="00BF5B08" w:rsidP="00F565A8">
      <w:r>
        <w:t xml:space="preserve">The </w:t>
      </w:r>
      <w:r w:rsidR="006B5B60">
        <w:t>W</w:t>
      </w:r>
      <w:r>
        <w:t xml:space="preserve">ebsite Manager’s sole duty is to make sure that the website stays up to date and </w:t>
      </w:r>
      <w:r w:rsidR="006B5B60">
        <w:t xml:space="preserve">to </w:t>
      </w:r>
      <w:r>
        <w:t xml:space="preserve">adjust it as needed.  </w:t>
      </w:r>
      <w:r w:rsidR="006B5B60">
        <w:t xml:space="preserve">The Website Manager will have to collaborate with the Czar of Propaganda and the Schedule Manager.  </w:t>
      </w:r>
      <w:r w:rsidR="00421C5D">
        <w:t>For more information, see the</w:t>
      </w:r>
      <w:r w:rsidR="00CF2CA6">
        <w:t xml:space="preserve"> </w:t>
      </w:r>
      <w:hyperlink w:anchor="_Website" w:history="1">
        <w:r w:rsidR="00CF2CA6" w:rsidRPr="00CF2CA6">
          <w:rPr>
            <w:rStyle w:val="Hyperlink"/>
          </w:rPr>
          <w:t>Website</w:t>
        </w:r>
      </w:hyperlink>
      <w:r w:rsidR="00421C5D" w:rsidRPr="00421C5D">
        <w:t xml:space="preserve"> section</w:t>
      </w:r>
      <w:r w:rsidR="00CF2CA6">
        <w:t>.</w:t>
      </w:r>
    </w:p>
    <w:p w14:paraId="10CCDDD3" w14:textId="77777777" w:rsidR="00D34492" w:rsidRDefault="0043162F" w:rsidP="0043162F">
      <w:pPr>
        <w:pStyle w:val="Heading2"/>
      </w:pPr>
      <w:bookmarkStart w:id="81" w:name="_Toc404097755"/>
      <w:bookmarkStart w:id="82" w:name="_Toc461554779"/>
      <w:r>
        <w:t>Minions</w:t>
      </w:r>
      <w:bookmarkEnd w:id="81"/>
      <w:bookmarkEnd w:id="82"/>
    </w:p>
    <w:p w14:paraId="1E66ACD0" w14:textId="77777777" w:rsidR="00B053FF" w:rsidRDefault="00D34492" w:rsidP="00F565A8">
      <w:r>
        <w:t xml:space="preserve">Minions </w:t>
      </w:r>
      <w:proofErr w:type="gramStart"/>
      <w:r>
        <w:t>are people who are</w:t>
      </w:r>
      <w:proofErr w:type="gramEnd"/>
      <w:r>
        <w:t xml:space="preserve"> assigned to speakers and VIP’s.  Their primary job is to become their shadow and provide the speaker or VIP with whatever they need.</w:t>
      </w:r>
      <w:r w:rsidR="00CF2CA6">
        <w:t xml:space="preserve"> There are no relevant sections for this position.</w:t>
      </w:r>
      <w:r w:rsidR="00420BB4">
        <w:br w:type="page"/>
      </w:r>
      <w:bookmarkStart w:id="83" w:name="_Website"/>
      <w:bookmarkStart w:id="84" w:name="_Website_1"/>
      <w:bookmarkEnd w:id="83"/>
      <w:bookmarkEnd w:id="84"/>
    </w:p>
    <w:p w14:paraId="64007423" w14:textId="77777777" w:rsidR="000E4B17" w:rsidRDefault="000E4B17" w:rsidP="00FA38A6">
      <w:pPr>
        <w:pStyle w:val="Heading1"/>
      </w:pPr>
      <w:bookmarkStart w:id="85" w:name="_Propaganda"/>
      <w:bookmarkStart w:id="86" w:name="_Gaming_Area"/>
      <w:bookmarkStart w:id="87" w:name="_Thank_You"/>
      <w:bookmarkStart w:id="88" w:name="_Toc404097756"/>
      <w:bookmarkStart w:id="89" w:name="_Toc461554780"/>
      <w:bookmarkEnd w:id="85"/>
      <w:bookmarkEnd w:id="86"/>
      <w:bookmarkEnd w:id="87"/>
      <w:r>
        <w:lastRenderedPageBreak/>
        <w:t>How Its Run</w:t>
      </w:r>
      <w:bookmarkEnd w:id="88"/>
      <w:bookmarkEnd w:id="89"/>
    </w:p>
    <w:p w14:paraId="007454FC" w14:textId="1B83E2C7" w:rsidR="00696DA8" w:rsidRPr="00696DA8" w:rsidRDefault="00696DA8">
      <w:r>
        <w:t>This is a general overview of how the convention is run.  This only the broad overview of how events happen, and what to expect</w:t>
      </w:r>
      <w:ins w:id="90" w:author="Rachel Groth" w:date="2016-09-13T18:13:00Z">
        <w:r w:rsidR="00E256E3">
          <w:t>—each convention will have its own challenges.</w:t>
        </w:r>
      </w:ins>
      <w:del w:id="91" w:author="Rachel Groth" w:date="2016-09-13T18:13:00Z">
        <w:r w:rsidDel="00E256E3">
          <w:delText>.</w:delText>
        </w:r>
      </w:del>
    </w:p>
    <w:p w14:paraId="09ECFB1A" w14:textId="77777777" w:rsidR="000E4B17" w:rsidRDefault="000E4B17" w:rsidP="00FA38A6">
      <w:pPr>
        <w:pStyle w:val="Heading2"/>
      </w:pPr>
      <w:bookmarkStart w:id="92" w:name="_Toc404097757"/>
      <w:bookmarkStart w:id="93" w:name="_Toc461554781"/>
      <w:r>
        <w:t>Meetings</w:t>
      </w:r>
      <w:bookmarkEnd w:id="92"/>
      <w:bookmarkEnd w:id="93"/>
    </w:p>
    <w:p w14:paraId="6369C6B9" w14:textId="77777777" w:rsidR="000E4B17" w:rsidRDefault="000E4B17" w:rsidP="00FA38A6">
      <w:pPr>
        <w:pStyle w:val="Heading3"/>
        <w:ind w:left="720"/>
      </w:pPr>
      <w:bookmarkStart w:id="94" w:name="_Toc404097758"/>
      <w:bookmarkStart w:id="95" w:name="_Toc461554782"/>
      <w:r>
        <w:t>Structure</w:t>
      </w:r>
      <w:bookmarkEnd w:id="94"/>
      <w:bookmarkEnd w:id="95"/>
    </w:p>
    <w:p w14:paraId="6BF987F9" w14:textId="77777777" w:rsidR="000E4B17" w:rsidRDefault="000E4B17" w:rsidP="00FA38A6">
      <w:pPr>
        <w:pStyle w:val="Heading3"/>
        <w:ind w:left="720"/>
      </w:pPr>
      <w:bookmarkStart w:id="96" w:name="_Toc404097759"/>
      <w:bookmarkStart w:id="97" w:name="_Toc461554783"/>
      <w:r>
        <w:t>Spacetime</w:t>
      </w:r>
      <w:bookmarkEnd w:id="96"/>
      <w:bookmarkEnd w:id="97"/>
    </w:p>
    <w:p w14:paraId="5EE25F08" w14:textId="77777777" w:rsidR="000E4B17" w:rsidRDefault="000E4B17" w:rsidP="00FA38A6">
      <w:pPr>
        <w:pStyle w:val="Heading2"/>
      </w:pPr>
      <w:bookmarkStart w:id="98" w:name="_Toc404097760"/>
      <w:bookmarkStart w:id="99" w:name="_Toc461554784"/>
      <w:r>
        <w:t>Before the Convention</w:t>
      </w:r>
      <w:bookmarkEnd w:id="98"/>
      <w:bookmarkEnd w:id="99"/>
    </w:p>
    <w:p w14:paraId="2D648E40" w14:textId="77777777" w:rsidR="000E4B17" w:rsidRDefault="000E4B17" w:rsidP="00FA38A6">
      <w:pPr>
        <w:pStyle w:val="Heading3"/>
        <w:ind w:left="720"/>
      </w:pPr>
      <w:bookmarkStart w:id="100" w:name="_Toc404097761"/>
      <w:bookmarkStart w:id="101" w:name="_Toc461554785"/>
      <w:r>
        <w:t>Setup</w:t>
      </w:r>
      <w:bookmarkEnd w:id="100"/>
      <w:bookmarkEnd w:id="101"/>
    </w:p>
    <w:p w14:paraId="05B1E6A6" w14:textId="77777777" w:rsidR="000E4B17" w:rsidRDefault="000E4B17" w:rsidP="00FA38A6">
      <w:pPr>
        <w:pStyle w:val="Heading2"/>
      </w:pPr>
      <w:bookmarkStart w:id="102" w:name="_Toc404097762"/>
      <w:bookmarkStart w:id="103" w:name="_Toc461554786"/>
      <w:r>
        <w:t>During the Convention</w:t>
      </w:r>
      <w:bookmarkEnd w:id="102"/>
      <w:bookmarkEnd w:id="103"/>
    </w:p>
    <w:p w14:paraId="14EA2707" w14:textId="77777777" w:rsidR="000E4B17" w:rsidRDefault="000E4B17" w:rsidP="00FA38A6">
      <w:pPr>
        <w:pStyle w:val="Heading3"/>
        <w:ind w:left="720"/>
      </w:pPr>
      <w:bookmarkStart w:id="104" w:name="_Toc404097763"/>
      <w:bookmarkStart w:id="105" w:name="_Toc461554787"/>
      <w:r>
        <w:t>Night Guard</w:t>
      </w:r>
      <w:bookmarkEnd w:id="104"/>
      <w:bookmarkEnd w:id="105"/>
    </w:p>
    <w:p w14:paraId="75E7FE46" w14:textId="77777777" w:rsidR="00E56398" w:rsidRDefault="00E56398" w:rsidP="00FA38A6">
      <w:pPr>
        <w:pStyle w:val="Heading3"/>
        <w:ind w:left="720"/>
      </w:pPr>
      <w:bookmarkStart w:id="106" w:name="_Toc404097764"/>
      <w:bookmarkStart w:id="107" w:name="_Toc461554788"/>
      <w:r>
        <w:t>Canceled Events</w:t>
      </w:r>
      <w:bookmarkEnd w:id="106"/>
      <w:bookmarkEnd w:id="107"/>
    </w:p>
    <w:p w14:paraId="6012AF40" w14:textId="77777777" w:rsidR="00E56398" w:rsidRDefault="00E56398" w:rsidP="00FA38A6">
      <w:pPr>
        <w:pStyle w:val="Heading3"/>
        <w:ind w:left="720"/>
      </w:pPr>
      <w:bookmarkStart w:id="108" w:name="_Toc404097765"/>
      <w:bookmarkStart w:id="109" w:name="_Toc461554789"/>
      <w:r>
        <w:t>Resolving Disputes</w:t>
      </w:r>
      <w:bookmarkEnd w:id="108"/>
      <w:bookmarkEnd w:id="109"/>
    </w:p>
    <w:p w14:paraId="47DA12C6" w14:textId="77777777" w:rsidR="006E2751" w:rsidRDefault="006E2751" w:rsidP="00FA38A6">
      <w:pPr>
        <w:pStyle w:val="Heading3"/>
        <w:ind w:left="720"/>
      </w:pPr>
      <w:bookmarkStart w:id="110" w:name="_Toc404097766"/>
      <w:bookmarkStart w:id="111" w:name="_Toc461554790"/>
      <w:r>
        <w:t>Chain of Command</w:t>
      </w:r>
      <w:bookmarkEnd w:id="110"/>
      <w:bookmarkEnd w:id="111"/>
    </w:p>
    <w:p w14:paraId="140F1EAF" w14:textId="77777777" w:rsidR="006E2751" w:rsidRPr="006E2751" w:rsidRDefault="006E2751" w:rsidP="00FA38A6">
      <w:pPr>
        <w:ind w:left="720" w:firstLine="180"/>
      </w:pPr>
      <w:r>
        <w:t>What if the Manager doesn’t</w:t>
      </w:r>
      <w:del w:id="112" w:author="Rachel Groth" w:date="2016-09-07T18:00:00Z">
        <w:r w:rsidDel="0069062E">
          <w:delText>’</w:delText>
        </w:r>
      </w:del>
      <w:r>
        <w:t xml:space="preserve"> show up?  Who’s in charge? What if the event coordinator doesn’t show?</w:t>
      </w:r>
    </w:p>
    <w:p w14:paraId="2318D081" w14:textId="77777777" w:rsidR="000E4B17" w:rsidRDefault="000E4B17" w:rsidP="00FA38A6">
      <w:pPr>
        <w:pStyle w:val="Heading2"/>
      </w:pPr>
      <w:bookmarkStart w:id="113" w:name="_Toc404097767"/>
      <w:bookmarkStart w:id="114" w:name="_Toc461554791"/>
      <w:r>
        <w:t>After the Convention</w:t>
      </w:r>
      <w:bookmarkEnd w:id="113"/>
      <w:bookmarkEnd w:id="114"/>
    </w:p>
    <w:p w14:paraId="0A03AFCC" w14:textId="77777777" w:rsidR="000E4B17" w:rsidRDefault="000E4B17" w:rsidP="00FA38A6">
      <w:pPr>
        <w:pStyle w:val="Heading3"/>
        <w:ind w:left="720"/>
      </w:pPr>
      <w:bookmarkStart w:id="115" w:name="_Toc461554792"/>
      <w:bookmarkStart w:id="116" w:name="_Toc404097768"/>
      <w:r>
        <w:t>Mass Thank you</w:t>
      </w:r>
      <w:bookmarkEnd w:id="115"/>
      <w:del w:id="117" w:author="Rachel Groth" w:date="2016-09-07T18:04:00Z">
        <w:r w:rsidDel="000E78B2">
          <w:delText>’</w:delText>
        </w:r>
      </w:del>
      <w:del w:id="118" w:author="Rachel Groth" w:date="2016-09-07T18:00:00Z">
        <w:r w:rsidDel="0069062E">
          <w:delText>s</w:delText>
        </w:r>
      </w:del>
      <w:bookmarkEnd w:id="116"/>
    </w:p>
    <w:p w14:paraId="4A7BCACC" w14:textId="77777777" w:rsidR="000E4B17" w:rsidRDefault="00696DA8" w:rsidP="00FA38A6">
      <w:pPr>
        <w:pStyle w:val="Heading3"/>
        <w:ind w:left="720"/>
      </w:pPr>
      <w:bookmarkStart w:id="119" w:name="_Toc404097769"/>
      <w:bookmarkStart w:id="120" w:name="_Toc461554793"/>
      <w:r>
        <w:t>Cleanup</w:t>
      </w:r>
      <w:bookmarkEnd w:id="119"/>
      <w:bookmarkEnd w:id="120"/>
    </w:p>
    <w:p w14:paraId="0A1FDBF7" w14:textId="77777777" w:rsidR="00696DA8" w:rsidRDefault="00696DA8" w:rsidP="00FA38A6">
      <w:pPr>
        <w:pStyle w:val="Heading2"/>
      </w:pPr>
      <w:bookmarkStart w:id="121" w:name="_Toc404097770"/>
      <w:bookmarkStart w:id="122" w:name="_Toc461554794"/>
      <w:proofErr w:type="spellStart"/>
      <w:r>
        <w:t>Wrapup</w:t>
      </w:r>
      <w:proofErr w:type="spellEnd"/>
      <w:r>
        <w:t xml:space="preserve"> Meeting</w:t>
      </w:r>
      <w:bookmarkEnd w:id="121"/>
      <w:bookmarkEnd w:id="122"/>
    </w:p>
    <w:p w14:paraId="03463CC5" w14:textId="77777777" w:rsidR="00696DA8" w:rsidRPr="00FA38A6" w:rsidRDefault="00696DA8" w:rsidP="00FA38A6">
      <w:pPr>
        <w:pStyle w:val="Heading3"/>
        <w:ind w:left="720"/>
      </w:pPr>
      <w:bookmarkStart w:id="123" w:name="_Toc404097771"/>
      <w:bookmarkStart w:id="124" w:name="_Toc461554795"/>
      <w:r>
        <w:t>The Good, the Bad, the Ugly</w:t>
      </w:r>
      <w:bookmarkEnd w:id="123"/>
      <w:bookmarkEnd w:id="124"/>
    </w:p>
    <w:p w14:paraId="38960139" w14:textId="77777777" w:rsidR="000E4B17" w:rsidRDefault="000E4B17" w:rsidP="00FA38A6">
      <w:pPr>
        <w:pStyle w:val="Heading3"/>
      </w:pPr>
      <w:r>
        <w:br w:type="page"/>
      </w:r>
    </w:p>
    <w:p w14:paraId="6DB9AF43" w14:textId="77777777" w:rsidR="00AB536A" w:rsidRDefault="00AB536A" w:rsidP="00AB536A">
      <w:pPr>
        <w:pStyle w:val="Heading1"/>
      </w:pPr>
      <w:bookmarkStart w:id="125" w:name="_Toc404097772"/>
      <w:bookmarkStart w:id="126" w:name="_Toc461554796"/>
      <w:r>
        <w:lastRenderedPageBreak/>
        <w:t>Thank You</w:t>
      </w:r>
      <w:bookmarkEnd w:id="125"/>
      <w:bookmarkEnd w:id="126"/>
    </w:p>
    <w:p w14:paraId="0785A018" w14:textId="77777777" w:rsidR="009A59CD" w:rsidRDefault="00AB536A" w:rsidP="00AB536A">
      <w:r>
        <w:t xml:space="preserve">This section will discuss how to format thank </w:t>
      </w:r>
      <w:proofErr w:type="gramStart"/>
      <w:r>
        <w:t>you</w:t>
      </w:r>
      <w:proofErr w:type="gramEnd"/>
      <w:r>
        <w:t xml:space="preserve"> letters, who they should be sent to and when they should be done.</w:t>
      </w:r>
    </w:p>
    <w:p w14:paraId="2C5B6AD9" w14:textId="77777777" w:rsidR="009A59CD" w:rsidRDefault="009A59CD" w:rsidP="009A59CD">
      <w:pPr>
        <w:pStyle w:val="Heading2"/>
      </w:pPr>
      <w:bookmarkStart w:id="127" w:name="_Toc404097773"/>
      <w:bookmarkStart w:id="128" w:name="_Toc461554797"/>
      <w:r>
        <w:t>Mass Thank You</w:t>
      </w:r>
      <w:bookmarkEnd w:id="127"/>
      <w:bookmarkEnd w:id="128"/>
    </w:p>
    <w:p w14:paraId="4A1ECE2A" w14:textId="77777777" w:rsidR="00EA3009" w:rsidRDefault="009A59CD" w:rsidP="009A59CD">
      <w:r>
        <w:t xml:space="preserve">This a generic </w:t>
      </w:r>
      <w:proofErr w:type="gramStart"/>
      <w:r>
        <w:t>thank</w:t>
      </w:r>
      <w:proofErr w:type="gramEnd"/>
      <w:r>
        <w:t xml:space="preserve"> you that will be posted on the website on the main page.  </w:t>
      </w:r>
      <w:r w:rsidR="00EA3009">
        <w:t xml:space="preserve">A sample is below from </w:t>
      </w:r>
      <w:proofErr w:type="spellStart"/>
      <w:r w:rsidR="00EA3009">
        <w:t>Nanocon</w:t>
      </w:r>
      <w:proofErr w:type="spellEnd"/>
      <w:r w:rsidR="00EA3009">
        <w:t xml:space="preserve"> 8:</w:t>
      </w:r>
    </w:p>
    <w:p w14:paraId="1AD7F81A" w14:textId="77777777" w:rsidR="00EA3009" w:rsidRDefault="00EA3009">
      <w:pPr>
        <w:rPr>
          <w:rFonts w:asciiTheme="majorHAnsi" w:eastAsiaTheme="majorEastAsia" w:hAnsiTheme="majorHAnsi" w:cstheme="majorBidi"/>
          <w:color w:val="365F91" w:themeColor="accent1" w:themeShade="BF"/>
          <w:sz w:val="32"/>
          <w:szCs w:val="32"/>
        </w:rPr>
      </w:pPr>
      <w:r>
        <w:br w:type="page"/>
      </w:r>
    </w:p>
    <w:p w14:paraId="6A55C4ED" w14:textId="77777777" w:rsidR="00EA3009" w:rsidRDefault="00EA3009" w:rsidP="00FA38A6">
      <w:pPr>
        <w:pStyle w:val="Heading2"/>
      </w:pPr>
      <w:bookmarkStart w:id="129" w:name="_Toc404097774"/>
      <w:bookmarkStart w:id="130" w:name="_Toc461554798"/>
      <w:r>
        <w:lastRenderedPageBreak/>
        <w:t>Example Letter</w:t>
      </w:r>
      <w:bookmarkEnd w:id="129"/>
      <w:bookmarkEnd w:id="130"/>
    </w:p>
    <w:p w14:paraId="77709CE0" w14:textId="77777777" w:rsidR="00EA3009" w:rsidRDefault="00EA3009" w:rsidP="00EA3009">
      <w:proofErr w:type="spellStart"/>
      <w:r>
        <w:t>Nanoman</w:t>
      </w:r>
      <w:proofErr w:type="spellEnd"/>
      <w:r>
        <w:t xml:space="preserve"> says thank you.</w:t>
      </w:r>
    </w:p>
    <w:p w14:paraId="363F22FB" w14:textId="77777777" w:rsidR="00EA3009" w:rsidRDefault="00EA3009" w:rsidP="00EA3009"/>
    <w:p w14:paraId="2F2DB659" w14:textId="77777777" w:rsidR="00EA3009" w:rsidRDefault="00EA3009" w:rsidP="00EA3009">
      <w:proofErr w:type="spellStart"/>
      <w:r>
        <w:t>Nanocon</w:t>
      </w:r>
      <w:proofErr w:type="spellEnd"/>
      <w:r>
        <w:t xml:space="preserve"> has once again come and gone, and before I begin my extended hibernation to await </w:t>
      </w:r>
      <w:proofErr w:type="spellStart"/>
      <w:r>
        <w:t>Nanocon</w:t>
      </w:r>
      <w:proofErr w:type="spellEnd"/>
      <w:r>
        <w:t xml:space="preserve"> 2011 I must say thank you to the many, many people who made this year amazing.  </w:t>
      </w:r>
    </w:p>
    <w:p w14:paraId="07B952E5" w14:textId="77777777" w:rsidR="00EA3009" w:rsidRDefault="00EA3009" w:rsidP="00EA3009">
      <w:r>
        <w:t>Thank you to Allen for organizing.  Thank you to Czar of Propaganda Travis, That Guy John and Laci for posters, programs, badges and advertising.  Thank you to Adam for organizing the concessions.  Thank you to Galen and Casey for helping vendors and guests.  Thank you to Adam and Adam, Gene, Sean, Shaun, Dana, Alex, Jenkins, Steven and all the NPC for months of effort.</w:t>
      </w:r>
    </w:p>
    <w:p w14:paraId="6BADD782" w14:textId="77777777" w:rsidR="00EA3009" w:rsidRDefault="00EA3009" w:rsidP="00EA3009">
      <w:r>
        <w:t>Thank you to Kat and Jill for support and patience.</w:t>
      </w:r>
    </w:p>
    <w:p w14:paraId="07317889" w14:textId="77777777" w:rsidR="00EA3009" w:rsidRDefault="00EA3009" w:rsidP="00EA3009">
      <w:r>
        <w:t xml:space="preserve">Thank you to </w:t>
      </w:r>
      <w:proofErr w:type="spellStart"/>
      <w:r>
        <w:t>Nanocon’s</w:t>
      </w:r>
      <w:proofErr w:type="spellEnd"/>
      <w:r>
        <w:t xml:space="preserve"> featured guests: </w:t>
      </w:r>
      <w:proofErr w:type="spellStart"/>
      <w:r>
        <w:t>Fredd</w:t>
      </w:r>
      <w:proofErr w:type="spellEnd"/>
      <w:r>
        <w:t xml:space="preserve">, Thane, Jeff, Jeff and Jeff, Chris, Matthew, Clara and Kevin for sharing their knowledge, ideas and experiences (and class activities).  Thank you to Josh, Sean, Steven, and Brian for sharing their vacation slideshow.  </w:t>
      </w:r>
    </w:p>
    <w:p w14:paraId="0FE9DF3D" w14:textId="77777777" w:rsidR="00EA3009" w:rsidRDefault="00EA3009" w:rsidP="00EA3009">
      <w:r>
        <w:t>Thank you to the College of Arts and Sciences and Dean Forbes-</w:t>
      </w:r>
      <w:proofErr w:type="spellStart"/>
      <w:r>
        <w:t>Boyte</w:t>
      </w:r>
      <w:proofErr w:type="spellEnd"/>
      <w:r>
        <w:t xml:space="preserve">, the college of Business and Information Systems and Dean Halverson and President Knowlton’s office for their continued support to bring these great guests to play with us at </w:t>
      </w:r>
      <w:proofErr w:type="spellStart"/>
      <w:r>
        <w:t>Nanocon</w:t>
      </w:r>
      <w:proofErr w:type="spellEnd"/>
      <w:r>
        <w:t>.</w:t>
      </w:r>
    </w:p>
    <w:p w14:paraId="1A25D4DE" w14:textId="77777777" w:rsidR="00EA3009" w:rsidRDefault="00EA3009" w:rsidP="00EA3009">
      <w:r>
        <w:t>Thank you to Jeff and Steve for hosting speakers and helping them enjoy the weekend.</w:t>
      </w:r>
    </w:p>
    <w:p w14:paraId="38641AD8" w14:textId="77777777" w:rsidR="00EA3009" w:rsidRDefault="00EA3009" w:rsidP="00EA3009">
      <w:r>
        <w:t xml:space="preserve">Thank you to Silver Gryphon games, Dark Matter Anime, Weapons of the Wood, Ruby, </w:t>
      </w:r>
      <w:proofErr w:type="spellStart"/>
      <w:r>
        <w:t>Flashbax</w:t>
      </w:r>
      <w:proofErr w:type="spellEnd"/>
      <w:r>
        <w:t>, Acme Comics and Collectibles, and Hobby Town for joining in.</w:t>
      </w:r>
    </w:p>
    <w:p w14:paraId="7366B445" w14:textId="77777777" w:rsidR="00EA3009" w:rsidRDefault="00EA3009" w:rsidP="00EA3009">
      <w:r>
        <w:t>Thank you to Society in Shadows for playing.  Here’s looking forward to seeing all of you next year.</w:t>
      </w:r>
    </w:p>
    <w:p w14:paraId="461EB92C" w14:textId="77777777" w:rsidR="00EA3009" w:rsidRDefault="00EA3009" w:rsidP="00EA3009">
      <w:r>
        <w:t>Thank you to Paul for setting up sound for our speakers.</w:t>
      </w:r>
    </w:p>
    <w:p w14:paraId="23B29B70" w14:textId="77777777" w:rsidR="00EA3009" w:rsidRDefault="00EA3009" w:rsidP="00EA3009">
      <w:r>
        <w:t xml:space="preserve">Thank </w:t>
      </w:r>
      <w:proofErr w:type="gramStart"/>
      <w:r>
        <w:t>you Alexis and Kat</w:t>
      </w:r>
      <w:proofErr w:type="gramEnd"/>
      <w:r>
        <w:t xml:space="preserve"> for the first appearance of the velvet room at </w:t>
      </w:r>
      <w:proofErr w:type="spellStart"/>
      <w:r>
        <w:t>Nanocon</w:t>
      </w:r>
      <w:proofErr w:type="spellEnd"/>
      <w:r>
        <w:t>.</w:t>
      </w:r>
    </w:p>
    <w:p w14:paraId="1601D1FC" w14:textId="77777777" w:rsidR="00EA3009" w:rsidRDefault="00EA3009" w:rsidP="00EA3009">
      <w:r>
        <w:t xml:space="preserve">Thank you to everyone who pushed, carried, set up, broke down, swept, scrubbed, stacked and otherwise did the before and after work of setting up </w:t>
      </w:r>
      <w:proofErr w:type="spellStart"/>
      <w:r>
        <w:t>Nanocon</w:t>
      </w:r>
      <w:proofErr w:type="spellEnd"/>
      <w:r>
        <w:t>.</w:t>
      </w:r>
    </w:p>
    <w:p w14:paraId="5EE17029" w14:textId="77777777" w:rsidR="00EA3009" w:rsidRDefault="00EA3009" w:rsidP="00EA3009">
      <w:r>
        <w:t>Thank you to the DSU Student Senate for your help with concessions.</w:t>
      </w:r>
    </w:p>
    <w:p w14:paraId="0998B6E8" w14:textId="77777777" w:rsidR="00EA3009" w:rsidRDefault="00EA3009" w:rsidP="00EA3009">
      <w:r>
        <w:t xml:space="preserve">Thank you to </w:t>
      </w:r>
      <w:proofErr w:type="spellStart"/>
      <w:r>
        <w:t>Misho</w:t>
      </w:r>
      <w:proofErr w:type="spellEnd"/>
      <w:r>
        <w:t xml:space="preserve">, </w:t>
      </w:r>
      <w:proofErr w:type="spellStart"/>
      <w:r>
        <w:t>Jonno</w:t>
      </w:r>
      <w:proofErr w:type="spellEnd"/>
      <w:r>
        <w:t>, Gary, Bob, Tyson, Ben, and all the other lifetime members who came back to play more games.</w:t>
      </w:r>
    </w:p>
    <w:p w14:paraId="42AD85DF" w14:textId="77777777" w:rsidR="00EA3009" w:rsidRDefault="00EA3009" w:rsidP="00EA3009">
      <w:r>
        <w:t xml:space="preserve">Thank you to Kelly and Sandy for letting </w:t>
      </w:r>
      <w:proofErr w:type="spellStart"/>
      <w:r>
        <w:t>Nanocon</w:t>
      </w:r>
      <w:proofErr w:type="spellEnd"/>
      <w:r>
        <w:t xml:space="preserve"> use the stage area.</w:t>
      </w:r>
    </w:p>
    <w:p w14:paraId="15F5A092" w14:textId="77777777" w:rsidR="00EA3009" w:rsidRDefault="00EA3009" w:rsidP="00EA3009">
      <w:r>
        <w:t xml:space="preserve">Thank you to Donna for working with </w:t>
      </w:r>
      <w:proofErr w:type="spellStart"/>
      <w:r>
        <w:t>Nanocon</w:t>
      </w:r>
      <w:proofErr w:type="spellEnd"/>
      <w:r>
        <w:t xml:space="preserve"> to make the DPP an amazing place for a con.</w:t>
      </w:r>
    </w:p>
    <w:p w14:paraId="0B1DAB61" w14:textId="77777777" w:rsidR="00EA3009" w:rsidRDefault="00EA3009" w:rsidP="00EA3009">
      <w:r>
        <w:lastRenderedPageBreak/>
        <w:t xml:space="preserve">Thank you to Lakes Lodge and </w:t>
      </w:r>
      <w:proofErr w:type="spellStart"/>
      <w:r>
        <w:t>AmericInn</w:t>
      </w:r>
      <w:proofErr w:type="spellEnd"/>
      <w:r>
        <w:t xml:space="preserve"> for setting aside rooms and giving deals to people coming to </w:t>
      </w:r>
      <w:proofErr w:type="spellStart"/>
      <w:r>
        <w:t>Nanocon</w:t>
      </w:r>
      <w:proofErr w:type="spellEnd"/>
      <w:r>
        <w:t>.</w:t>
      </w:r>
    </w:p>
    <w:p w14:paraId="0C444D68" w14:textId="77777777" w:rsidR="00EA3009" w:rsidRDefault="00EA3009" w:rsidP="00EA3009">
      <w:r>
        <w:t>Thank you to everyone who ran a game.</w:t>
      </w:r>
    </w:p>
    <w:p w14:paraId="335A45DB" w14:textId="77777777" w:rsidR="00EA3009" w:rsidRDefault="00EA3009" w:rsidP="00EA3009">
      <w:r>
        <w:t xml:space="preserve">Finally, thank you to everyone who came through the door, painted a figure, played a game, listened to a speaker, or just wanted to look around.  You are </w:t>
      </w:r>
      <w:proofErr w:type="spellStart"/>
      <w:r>
        <w:t>Nanocon</w:t>
      </w:r>
      <w:proofErr w:type="spellEnd"/>
      <w:r>
        <w:t>, thank you thank you thank you!</w:t>
      </w:r>
    </w:p>
    <w:p w14:paraId="2936A971" w14:textId="77777777" w:rsidR="00EA3009" w:rsidRDefault="00EA3009" w:rsidP="00EA3009"/>
    <w:p w14:paraId="310F2772" w14:textId="77777777" w:rsidR="00EA3009" w:rsidRDefault="00EA3009" w:rsidP="00EA3009">
      <w:r>
        <w:t>Until we meet again on November 4</w:t>
      </w:r>
      <w:r w:rsidRPr="00615E8F">
        <w:rPr>
          <w:vertAlign w:val="superscript"/>
        </w:rPr>
        <w:t>th</w:t>
      </w:r>
      <w:r>
        <w:t>, 2011 remember PLAY MORE GAMES AND HAVE MORE FUN,</w:t>
      </w:r>
    </w:p>
    <w:p w14:paraId="2D6920A0" w14:textId="77777777" w:rsidR="00EA3009" w:rsidRDefault="00EA3009" w:rsidP="00EA3009">
      <w:r>
        <w:t>NANOMAN</w:t>
      </w:r>
    </w:p>
    <w:p w14:paraId="3515564B" w14:textId="77777777" w:rsidR="00AB536A" w:rsidRDefault="00AB536A" w:rsidP="009A59CD">
      <w:pPr>
        <w:rPr>
          <w:rFonts w:eastAsiaTheme="majorEastAsia"/>
        </w:rPr>
      </w:pPr>
    </w:p>
    <w:p w14:paraId="0E9C4F9E" w14:textId="77777777" w:rsidR="006E2751" w:rsidRDefault="006E2751">
      <w:pPr>
        <w:rPr>
          <w:rFonts w:asciiTheme="majorHAnsi" w:eastAsiaTheme="majorEastAsia" w:hAnsiTheme="majorHAnsi" w:cstheme="majorBidi"/>
          <w:color w:val="244061" w:themeColor="accent1" w:themeShade="80"/>
          <w:sz w:val="36"/>
          <w:szCs w:val="36"/>
        </w:rPr>
      </w:pPr>
      <w:bookmarkStart w:id="131" w:name="_CCG_Tournament"/>
      <w:bookmarkEnd w:id="131"/>
      <w:r>
        <w:br w:type="page"/>
      </w:r>
    </w:p>
    <w:p w14:paraId="1DA7281B" w14:textId="77777777" w:rsidR="00557B99" w:rsidRDefault="00FF78CC" w:rsidP="00557B99">
      <w:pPr>
        <w:pStyle w:val="Heading1"/>
      </w:pPr>
      <w:bookmarkStart w:id="132" w:name="_Toc404097775"/>
      <w:bookmarkStart w:id="133" w:name="_Toc461554799"/>
      <w:commentRangeStart w:id="134"/>
      <w:r>
        <w:lastRenderedPageBreak/>
        <w:t>Other Info</w:t>
      </w:r>
      <w:bookmarkEnd w:id="132"/>
      <w:commentRangeEnd w:id="134"/>
      <w:r w:rsidR="00E256E3">
        <w:rPr>
          <w:rStyle w:val="CommentReference"/>
          <w:rFonts w:asciiTheme="minorHAnsi" w:eastAsiaTheme="minorEastAsia" w:hAnsiTheme="minorHAnsi" w:cstheme="minorBidi"/>
          <w:color w:val="auto"/>
        </w:rPr>
        <w:commentReference w:id="134"/>
      </w:r>
      <w:bookmarkEnd w:id="133"/>
    </w:p>
    <w:p w14:paraId="30BA6721" w14:textId="310DBB04" w:rsidR="00FF78CC" w:rsidRDefault="00FF78CC">
      <w:r>
        <w:t xml:space="preserve">This is info about </w:t>
      </w:r>
      <w:proofErr w:type="spellStart"/>
      <w:ins w:id="135" w:author="Rachel Groth" w:date="2016-09-13T18:13:00Z">
        <w:r w:rsidR="00E256E3">
          <w:t>N</w:t>
        </w:r>
      </w:ins>
      <w:r>
        <w:t>anocon</w:t>
      </w:r>
      <w:proofErr w:type="spellEnd"/>
      <w:r>
        <w:t xml:space="preserve"> that needs to be incorporated into this bible, but currently doesn’t have a home.</w:t>
      </w:r>
    </w:p>
    <w:p w14:paraId="7A13363A" w14:textId="77777777" w:rsidR="00FF78CC" w:rsidRDefault="00FF78CC" w:rsidP="00FF78CC">
      <w:pPr>
        <w:pStyle w:val="Heading2"/>
      </w:pPr>
      <w:bookmarkStart w:id="136" w:name="_Toc404097776"/>
      <w:bookmarkStart w:id="137" w:name="_Toc461554800"/>
      <w:proofErr w:type="spellStart"/>
      <w:r>
        <w:t>Nanocon</w:t>
      </w:r>
      <w:proofErr w:type="spellEnd"/>
      <w:r>
        <w:t xml:space="preserve"> 7 Notes</w:t>
      </w:r>
      <w:bookmarkEnd w:id="136"/>
      <w:bookmarkEnd w:id="137"/>
    </w:p>
    <w:p w14:paraId="4E1435B9" w14:textId="77777777" w:rsidR="00FF78CC" w:rsidRDefault="00FF78CC" w:rsidP="00FF78CC">
      <w:r>
        <w:t>On campus adds: Need more info on what they want.</w:t>
      </w:r>
    </w:p>
    <w:p w14:paraId="785DCE59" w14:textId="77777777" w:rsidR="00FF78CC" w:rsidRDefault="00FF78CC" w:rsidP="00FF78CC">
      <w:r>
        <w:tab/>
        <w:t>Print cost?</w:t>
      </w:r>
    </w:p>
    <w:p w14:paraId="41C22BDC" w14:textId="77777777" w:rsidR="00FF78CC" w:rsidRDefault="00FF78CC" w:rsidP="00FF78CC"/>
    <w:p w14:paraId="511976C1" w14:textId="77777777" w:rsidR="00FF78CC" w:rsidRDefault="00FF78CC" w:rsidP="00FF78CC">
      <w:r>
        <w:t>Known event:</w:t>
      </w:r>
    </w:p>
    <w:p w14:paraId="58EDB02A" w14:textId="77777777" w:rsidR="00FF78CC" w:rsidRDefault="00FF78CC" w:rsidP="00FF78CC">
      <w:pPr>
        <w:pStyle w:val="ListParagraph"/>
        <w:numPr>
          <w:ilvl w:val="0"/>
          <w:numId w:val="24"/>
        </w:numPr>
      </w:pPr>
      <w:proofErr w:type="spellStart"/>
      <w:r>
        <w:t>SiS</w:t>
      </w:r>
      <w:proofErr w:type="spellEnd"/>
    </w:p>
    <w:p w14:paraId="318C243C" w14:textId="77777777" w:rsidR="00FF78CC" w:rsidRDefault="00FF78CC" w:rsidP="00FF78CC">
      <w:pPr>
        <w:pStyle w:val="ListParagraph"/>
        <w:numPr>
          <w:ilvl w:val="0"/>
          <w:numId w:val="24"/>
        </w:numPr>
      </w:pPr>
      <w:r>
        <w:t xml:space="preserve">RPGA - </w:t>
      </w:r>
      <w:proofErr w:type="spellStart"/>
      <w:r>
        <w:t>DnD</w:t>
      </w:r>
      <w:proofErr w:type="spellEnd"/>
    </w:p>
    <w:p w14:paraId="6856D7A1" w14:textId="77777777" w:rsidR="00FF78CC" w:rsidRDefault="00FF78CC" w:rsidP="00FF78CC">
      <w:pPr>
        <w:pStyle w:val="ListParagraph"/>
        <w:numPr>
          <w:ilvl w:val="0"/>
          <w:numId w:val="24"/>
        </w:numPr>
      </w:pPr>
      <w:r>
        <w:t>Magic</w:t>
      </w:r>
    </w:p>
    <w:p w14:paraId="669B206A" w14:textId="77777777" w:rsidR="00FF78CC" w:rsidRDefault="00FF78CC" w:rsidP="00FF78CC">
      <w:pPr>
        <w:pStyle w:val="ListParagraph"/>
        <w:numPr>
          <w:ilvl w:val="0"/>
          <w:numId w:val="24"/>
        </w:numPr>
      </w:pPr>
      <w:r>
        <w:t>Warhammer 40K</w:t>
      </w:r>
    </w:p>
    <w:p w14:paraId="6837760C" w14:textId="77777777" w:rsidR="00FF78CC" w:rsidRDefault="00FF78CC" w:rsidP="00FF78CC">
      <w:pPr>
        <w:pStyle w:val="ListParagraph"/>
        <w:numPr>
          <w:ilvl w:val="0"/>
          <w:numId w:val="24"/>
        </w:numPr>
      </w:pPr>
      <w:r>
        <w:t>Warlord/CAV</w:t>
      </w:r>
    </w:p>
    <w:p w14:paraId="32B887A5" w14:textId="77777777" w:rsidR="00FF78CC" w:rsidRDefault="00FF78CC" w:rsidP="00FF78CC">
      <w:pPr>
        <w:pStyle w:val="ListParagraph"/>
        <w:numPr>
          <w:ilvl w:val="0"/>
          <w:numId w:val="24"/>
        </w:numPr>
      </w:pPr>
      <w:r>
        <w:t>Paint &amp; Take</w:t>
      </w:r>
    </w:p>
    <w:p w14:paraId="6C38A43F" w14:textId="77777777" w:rsidR="00FF78CC" w:rsidRDefault="00FF78CC" w:rsidP="00FF78CC">
      <w:pPr>
        <w:pStyle w:val="ListParagraph"/>
        <w:numPr>
          <w:ilvl w:val="0"/>
          <w:numId w:val="24"/>
        </w:numPr>
      </w:pPr>
      <w:r>
        <w:t>Fig Paint contest</w:t>
      </w:r>
    </w:p>
    <w:p w14:paraId="540206E3" w14:textId="77777777" w:rsidR="00FF78CC" w:rsidRDefault="00FF78CC" w:rsidP="00FF78CC">
      <w:pPr>
        <w:pStyle w:val="ListParagraph"/>
        <w:numPr>
          <w:ilvl w:val="0"/>
          <w:numId w:val="24"/>
        </w:numPr>
      </w:pPr>
      <w:r>
        <w:t>Fantasy Flight Guy</w:t>
      </w:r>
    </w:p>
    <w:p w14:paraId="6CCF11FF" w14:textId="77777777" w:rsidR="00FF78CC" w:rsidRDefault="00FF78CC" w:rsidP="00FF78CC">
      <w:pPr>
        <w:pStyle w:val="ListParagraph"/>
        <w:numPr>
          <w:ilvl w:val="0"/>
          <w:numId w:val="24"/>
        </w:numPr>
      </w:pPr>
      <w:proofErr w:type="spellStart"/>
      <w:r>
        <w:t>Showdowrun</w:t>
      </w:r>
      <w:proofErr w:type="spellEnd"/>
    </w:p>
    <w:p w14:paraId="5EF2542D" w14:textId="77777777" w:rsidR="00FF78CC" w:rsidRDefault="00FF78CC" w:rsidP="00FF78CC">
      <w:pPr>
        <w:pStyle w:val="ListParagraph"/>
        <w:numPr>
          <w:ilvl w:val="0"/>
          <w:numId w:val="24"/>
        </w:numPr>
      </w:pPr>
      <w:r>
        <w:t>Vamp</w:t>
      </w:r>
    </w:p>
    <w:p w14:paraId="11943BF6" w14:textId="77777777" w:rsidR="00FF78CC" w:rsidRDefault="00FF78CC" w:rsidP="00FF78CC">
      <w:pPr>
        <w:pStyle w:val="ListParagraph"/>
        <w:numPr>
          <w:ilvl w:val="0"/>
          <w:numId w:val="24"/>
        </w:numPr>
      </w:pPr>
      <w:r>
        <w:t>Apples to Apples</w:t>
      </w:r>
      <w:r>
        <w:tab/>
        <w:t>- Kat</w:t>
      </w:r>
    </w:p>
    <w:p w14:paraId="7ECCF846" w14:textId="77777777" w:rsidR="00FF78CC" w:rsidRDefault="00FF78CC" w:rsidP="00FF78CC">
      <w:pPr>
        <w:pStyle w:val="ListParagraph"/>
        <w:numPr>
          <w:ilvl w:val="0"/>
          <w:numId w:val="24"/>
        </w:numPr>
      </w:pPr>
      <w:r>
        <w:t>Game Design Contest</w:t>
      </w:r>
    </w:p>
    <w:p w14:paraId="185D8035" w14:textId="77777777" w:rsidR="00FF78CC" w:rsidRDefault="00FF78CC" w:rsidP="00FF78CC">
      <w:pPr>
        <w:pStyle w:val="ListParagraph"/>
        <w:numPr>
          <w:ilvl w:val="0"/>
          <w:numId w:val="24"/>
        </w:numPr>
      </w:pPr>
      <w:r>
        <w:t>Diplomacy</w:t>
      </w:r>
      <w:r>
        <w:tab/>
        <w:t>- Lewis</w:t>
      </w:r>
    </w:p>
    <w:p w14:paraId="560C1E96" w14:textId="77777777" w:rsidR="00FF78CC" w:rsidRDefault="00FF78CC" w:rsidP="00FF78CC">
      <w:pPr>
        <w:pStyle w:val="ListParagraph"/>
        <w:numPr>
          <w:ilvl w:val="0"/>
          <w:numId w:val="24"/>
        </w:numPr>
      </w:pPr>
      <w:r>
        <w:t>Munchkin</w:t>
      </w:r>
      <w:r>
        <w:tab/>
        <w:t>- Kat</w:t>
      </w:r>
    </w:p>
    <w:p w14:paraId="29FE3636" w14:textId="77777777" w:rsidR="00FF78CC" w:rsidRDefault="00FF78CC" w:rsidP="00FF78CC"/>
    <w:p w14:paraId="187287AB" w14:textId="77777777" w:rsidR="00FF78CC" w:rsidRDefault="00FF78CC" w:rsidP="00FF78CC">
      <w:r>
        <w:t>Vendors: - All confirmed</w:t>
      </w:r>
    </w:p>
    <w:p w14:paraId="7CCB5A9F" w14:textId="77777777" w:rsidR="00FF78CC" w:rsidRDefault="00FF78CC" w:rsidP="00FF78CC">
      <w:pPr>
        <w:pStyle w:val="ListParagraph"/>
        <w:numPr>
          <w:ilvl w:val="0"/>
          <w:numId w:val="23"/>
        </w:numPr>
      </w:pPr>
      <w:r>
        <w:t>Hobby Town</w:t>
      </w:r>
    </w:p>
    <w:p w14:paraId="20608C1C" w14:textId="77777777" w:rsidR="00FF78CC" w:rsidRDefault="00FF78CC" w:rsidP="00FF78CC">
      <w:pPr>
        <w:pStyle w:val="ListParagraph"/>
        <w:numPr>
          <w:ilvl w:val="0"/>
          <w:numId w:val="23"/>
        </w:numPr>
      </w:pPr>
      <w:r>
        <w:t>Weapons in the Wood</w:t>
      </w:r>
    </w:p>
    <w:p w14:paraId="32EBDBE0" w14:textId="77777777" w:rsidR="00FF78CC" w:rsidRDefault="00FF78CC" w:rsidP="00FF78CC">
      <w:pPr>
        <w:pStyle w:val="ListParagraph"/>
        <w:numPr>
          <w:ilvl w:val="0"/>
          <w:numId w:val="23"/>
        </w:numPr>
      </w:pPr>
      <w:r>
        <w:t>Acme</w:t>
      </w:r>
    </w:p>
    <w:p w14:paraId="1D5EE1B7" w14:textId="77777777" w:rsidR="00FF78CC" w:rsidRDefault="00FF78CC" w:rsidP="00FF78CC">
      <w:r>
        <w:tab/>
      </w:r>
    </w:p>
    <w:p w14:paraId="5C05EBF1" w14:textId="77777777" w:rsidR="00FF78CC" w:rsidRDefault="00FF78CC" w:rsidP="00FF78CC">
      <w:r>
        <w:t>Speakers:</w:t>
      </w:r>
    </w:p>
    <w:p w14:paraId="6A395ACF" w14:textId="77777777" w:rsidR="00FF78CC" w:rsidRDefault="00FF78CC" w:rsidP="00FF78CC">
      <w:pPr>
        <w:pStyle w:val="ListParagraph"/>
        <w:numPr>
          <w:ilvl w:val="0"/>
          <w:numId w:val="22"/>
        </w:numPr>
      </w:pPr>
      <w:r>
        <w:t>Jeff Tidball</w:t>
      </w:r>
    </w:p>
    <w:p w14:paraId="355DA45F" w14:textId="77777777" w:rsidR="00FF78CC" w:rsidRDefault="00FF78CC" w:rsidP="00FF78CC">
      <w:pPr>
        <w:pStyle w:val="ListParagraph"/>
        <w:numPr>
          <w:ilvl w:val="0"/>
          <w:numId w:val="22"/>
        </w:numPr>
      </w:pPr>
      <w:r>
        <w:t xml:space="preserve">Richard </w:t>
      </w:r>
      <w:proofErr w:type="spellStart"/>
      <w:r>
        <w:t>Dansky</w:t>
      </w:r>
      <w:proofErr w:type="spellEnd"/>
    </w:p>
    <w:p w14:paraId="64779CF0" w14:textId="77777777" w:rsidR="00FF78CC" w:rsidRDefault="00FF78CC" w:rsidP="00FF78CC"/>
    <w:p w14:paraId="5BCC8784" w14:textId="77777777" w:rsidR="00FF78CC" w:rsidRDefault="00FF78CC" w:rsidP="00FF78CC">
      <w:r>
        <w:lastRenderedPageBreak/>
        <w:t>Other:</w:t>
      </w:r>
    </w:p>
    <w:p w14:paraId="5077B51C" w14:textId="77777777" w:rsidR="00FF78CC" w:rsidRDefault="00FF78CC" w:rsidP="00FF78CC">
      <w:pPr>
        <w:pStyle w:val="ListParagraph"/>
        <w:numPr>
          <w:ilvl w:val="1"/>
          <w:numId w:val="21"/>
        </w:numPr>
        <w:ind w:left="360"/>
      </w:pPr>
      <w:r>
        <w:t>Fred</w:t>
      </w:r>
    </w:p>
    <w:p w14:paraId="1B6BCB11" w14:textId="77777777" w:rsidR="00FF78CC" w:rsidRDefault="00FF78CC" w:rsidP="00FF78CC">
      <w:pPr>
        <w:pStyle w:val="ListParagraph"/>
        <w:numPr>
          <w:ilvl w:val="1"/>
          <w:numId w:val="21"/>
        </w:numPr>
        <w:ind w:left="360"/>
      </w:pPr>
      <w:r>
        <w:t>Movies (Rocky Horror Picture Show)</w:t>
      </w:r>
    </w:p>
    <w:p w14:paraId="115A0121" w14:textId="77777777" w:rsidR="00FF78CC" w:rsidRDefault="00FF78CC" w:rsidP="00FF78CC">
      <w:pPr>
        <w:pStyle w:val="ListParagraph"/>
        <w:numPr>
          <w:ilvl w:val="1"/>
          <w:numId w:val="21"/>
        </w:numPr>
        <w:ind w:left="360"/>
      </w:pPr>
      <w:r>
        <w:t xml:space="preserve">Video Games - Possibly </w:t>
      </w:r>
      <w:proofErr w:type="spellStart"/>
      <w:r>
        <w:t>SooFoo</w:t>
      </w:r>
      <w:proofErr w:type="spellEnd"/>
      <w:r>
        <w:t xml:space="preserve"> Gamers?</w:t>
      </w:r>
    </w:p>
    <w:p w14:paraId="44E9FA12" w14:textId="77777777" w:rsidR="00FF78CC" w:rsidRDefault="00FF78CC" w:rsidP="00FF78CC"/>
    <w:p w14:paraId="5F2B6F63" w14:textId="77777777" w:rsidR="00FF78CC" w:rsidRDefault="00FF78CC" w:rsidP="00FF78CC">
      <w:r>
        <w:t>Suggested events:</w:t>
      </w:r>
    </w:p>
    <w:p w14:paraId="205D038E" w14:textId="77777777" w:rsidR="00FF78CC" w:rsidRDefault="00FF78CC" w:rsidP="00FF78CC">
      <w:pPr>
        <w:pStyle w:val="ListParagraph"/>
        <w:numPr>
          <w:ilvl w:val="0"/>
          <w:numId w:val="20"/>
        </w:numPr>
      </w:pPr>
      <w:r>
        <w:t>Poker</w:t>
      </w:r>
    </w:p>
    <w:p w14:paraId="2B5E2937" w14:textId="77777777" w:rsidR="00FF78CC" w:rsidRDefault="00FF78CC" w:rsidP="00FF78CC">
      <w:pPr>
        <w:pStyle w:val="ListParagraph"/>
        <w:numPr>
          <w:ilvl w:val="0"/>
          <w:numId w:val="20"/>
        </w:numPr>
      </w:pPr>
      <w:r>
        <w:t>Magic Deck Tech w/ Casey</w:t>
      </w:r>
    </w:p>
    <w:p w14:paraId="565FF986" w14:textId="77777777" w:rsidR="00FF78CC" w:rsidRDefault="00FF78CC" w:rsidP="00FF78CC">
      <w:pPr>
        <w:pStyle w:val="ListParagraph"/>
        <w:numPr>
          <w:ilvl w:val="0"/>
          <w:numId w:val="20"/>
        </w:numPr>
      </w:pPr>
      <w:r>
        <w:t>Risk</w:t>
      </w:r>
    </w:p>
    <w:p w14:paraId="3AF45BA7" w14:textId="77777777" w:rsidR="00FF78CC" w:rsidRDefault="00FF78CC" w:rsidP="00FF78CC">
      <w:pPr>
        <w:pStyle w:val="ListParagraph"/>
        <w:numPr>
          <w:ilvl w:val="0"/>
          <w:numId w:val="20"/>
        </w:numPr>
      </w:pPr>
      <w:r>
        <w:t>Munchkin</w:t>
      </w:r>
    </w:p>
    <w:p w14:paraId="4B6CE491" w14:textId="77777777" w:rsidR="00FF78CC" w:rsidRDefault="00FF78CC" w:rsidP="00FF78CC">
      <w:pPr>
        <w:pStyle w:val="ListParagraph"/>
        <w:numPr>
          <w:ilvl w:val="0"/>
          <w:numId w:val="20"/>
        </w:numPr>
      </w:pPr>
      <w:r>
        <w:t>Dissent</w:t>
      </w:r>
    </w:p>
    <w:p w14:paraId="2B8972C8" w14:textId="77777777" w:rsidR="00FF78CC" w:rsidRDefault="00FF78CC" w:rsidP="00FF78CC">
      <w:pPr>
        <w:pStyle w:val="ListParagraph"/>
        <w:numPr>
          <w:ilvl w:val="0"/>
          <w:numId w:val="20"/>
        </w:numPr>
      </w:pPr>
      <w:proofErr w:type="spellStart"/>
      <w:r>
        <w:t>Arkum</w:t>
      </w:r>
      <w:proofErr w:type="spellEnd"/>
      <w:r>
        <w:t xml:space="preserve"> Horror</w:t>
      </w:r>
    </w:p>
    <w:p w14:paraId="53052FE8" w14:textId="77777777" w:rsidR="00FF78CC" w:rsidRDefault="00FF78CC" w:rsidP="00FF78CC">
      <w:pPr>
        <w:pStyle w:val="ListParagraph"/>
        <w:numPr>
          <w:ilvl w:val="0"/>
          <w:numId w:val="20"/>
        </w:numPr>
      </w:pPr>
      <w:r>
        <w:t>Betrayal</w:t>
      </w:r>
    </w:p>
    <w:p w14:paraId="090BBB8A" w14:textId="77777777" w:rsidR="00FF78CC" w:rsidRDefault="00FF78CC" w:rsidP="00FF78CC">
      <w:pPr>
        <w:pStyle w:val="ListParagraph"/>
        <w:numPr>
          <w:ilvl w:val="0"/>
          <w:numId w:val="20"/>
        </w:numPr>
      </w:pPr>
      <w:r>
        <w:t>Sorry</w:t>
      </w:r>
    </w:p>
    <w:p w14:paraId="222651F6" w14:textId="77777777" w:rsidR="00FF78CC" w:rsidRDefault="00FF78CC" w:rsidP="00FF78CC">
      <w:pPr>
        <w:pStyle w:val="ListParagraph"/>
        <w:numPr>
          <w:ilvl w:val="0"/>
          <w:numId w:val="20"/>
        </w:numPr>
      </w:pPr>
      <w:r>
        <w:t>Monopoly</w:t>
      </w:r>
    </w:p>
    <w:p w14:paraId="33230004" w14:textId="77777777" w:rsidR="00FF78CC" w:rsidRDefault="00FF78CC" w:rsidP="00FF78CC">
      <w:pPr>
        <w:pStyle w:val="ListParagraph"/>
        <w:numPr>
          <w:ilvl w:val="0"/>
          <w:numId w:val="20"/>
        </w:numPr>
      </w:pPr>
      <w:proofErr w:type="spellStart"/>
      <w:r>
        <w:t>Yatzee</w:t>
      </w:r>
      <w:proofErr w:type="spellEnd"/>
    </w:p>
    <w:p w14:paraId="60C47563" w14:textId="77777777" w:rsidR="00FF78CC" w:rsidRDefault="00FF78CC" w:rsidP="00FF78CC">
      <w:pPr>
        <w:pStyle w:val="ListParagraph"/>
        <w:numPr>
          <w:ilvl w:val="0"/>
          <w:numId w:val="20"/>
        </w:numPr>
      </w:pPr>
      <w:r>
        <w:t>Uno</w:t>
      </w:r>
    </w:p>
    <w:p w14:paraId="6BD8524B" w14:textId="77777777" w:rsidR="00FF78CC" w:rsidRDefault="00FF78CC" w:rsidP="00FF78CC">
      <w:pPr>
        <w:pStyle w:val="ListParagraph"/>
        <w:numPr>
          <w:ilvl w:val="0"/>
          <w:numId w:val="20"/>
        </w:numPr>
      </w:pPr>
      <w:r>
        <w:t>Phase 10</w:t>
      </w:r>
    </w:p>
    <w:p w14:paraId="64DA06B2" w14:textId="77777777" w:rsidR="00FF78CC" w:rsidRDefault="00FF78CC" w:rsidP="00FF78CC">
      <w:pPr>
        <w:pStyle w:val="ListParagraph"/>
        <w:numPr>
          <w:ilvl w:val="0"/>
          <w:numId w:val="20"/>
        </w:numPr>
      </w:pPr>
      <w:r>
        <w:t xml:space="preserve">Brian </w:t>
      </w:r>
      <w:proofErr w:type="spellStart"/>
      <w:r>
        <w:t>Hegdall</w:t>
      </w:r>
      <w:proofErr w:type="spellEnd"/>
      <w:r>
        <w:t xml:space="preserve"> - ASL</w:t>
      </w:r>
    </w:p>
    <w:p w14:paraId="1B3FD9D2" w14:textId="77777777" w:rsidR="00FF78CC" w:rsidRDefault="00FF78CC" w:rsidP="00FF78CC">
      <w:pPr>
        <w:pStyle w:val="ListParagraph"/>
        <w:numPr>
          <w:ilvl w:val="0"/>
          <w:numId w:val="20"/>
        </w:numPr>
      </w:pPr>
      <w:r>
        <w:t>SCA</w:t>
      </w:r>
    </w:p>
    <w:p w14:paraId="7B940A21" w14:textId="77777777" w:rsidR="00FF78CC" w:rsidRDefault="00FF78CC" w:rsidP="00FF78CC">
      <w:pPr>
        <w:pStyle w:val="ListParagraph"/>
        <w:numPr>
          <w:ilvl w:val="0"/>
          <w:numId w:val="20"/>
        </w:numPr>
      </w:pPr>
      <w:r>
        <w:t>Five Stones</w:t>
      </w:r>
    </w:p>
    <w:p w14:paraId="795580B5" w14:textId="77777777" w:rsidR="00FF78CC" w:rsidRDefault="00FF78CC" w:rsidP="00FF78CC"/>
    <w:p w14:paraId="60378F2C" w14:textId="77777777" w:rsidR="00FF78CC" w:rsidRDefault="00FF78CC" w:rsidP="00FF78CC">
      <w:r>
        <w:t>TODO:</w:t>
      </w:r>
    </w:p>
    <w:p w14:paraId="4E7C68B8" w14:textId="77777777" w:rsidR="00FF78CC" w:rsidRDefault="00FF78CC" w:rsidP="00FF78CC">
      <w:pPr>
        <w:pStyle w:val="ListParagraph"/>
        <w:numPr>
          <w:ilvl w:val="0"/>
          <w:numId w:val="19"/>
        </w:numPr>
      </w:pPr>
      <w:proofErr w:type="spellStart"/>
      <w:r>
        <w:t>Sign ups</w:t>
      </w:r>
      <w:proofErr w:type="spellEnd"/>
      <w:r>
        <w:t xml:space="preserve"> for work</w:t>
      </w:r>
    </w:p>
    <w:p w14:paraId="15CA3D9A" w14:textId="77777777" w:rsidR="00FF78CC" w:rsidRDefault="00FF78CC" w:rsidP="00FF78CC">
      <w:pPr>
        <w:pStyle w:val="ListParagraph"/>
        <w:numPr>
          <w:ilvl w:val="0"/>
          <w:numId w:val="19"/>
        </w:numPr>
      </w:pPr>
      <w:proofErr w:type="spellStart"/>
      <w:r>
        <w:t>Schuduling</w:t>
      </w:r>
      <w:proofErr w:type="spellEnd"/>
      <w:r>
        <w:t xml:space="preserve"> for work</w:t>
      </w:r>
    </w:p>
    <w:p w14:paraId="0AA9FFDC" w14:textId="77777777" w:rsidR="00FF78CC" w:rsidRDefault="00FF78CC" w:rsidP="00FF78CC">
      <w:pPr>
        <w:pStyle w:val="ListParagraph"/>
        <w:numPr>
          <w:ilvl w:val="0"/>
          <w:numId w:val="19"/>
        </w:numPr>
      </w:pPr>
      <w:r>
        <w:t xml:space="preserve">Line up </w:t>
      </w:r>
      <w:proofErr w:type="spellStart"/>
      <w:r>
        <w:t>consession</w:t>
      </w:r>
      <w:proofErr w:type="spellEnd"/>
      <w:r>
        <w:t xml:space="preserve"> equipment</w:t>
      </w:r>
    </w:p>
    <w:p w14:paraId="36C95644" w14:textId="77777777" w:rsidR="00FF78CC" w:rsidRDefault="00FF78CC" w:rsidP="00FF78CC">
      <w:pPr>
        <w:pStyle w:val="ListParagraph"/>
        <w:numPr>
          <w:ilvl w:val="0"/>
          <w:numId w:val="19"/>
        </w:numPr>
      </w:pPr>
      <w:r>
        <w:t>Talk to SCA</w:t>
      </w:r>
    </w:p>
    <w:p w14:paraId="64FF4325" w14:textId="77777777" w:rsidR="00FF78CC" w:rsidRDefault="00FF78CC" w:rsidP="00FF78CC">
      <w:pPr>
        <w:pStyle w:val="ListParagraph"/>
        <w:numPr>
          <w:ilvl w:val="0"/>
          <w:numId w:val="19"/>
        </w:numPr>
      </w:pPr>
      <w:r>
        <w:t>List of where the big posters go</w:t>
      </w:r>
    </w:p>
    <w:p w14:paraId="2FBFD77B" w14:textId="77777777" w:rsidR="00FF78CC" w:rsidRDefault="00FF78CC" w:rsidP="00FF78CC">
      <w:pPr>
        <w:pStyle w:val="ListParagraph"/>
        <w:numPr>
          <w:ilvl w:val="0"/>
          <w:numId w:val="19"/>
        </w:numPr>
      </w:pPr>
      <w:r>
        <w:t>Put together menu and prices</w:t>
      </w:r>
    </w:p>
    <w:p w14:paraId="6DBA58E1" w14:textId="77777777" w:rsidR="00FF78CC" w:rsidRDefault="00FF78CC" w:rsidP="00FF78CC">
      <w:pPr>
        <w:pStyle w:val="ListParagraph"/>
        <w:numPr>
          <w:ilvl w:val="0"/>
          <w:numId w:val="19"/>
        </w:numPr>
      </w:pPr>
      <w:r>
        <w:t xml:space="preserve">States </w:t>
      </w:r>
      <w:proofErr w:type="spellStart"/>
      <w:r>
        <w:t>attourney</w:t>
      </w:r>
      <w:proofErr w:type="spellEnd"/>
    </w:p>
    <w:p w14:paraId="20F0AFB8" w14:textId="77777777" w:rsidR="00FF78CC" w:rsidRDefault="00FF78CC" w:rsidP="00FF78CC">
      <w:pPr>
        <w:pStyle w:val="ListParagraph"/>
        <w:numPr>
          <w:ilvl w:val="0"/>
          <w:numId w:val="19"/>
        </w:numPr>
      </w:pPr>
      <w:r>
        <w:t xml:space="preserve">Talk to </w:t>
      </w:r>
      <w:proofErr w:type="spellStart"/>
      <w:r>
        <w:t>AmericInn</w:t>
      </w:r>
      <w:proofErr w:type="spellEnd"/>
      <w:r>
        <w:t xml:space="preserve"> and Super 8</w:t>
      </w:r>
    </w:p>
    <w:p w14:paraId="4C91E29C" w14:textId="77777777" w:rsidR="00FF78CC" w:rsidRDefault="00FF78CC" w:rsidP="00FF78CC">
      <w:pPr>
        <w:pStyle w:val="ListParagraph"/>
        <w:numPr>
          <w:ilvl w:val="0"/>
          <w:numId w:val="19"/>
        </w:numPr>
      </w:pPr>
      <w:r>
        <w:t>Reserve rooms for people</w:t>
      </w:r>
    </w:p>
    <w:p w14:paraId="13AF606D" w14:textId="77777777" w:rsidR="00FF78CC" w:rsidRDefault="00FF78CC" w:rsidP="00FF78CC">
      <w:pPr>
        <w:pStyle w:val="ListParagraph"/>
        <w:numPr>
          <w:ilvl w:val="0"/>
          <w:numId w:val="19"/>
        </w:numPr>
      </w:pPr>
      <w:r>
        <w:t>Layout</w:t>
      </w:r>
    </w:p>
    <w:p w14:paraId="4A1302B3" w14:textId="77777777" w:rsidR="00FF78CC" w:rsidRDefault="00FF78CC" w:rsidP="00FF78CC">
      <w:pPr>
        <w:pStyle w:val="ListParagraph"/>
        <w:numPr>
          <w:ilvl w:val="0"/>
          <w:numId w:val="19"/>
        </w:numPr>
      </w:pPr>
      <w:r>
        <w:t>Talk to Gary's about baked goods</w:t>
      </w:r>
    </w:p>
    <w:p w14:paraId="565B6358" w14:textId="77777777" w:rsidR="00FF78CC" w:rsidRDefault="00FF78CC" w:rsidP="00FF78CC">
      <w:pPr>
        <w:pStyle w:val="ListParagraph"/>
        <w:numPr>
          <w:ilvl w:val="0"/>
          <w:numId w:val="19"/>
        </w:numPr>
      </w:pPr>
      <w:r>
        <w:t>Scott - Sunshine</w:t>
      </w:r>
    </w:p>
    <w:p w14:paraId="0AFF0A67" w14:textId="77777777" w:rsidR="00FF78CC" w:rsidRDefault="00FF78CC" w:rsidP="00FF78CC">
      <w:pPr>
        <w:pStyle w:val="ListParagraph"/>
        <w:numPr>
          <w:ilvl w:val="0"/>
          <w:numId w:val="19"/>
        </w:numPr>
      </w:pPr>
      <w:r>
        <w:t>High schoolers and baked goods</w:t>
      </w:r>
    </w:p>
    <w:p w14:paraId="753EC650" w14:textId="77777777" w:rsidR="00FF78CC" w:rsidRDefault="00FF78CC" w:rsidP="00FF78CC">
      <w:pPr>
        <w:pStyle w:val="ListParagraph"/>
        <w:numPr>
          <w:ilvl w:val="0"/>
          <w:numId w:val="19"/>
        </w:numPr>
      </w:pPr>
      <w:r>
        <w:lastRenderedPageBreak/>
        <w:t>reserve equipment and list</w:t>
      </w:r>
    </w:p>
    <w:p w14:paraId="044AF469" w14:textId="77777777" w:rsidR="00FF78CC" w:rsidRDefault="00FF78CC" w:rsidP="00FF78CC">
      <w:pPr>
        <w:pStyle w:val="ListParagraph"/>
        <w:numPr>
          <w:ilvl w:val="0"/>
          <w:numId w:val="19"/>
        </w:numPr>
      </w:pPr>
      <w:r>
        <w:t>Large poster</w:t>
      </w:r>
    </w:p>
    <w:p w14:paraId="4A8F11AC" w14:textId="77777777" w:rsidR="00FF78CC" w:rsidRDefault="00FF78CC" w:rsidP="00FF78CC">
      <w:pPr>
        <w:pStyle w:val="ListParagraph"/>
        <w:numPr>
          <w:ilvl w:val="0"/>
          <w:numId w:val="19"/>
        </w:numPr>
      </w:pPr>
      <w:r>
        <w:t>Next year's dates and ad</w:t>
      </w:r>
    </w:p>
    <w:p w14:paraId="6DA5CFCB" w14:textId="77777777" w:rsidR="00FF78CC" w:rsidRDefault="00FF78CC" w:rsidP="00FF78CC">
      <w:pPr>
        <w:pStyle w:val="ListParagraph"/>
        <w:numPr>
          <w:ilvl w:val="0"/>
          <w:numId w:val="19"/>
        </w:numPr>
      </w:pPr>
      <w:r>
        <w:t>Nail down schedule for booklets</w:t>
      </w:r>
    </w:p>
    <w:p w14:paraId="0D21968F" w14:textId="77777777" w:rsidR="00FF78CC" w:rsidRDefault="00FF78CC" w:rsidP="00FF78CC">
      <w:pPr>
        <w:pStyle w:val="ListParagraph"/>
        <w:numPr>
          <w:ilvl w:val="0"/>
          <w:numId w:val="19"/>
        </w:numPr>
      </w:pPr>
      <w:r>
        <w:t>School paper add</w:t>
      </w:r>
    </w:p>
    <w:p w14:paraId="5C99B082" w14:textId="77777777" w:rsidR="00FF78CC" w:rsidRDefault="00FF78CC" w:rsidP="00FF78CC">
      <w:pPr>
        <w:pStyle w:val="ListParagraph"/>
        <w:numPr>
          <w:ilvl w:val="0"/>
          <w:numId w:val="19"/>
        </w:numPr>
      </w:pPr>
      <w:r>
        <w:t>KDSU</w:t>
      </w:r>
    </w:p>
    <w:p w14:paraId="0F154CC9" w14:textId="77777777" w:rsidR="00FF78CC" w:rsidRDefault="00FF78CC" w:rsidP="00FF78CC">
      <w:pPr>
        <w:pStyle w:val="ListParagraph"/>
        <w:numPr>
          <w:ilvl w:val="0"/>
          <w:numId w:val="19"/>
        </w:numPr>
      </w:pPr>
      <w:r>
        <w:t>Talk to Steve about recycling</w:t>
      </w:r>
    </w:p>
    <w:p w14:paraId="3F2F8187" w14:textId="77777777" w:rsidR="00FF78CC" w:rsidRDefault="00FF78CC" w:rsidP="00FF78CC">
      <w:pPr>
        <w:pStyle w:val="ListParagraph"/>
        <w:numPr>
          <w:ilvl w:val="0"/>
          <w:numId w:val="19"/>
        </w:numPr>
      </w:pPr>
      <w:r>
        <w:t>Get more trash cans</w:t>
      </w:r>
    </w:p>
    <w:p w14:paraId="1C88EEF6" w14:textId="77777777" w:rsidR="00FF78CC" w:rsidRDefault="00FF78CC" w:rsidP="00FF78CC">
      <w:pPr>
        <w:pStyle w:val="ListParagraph"/>
        <w:numPr>
          <w:ilvl w:val="0"/>
          <w:numId w:val="19"/>
        </w:numPr>
      </w:pPr>
      <w:r>
        <w:t>Website</w:t>
      </w:r>
    </w:p>
    <w:p w14:paraId="4C4421D1" w14:textId="77777777" w:rsidR="00FF78CC" w:rsidRDefault="00FF78CC" w:rsidP="00FF78CC">
      <w:pPr>
        <w:pStyle w:val="ListParagraph"/>
        <w:numPr>
          <w:ilvl w:val="0"/>
          <w:numId w:val="19"/>
        </w:numPr>
      </w:pPr>
      <w:r>
        <w:t>Photographer</w:t>
      </w:r>
    </w:p>
    <w:p w14:paraId="6CD22F95" w14:textId="77777777" w:rsidR="00FF78CC" w:rsidRDefault="00FF78CC" w:rsidP="00FF78CC">
      <w:pPr>
        <w:pStyle w:val="ListParagraph"/>
        <w:numPr>
          <w:ilvl w:val="0"/>
          <w:numId w:val="19"/>
        </w:numPr>
      </w:pPr>
      <w:r>
        <w:t>Community boards - Adam, Glenn</w:t>
      </w:r>
    </w:p>
    <w:p w14:paraId="56784D1B" w14:textId="77777777" w:rsidR="00FF78CC" w:rsidRDefault="00FF78CC" w:rsidP="00FF78CC">
      <w:pPr>
        <w:pStyle w:val="ListParagraph"/>
        <w:numPr>
          <w:ilvl w:val="0"/>
          <w:numId w:val="19"/>
        </w:numPr>
      </w:pPr>
      <w:r>
        <w:t>Entry sign</w:t>
      </w:r>
    </w:p>
    <w:p w14:paraId="6032E6E3" w14:textId="77777777" w:rsidR="00FF78CC" w:rsidRDefault="00FF78CC" w:rsidP="00FF78CC">
      <w:pPr>
        <w:pStyle w:val="ListParagraph"/>
        <w:numPr>
          <w:ilvl w:val="0"/>
          <w:numId w:val="19"/>
        </w:numPr>
      </w:pPr>
      <w:r>
        <w:t>Sign in table</w:t>
      </w:r>
    </w:p>
    <w:p w14:paraId="1BD089C1" w14:textId="77777777" w:rsidR="00FF78CC" w:rsidRDefault="00FF78CC" w:rsidP="00FF78CC">
      <w:pPr>
        <w:pStyle w:val="ListParagraph"/>
        <w:numPr>
          <w:ilvl w:val="0"/>
          <w:numId w:val="19"/>
        </w:numPr>
      </w:pPr>
      <w:r>
        <w:t>Signage</w:t>
      </w:r>
    </w:p>
    <w:p w14:paraId="2A416B2F" w14:textId="77777777" w:rsidR="00FF78CC" w:rsidRDefault="00FF78CC" w:rsidP="00FF78CC">
      <w:pPr>
        <w:pStyle w:val="ListParagraph"/>
        <w:numPr>
          <w:ilvl w:val="0"/>
          <w:numId w:val="19"/>
        </w:numPr>
      </w:pPr>
      <w:r>
        <w:t>Nametags</w:t>
      </w:r>
    </w:p>
    <w:p w14:paraId="2AB9BB26" w14:textId="77777777" w:rsidR="00FF78CC" w:rsidRDefault="00FF78CC" w:rsidP="00FF78CC">
      <w:pPr>
        <w:pStyle w:val="Heading2"/>
      </w:pPr>
      <w:bookmarkStart w:id="138" w:name="_Toc404097777"/>
      <w:bookmarkStart w:id="139" w:name="_Toc461554801"/>
      <w:proofErr w:type="spellStart"/>
      <w:r>
        <w:t>Nanocon</w:t>
      </w:r>
      <w:proofErr w:type="spellEnd"/>
      <w:r>
        <w:t xml:space="preserve"> 8 Wrap Up notes</w:t>
      </w:r>
      <w:bookmarkEnd w:id="138"/>
      <w:bookmarkEnd w:id="139"/>
    </w:p>
    <w:p w14:paraId="324D68D0" w14:textId="77777777" w:rsidR="00FF78CC" w:rsidRDefault="00FF78CC" w:rsidP="00FF78CC">
      <w:pPr>
        <w:pStyle w:val="ListParagraph"/>
        <w:ind w:left="0"/>
      </w:pPr>
      <w:proofErr w:type="spellStart"/>
      <w:r>
        <w:t>AllStudent</w:t>
      </w:r>
      <w:proofErr w:type="spellEnd"/>
      <w:r>
        <w:t>/</w:t>
      </w:r>
      <w:proofErr w:type="spellStart"/>
      <w:r>
        <w:t>AllStaff</w:t>
      </w:r>
      <w:proofErr w:type="spellEnd"/>
      <w:r>
        <w:t xml:space="preserve"> notification</w:t>
      </w:r>
    </w:p>
    <w:p w14:paraId="5EBABC64" w14:textId="77777777" w:rsidR="00FF78CC" w:rsidRDefault="00FF78CC" w:rsidP="00FF78CC">
      <w:pPr>
        <w:pStyle w:val="ListParagraph"/>
        <w:ind w:left="0"/>
      </w:pPr>
      <w:r>
        <w:t>Prices for paid events (</w:t>
      </w:r>
      <w:proofErr w:type="spellStart"/>
      <w:r>
        <w:t>SiS</w:t>
      </w:r>
      <w:proofErr w:type="spellEnd"/>
      <w:r>
        <w:t>)</w:t>
      </w:r>
    </w:p>
    <w:p w14:paraId="3CDA3773" w14:textId="77777777" w:rsidR="00FF78CC" w:rsidRDefault="00FF78CC" w:rsidP="00FF78CC">
      <w:pPr>
        <w:pStyle w:val="ListParagraph"/>
        <w:ind w:left="0"/>
      </w:pPr>
      <w:r>
        <w:t>Power strips</w:t>
      </w:r>
    </w:p>
    <w:p w14:paraId="1A8DF891" w14:textId="77777777" w:rsidR="00FF78CC" w:rsidRDefault="00FF78CC" w:rsidP="00FF78CC">
      <w:pPr>
        <w:pStyle w:val="ListParagraph"/>
        <w:ind w:left="0"/>
      </w:pPr>
      <w:r>
        <w:t>Paper for counter/Thane tables</w:t>
      </w:r>
    </w:p>
    <w:p w14:paraId="53859895" w14:textId="77777777" w:rsidR="00FF78CC" w:rsidRDefault="00FF78CC" w:rsidP="00FF78CC">
      <w:pPr>
        <w:pStyle w:val="ListParagraph"/>
        <w:ind w:left="0"/>
      </w:pPr>
      <w:r>
        <w:t>Talk to the drama department about theater scheduling</w:t>
      </w:r>
    </w:p>
    <w:p w14:paraId="473B7807" w14:textId="77777777" w:rsidR="00FF78CC" w:rsidRDefault="00FF78CC" w:rsidP="00FF78CC">
      <w:pPr>
        <w:pStyle w:val="ListParagraph"/>
        <w:ind w:left="0"/>
      </w:pPr>
      <w:r>
        <w:t>Pens</w:t>
      </w:r>
    </w:p>
    <w:p w14:paraId="4F786D99" w14:textId="77777777" w:rsidR="00FF78CC" w:rsidRDefault="00FF78CC" w:rsidP="00FF78CC">
      <w:pPr>
        <w:pStyle w:val="ListParagraph"/>
        <w:ind w:left="0"/>
      </w:pPr>
      <w:r>
        <w:t>Move Rock Band to hallway</w:t>
      </w:r>
    </w:p>
    <w:p w14:paraId="5A11643E" w14:textId="77777777" w:rsidR="00FF78CC" w:rsidRDefault="00FF78CC" w:rsidP="00FF78CC">
      <w:pPr>
        <w:pStyle w:val="ListParagraph"/>
        <w:ind w:left="0"/>
      </w:pPr>
      <w:r>
        <w:t xml:space="preserve">Have one hallway for </w:t>
      </w:r>
      <w:proofErr w:type="spellStart"/>
      <w:r>
        <w:t>SiS</w:t>
      </w:r>
      <w:proofErr w:type="spellEnd"/>
      <w:r>
        <w:t xml:space="preserve"> - weather dependent</w:t>
      </w:r>
    </w:p>
    <w:p w14:paraId="683F7A4F" w14:textId="77777777" w:rsidR="00FF78CC" w:rsidRDefault="00FF78CC" w:rsidP="00FF78CC">
      <w:pPr>
        <w:pStyle w:val="ListParagraph"/>
        <w:ind w:left="0"/>
      </w:pPr>
      <w:r>
        <w:t>Warhammer - couple people interested.  Try to get them back next year.</w:t>
      </w:r>
    </w:p>
    <w:p w14:paraId="66441618" w14:textId="77777777" w:rsidR="00FF78CC" w:rsidRDefault="00FF78CC" w:rsidP="00FF78CC">
      <w:pPr>
        <w:pStyle w:val="ListParagraph"/>
        <w:ind w:left="0"/>
      </w:pPr>
      <w:r>
        <w:t>Computer Club - Wants to come back next year.  Need to keep in contact with them for next year.</w:t>
      </w:r>
    </w:p>
    <w:p w14:paraId="5D10780D" w14:textId="77777777" w:rsidR="00FF78CC" w:rsidRDefault="00FF78CC" w:rsidP="00FF78CC">
      <w:pPr>
        <w:pStyle w:val="ListParagraph"/>
        <w:ind w:left="0"/>
      </w:pPr>
      <w:r>
        <w:t xml:space="preserve">Around noon Thursday - meet at </w:t>
      </w:r>
      <w:proofErr w:type="spellStart"/>
      <w:r>
        <w:t>enterance</w:t>
      </w:r>
      <w:proofErr w:type="spellEnd"/>
      <w:r>
        <w:t xml:space="preserve"> high school</w:t>
      </w:r>
    </w:p>
    <w:p w14:paraId="5BDA62B0" w14:textId="77777777" w:rsidR="00FF78CC" w:rsidRDefault="00FF78CC" w:rsidP="00FF78CC">
      <w:pPr>
        <w:pStyle w:val="ListParagraph"/>
        <w:ind w:left="0"/>
      </w:pPr>
      <w:r>
        <w:t>Need to get paperwork done to get sales tax back for Sam's Club</w:t>
      </w:r>
    </w:p>
    <w:p w14:paraId="6408DD37" w14:textId="77777777" w:rsidR="00FF78CC" w:rsidRDefault="00FF78CC" w:rsidP="00FF78CC">
      <w:pPr>
        <w:pStyle w:val="ListParagraph"/>
        <w:ind w:left="0"/>
      </w:pPr>
      <w:proofErr w:type="spellStart"/>
      <w:r>
        <w:t>Nanocon</w:t>
      </w:r>
      <w:proofErr w:type="spellEnd"/>
      <w:r>
        <w:t xml:space="preserve"> Shirts for Staffs - pre-ordered and </w:t>
      </w:r>
      <w:proofErr w:type="gramStart"/>
      <w:r>
        <w:t>have to</w:t>
      </w:r>
      <w:proofErr w:type="gramEnd"/>
      <w:r>
        <w:t xml:space="preserve"> paid.  If you get a shirt you are expected to work.</w:t>
      </w:r>
    </w:p>
    <w:p w14:paraId="431B7AAB" w14:textId="77777777" w:rsidR="00FF78CC" w:rsidRDefault="00FF78CC" w:rsidP="00FF78CC">
      <w:pPr>
        <w:pStyle w:val="ListParagraph"/>
        <w:ind w:left="0"/>
      </w:pPr>
      <w:r>
        <w:t>Need to talk vendors - talk to rainbow and invite them, confirm with everybody</w:t>
      </w:r>
    </w:p>
    <w:p w14:paraId="103DDD59" w14:textId="77777777" w:rsidR="00FF78CC" w:rsidRDefault="00FF78CC" w:rsidP="00FF78CC">
      <w:pPr>
        <w:pStyle w:val="ListParagraph"/>
        <w:ind w:left="0"/>
      </w:pPr>
      <w:r>
        <w:t>Get schedule filled up</w:t>
      </w:r>
    </w:p>
    <w:p w14:paraId="30615009" w14:textId="77777777" w:rsidR="00FF78CC" w:rsidRDefault="00FF78CC" w:rsidP="00FF78CC">
      <w:pPr>
        <w:pStyle w:val="ListParagraph"/>
        <w:ind w:left="0"/>
      </w:pPr>
      <w:r>
        <w:t xml:space="preserve">Need to get fliers, </w:t>
      </w:r>
      <w:proofErr w:type="spellStart"/>
      <w:r>
        <w:t>buisness</w:t>
      </w:r>
      <w:proofErr w:type="spellEnd"/>
      <w:r>
        <w:t xml:space="preserve"> cards and booklets done and send them out asap</w:t>
      </w:r>
    </w:p>
    <w:p w14:paraId="204845A9" w14:textId="77777777" w:rsidR="00FF78CC" w:rsidRDefault="00FF78CC" w:rsidP="00FF78CC">
      <w:pPr>
        <w:pStyle w:val="ListParagraph"/>
        <w:ind w:left="0"/>
      </w:pPr>
      <w:r>
        <w:t>Meetings every 3 weeks or once a month</w:t>
      </w:r>
    </w:p>
    <w:p w14:paraId="0FA51673" w14:textId="77777777" w:rsidR="00FF78CC" w:rsidRDefault="00FF78CC" w:rsidP="00FF78CC">
      <w:pPr>
        <w:pStyle w:val="ListParagraph"/>
        <w:ind w:left="0"/>
      </w:pPr>
      <w:r>
        <w:t xml:space="preserve">Make up a group for </w:t>
      </w:r>
      <w:proofErr w:type="spellStart"/>
      <w:r>
        <w:t>Nanocon</w:t>
      </w:r>
      <w:proofErr w:type="spellEnd"/>
      <w:r>
        <w:t xml:space="preserve"> on Yahoo</w:t>
      </w:r>
    </w:p>
    <w:p w14:paraId="4B5AFA24" w14:textId="77777777" w:rsidR="00FF78CC" w:rsidRDefault="00FF78CC" w:rsidP="00FF78CC">
      <w:pPr>
        <w:pStyle w:val="ListParagraph"/>
        <w:ind w:left="0"/>
      </w:pPr>
      <w:r>
        <w:t>Next meeting - Second Tuesday of December 8th</w:t>
      </w:r>
    </w:p>
    <w:p w14:paraId="7C3B120A" w14:textId="77777777" w:rsidR="00FF78CC" w:rsidRDefault="00FF78CC" w:rsidP="00FF78CC">
      <w:pPr>
        <w:pStyle w:val="ListParagraph"/>
        <w:ind w:left="0"/>
      </w:pPr>
    </w:p>
    <w:p w14:paraId="012FF71B" w14:textId="77777777" w:rsidR="00FF78CC" w:rsidRDefault="00FF78CC" w:rsidP="00FF78CC">
      <w:pPr>
        <w:pStyle w:val="ListParagraph"/>
        <w:ind w:left="0"/>
      </w:pPr>
    </w:p>
    <w:p w14:paraId="282788D2" w14:textId="77777777" w:rsidR="00FF78CC" w:rsidRDefault="00FF78CC" w:rsidP="00FF78CC">
      <w:pPr>
        <w:pStyle w:val="ListParagraph"/>
        <w:ind w:left="0"/>
      </w:pPr>
      <w:r>
        <w:lastRenderedPageBreak/>
        <w:t>The Good:</w:t>
      </w:r>
    </w:p>
    <w:p w14:paraId="0FB8BB1B" w14:textId="77777777" w:rsidR="00FF78CC" w:rsidRDefault="00FF78CC" w:rsidP="00FF78CC">
      <w:pPr>
        <w:pStyle w:val="ListParagraph"/>
        <w:numPr>
          <w:ilvl w:val="0"/>
          <w:numId w:val="27"/>
        </w:numPr>
        <w:ind w:left="0"/>
      </w:pPr>
      <w:proofErr w:type="spellStart"/>
      <w:r>
        <w:t>SiS</w:t>
      </w:r>
      <w:proofErr w:type="spellEnd"/>
    </w:p>
    <w:p w14:paraId="3CEEBF7B" w14:textId="77777777" w:rsidR="00FF78CC" w:rsidRDefault="00FF78CC" w:rsidP="00FF78CC">
      <w:pPr>
        <w:pStyle w:val="ListParagraph"/>
        <w:numPr>
          <w:ilvl w:val="0"/>
          <w:numId w:val="27"/>
        </w:numPr>
        <w:ind w:left="0"/>
      </w:pPr>
      <w:r>
        <w:t>Pizza</w:t>
      </w:r>
    </w:p>
    <w:p w14:paraId="2E34AA83" w14:textId="77777777" w:rsidR="00FF78CC" w:rsidRDefault="00FF78CC" w:rsidP="00FF78CC">
      <w:pPr>
        <w:pStyle w:val="ListParagraph"/>
        <w:numPr>
          <w:ilvl w:val="0"/>
          <w:numId w:val="27"/>
        </w:numPr>
        <w:ind w:left="0"/>
      </w:pPr>
      <w:r>
        <w:t>Concessions</w:t>
      </w:r>
    </w:p>
    <w:p w14:paraId="357E3710" w14:textId="77777777" w:rsidR="00FF78CC" w:rsidRDefault="00FF78CC" w:rsidP="00FF78CC">
      <w:pPr>
        <w:pStyle w:val="ListParagraph"/>
        <w:numPr>
          <w:ilvl w:val="0"/>
          <w:numId w:val="27"/>
        </w:numPr>
        <w:ind w:left="0"/>
      </w:pPr>
      <w:r>
        <w:t>video Games</w:t>
      </w:r>
    </w:p>
    <w:p w14:paraId="461321A0" w14:textId="77777777" w:rsidR="00FF78CC" w:rsidRDefault="00FF78CC" w:rsidP="00FF78CC">
      <w:pPr>
        <w:pStyle w:val="ListParagraph"/>
        <w:numPr>
          <w:ilvl w:val="0"/>
          <w:numId w:val="27"/>
        </w:numPr>
        <w:ind w:left="0"/>
      </w:pPr>
      <w:r>
        <w:t>High School kids helped a lot of concessions - quite a few of them wanted to come back next year.  Going to cut them a check of $250 this year.</w:t>
      </w:r>
    </w:p>
    <w:p w14:paraId="66FDD588" w14:textId="77777777" w:rsidR="00FF78CC" w:rsidRDefault="00FF78CC" w:rsidP="00FF78CC">
      <w:pPr>
        <w:pStyle w:val="ListParagraph"/>
        <w:numPr>
          <w:ilvl w:val="0"/>
          <w:numId w:val="27"/>
        </w:numPr>
        <w:ind w:left="0"/>
      </w:pPr>
      <w:r>
        <w:t>Dragons Den - running Magic was money well spent</w:t>
      </w:r>
    </w:p>
    <w:p w14:paraId="32F5BD84" w14:textId="77777777" w:rsidR="00FF78CC" w:rsidRDefault="00FF78CC" w:rsidP="00FF78CC">
      <w:pPr>
        <w:pStyle w:val="ListParagraph"/>
        <w:numPr>
          <w:ilvl w:val="0"/>
          <w:numId w:val="27"/>
        </w:numPr>
        <w:ind w:left="0"/>
      </w:pPr>
      <w:r>
        <w:t xml:space="preserve">Sis loves </w:t>
      </w:r>
      <w:proofErr w:type="spellStart"/>
      <w:r>
        <w:t>Nanocon</w:t>
      </w:r>
      <w:proofErr w:type="spellEnd"/>
      <w:r>
        <w:t>, loves being here, especially when the weather is great</w:t>
      </w:r>
    </w:p>
    <w:p w14:paraId="18743524" w14:textId="77777777" w:rsidR="00FF78CC" w:rsidRDefault="00FF78CC" w:rsidP="00FF78CC">
      <w:pPr>
        <w:pStyle w:val="ListParagraph"/>
        <w:ind w:left="0" w:firstLine="360"/>
      </w:pPr>
    </w:p>
    <w:p w14:paraId="3D2764CB" w14:textId="77777777" w:rsidR="00FF78CC" w:rsidRDefault="00FF78CC" w:rsidP="00FF78CC">
      <w:pPr>
        <w:pStyle w:val="ListParagraph"/>
        <w:ind w:left="0"/>
      </w:pPr>
    </w:p>
    <w:p w14:paraId="2B529ADC" w14:textId="77777777" w:rsidR="00FF78CC" w:rsidRDefault="00FF78CC" w:rsidP="00FF78CC">
      <w:pPr>
        <w:pStyle w:val="ListParagraph"/>
        <w:ind w:left="0"/>
      </w:pPr>
      <w:r>
        <w:t>The Bad:</w:t>
      </w:r>
    </w:p>
    <w:p w14:paraId="1B0BBEF8" w14:textId="77777777" w:rsidR="00FF78CC" w:rsidRDefault="00FF78CC" w:rsidP="00FF78CC">
      <w:pPr>
        <w:pStyle w:val="ListParagraph"/>
        <w:numPr>
          <w:ilvl w:val="0"/>
          <w:numId w:val="26"/>
        </w:numPr>
        <w:ind w:left="0"/>
      </w:pPr>
      <w:r>
        <w:t>Concessions advert</w:t>
      </w:r>
    </w:p>
    <w:p w14:paraId="2CA9E9CA" w14:textId="77777777" w:rsidR="00FF78CC" w:rsidRDefault="00FF78CC" w:rsidP="00FF78CC">
      <w:pPr>
        <w:pStyle w:val="ListParagraph"/>
        <w:numPr>
          <w:ilvl w:val="0"/>
          <w:numId w:val="26"/>
        </w:numPr>
        <w:ind w:left="0"/>
      </w:pPr>
      <w:r>
        <w:t>Big Menu posted on the wall</w:t>
      </w:r>
    </w:p>
    <w:p w14:paraId="0D7ABEFB" w14:textId="77777777" w:rsidR="00FF78CC" w:rsidRDefault="00FF78CC" w:rsidP="00FF78CC">
      <w:pPr>
        <w:pStyle w:val="ListParagraph"/>
        <w:numPr>
          <w:ilvl w:val="0"/>
          <w:numId w:val="26"/>
        </w:numPr>
        <w:ind w:left="0"/>
      </w:pPr>
      <w:proofErr w:type="spellStart"/>
      <w:r>
        <w:t>Recyling</w:t>
      </w:r>
      <w:proofErr w:type="spellEnd"/>
      <w:r>
        <w:t xml:space="preserve"> bins - need to get them to </w:t>
      </w:r>
      <w:proofErr w:type="spellStart"/>
      <w:r>
        <w:t>there</w:t>
      </w:r>
      <w:proofErr w:type="spellEnd"/>
      <w:r>
        <w:t xml:space="preserve"> next year</w:t>
      </w:r>
    </w:p>
    <w:p w14:paraId="38FD596F" w14:textId="77777777" w:rsidR="00FF78CC" w:rsidRDefault="00FF78CC" w:rsidP="00FF78CC">
      <w:pPr>
        <w:pStyle w:val="ListParagraph"/>
        <w:numPr>
          <w:ilvl w:val="0"/>
          <w:numId w:val="26"/>
        </w:numPr>
        <w:ind w:left="0"/>
      </w:pPr>
      <w:r>
        <w:t>Need to put out the word that we're looking for people to fill the schedule - expand the booklet</w:t>
      </w:r>
    </w:p>
    <w:p w14:paraId="6A5CBE47" w14:textId="77777777" w:rsidR="00FF78CC" w:rsidRDefault="00FF78CC" w:rsidP="00FF78CC">
      <w:pPr>
        <w:pStyle w:val="ListParagraph"/>
        <w:numPr>
          <w:ilvl w:val="0"/>
          <w:numId w:val="26"/>
        </w:numPr>
        <w:ind w:left="0"/>
      </w:pPr>
      <w:r>
        <w:t xml:space="preserve">Tabs - people should do something for </w:t>
      </w:r>
      <w:proofErr w:type="spellStart"/>
      <w:r>
        <w:t>nanocon</w:t>
      </w:r>
      <w:proofErr w:type="spellEnd"/>
      <w:r>
        <w:t xml:space="preserve"> to hold a tab.  You </w:t>
      </w:r>
      <w:proofErr w:type="gramStart"/>
      <w:r>
        <w:t>have to</w:t>
      </w:r>
      <w:proofErr w:type="gramEnd"/>
      <w:r>
        <w:t xml:space="preserve"> be a Gaming club member before </w:t>
      </w:r>
      <w:proofErr w:type="spellStart"/>
      <w:r>
        <w:t>nanocon</w:t>
      </w:r>
      <w:proofErr w:type="spellEnd"/>
      <w:r>
        <w:t xml:space="preserve"> to get a tab.</w:t>
      </w:r>
    </w:p>
    <w:p w14:paraId="02FCAA86" w14:textId="77777777" w:rsidR="00FF78CC" w:rsidRDefault="00FF78CC" w:rsidP="00FF78CC">
      <w:pPr>
        <w:pStyle w:val="ListParagraph"/>
        <w:numPr>
          <w:ilvl w:val="0"/>
          <w:numId w:val="26"/>
        </w:numPr>
        <w:ind w:left="0"/>
      </w:pPr>
      <w:r>
        <w:t>Chili - we do need the hot food item.  Homecooked is too expensive.  Convert to Canned Chili.</w:t>
      </w:r>
    </w:p>
    <w:p w14:paraId="32268C68" w14:textId="77777777" w:rsidR="00FF78CC" w:rsidRDefault="00FF78CC" w:rsidP="00FF78CC">
      <w:pPr>
        <w:pStyle w:val="ListParagraph"/>
        <w:numPr>
          <w:ilvl w:val="0"/>
          <w:numId w:val="26"/>
        </w:numPr>
        <w:ind w:left="0"/>
      </w:pPr>
      <w:r>
        <w:t xml:space="preserve">Need someone up at front for guests or a sign </w:t>
      </w:r>
      <w:proofErr w:type="gramStart"/>
      <w:r>
        <w:t>saying</w:t>
      </w:r>
      <w:proofErr w:type="gramEnd"/>
      <w:r>
        <w:t xml:space="preserve"> "talk to </w:t>
      </w:r>
      <w:proofErr w:type="spellStart"/>
      <w:r>
        <w:t>consessions</w:t>
      </w:r>
      <w:proofErr w:type="spellEnd"/>
      <w:r>
        <w:t>" or "talk to 'blank'"</w:t>
      </w:r>
    </w:p>
    <w:p w14:paraId="0BE52E54" w14:textId="77777777" w:rsidR="00FF78CC" w:rsidRDefault="00FF78CC" w:rsidP="00FF78CC">
      <w:pPr>
        <w:pStyle w:val="ListParagraph"/>
        <w:numPr>
          <w:ilvl w:val="0"/>
          <w:numId w:val="26"/>
        </w:numPr>
        <w:ind w:left="0"/>
      </w:pPr>
      <w:r>
        <w:t>Strange smell out back - keep eye out</w:t>
      </w:r>
    </w:p>
    <w:p w14:paraId="722F0E00" w14:textId="77777777" w:rsidR="00FF78CC" w:rsidRDefault="00FF78CC" w:rsidP="00FF78CC">
      <w:pPr>
        <w:pStyle w:val="ListParagraph"/>
        <w:numPr>
          <w:ilvl w:val="0"/>
          <w:numId w:val="26"/>
        </w:numPr>
        <w:ind w:left="0"/>
      </w:pPr>
      <w:r>
        <w:t xml:space="preserve">Raffle - have </w:t>
      </w:r>
      <w:proofErr w:type="spellStart"/>
      <w:r>
        <w:t>SiS</w:t>
      </w:r>
      <w:proofErr w:type="spellEnd"/>
      <w:r>
        <w:t xml:space="preserve"> run their own raffle. Do we want to expand and add a raffle for us?</w:t>
      </w:r>
    </w:p>
    <w:p w14:paraId="12390CC4" w14:textId="77777777" w:rsidR="00FF78CC" w:rsidRDefault="00FF78CC" w:rsidP="00FF78CC">
      <w:pPr>
        <w:pStyle w:val="ListParagraph"/>
        <w:ind w:left="0" w:firstLine="420"/>
      </w:pPr>
    </w:p>
    <w:p w14:paraId="31AB6AEF" w14:textId="77777777" w:rsidR="00FF78CC" w:rsidRDefault="00FF78CC" w:rsidP="00FF78CC">
      <w:pPr>
        <w:pStyle w:val="ListParagraph"/>
        <w:ind w:left="0"/>
      </w:pPr>
    </w:p>
    <w:p w14:paraId="1832215A" w14:textId="77777777" w:rsidR="00FF78CC" w:rsidRDefault="00FF78CC" w:rsidP="00FF78CC">
      <w:pPr>
        <w:pStyle w:val="ListParagraph"/>
        <w:ind w:left="0"/>
      </w:pPr>
      <w:r>
        <w:t>The Ugly:</w:t>
      </w:r>
    </w:p>
    <w:p w14:paraId="56363AF5" w14:textId="77777777" w:rsidR="00FF78CC" w:rsidRDefault="00FF78CC" w:rsidP="00FF78CC">
      <w:pPr>
        <w:pStyle w:val="ListParagraph"/>
        <w:numPr>
          <w:ilvl w:val="0"/>
          <w:numId w:val="25"/>
        </w:numPr>
        <w:ind w:left="0"/>
      </w:pPr>
      <w:r>
        <w:t xml:space="preserve">Web site up a lot earlier - Goal is to have start of website up before </w:t>
      </w:r>
      <w:proofErr w:type="spellStart"/>
      <w:r>
        <w:t>Vermincon</w:t>
      </w:r>
      <w:proofErr w:type="spellEnd"/>
      <w:r>
        <w:t xml:space="preserve">. Pre-registration online. need to look at domain, hosting, and whatnot. </w:t>
      </w:r>
    </w:p>
    <w:p w14:paraId="7980AADB" w14:textId="77777777" w:rsidR="00FF78CC" w:rsidRDefault="00FF78CC" w:rsidP="00FF78CC">
      <w:pPr>
        <w:pStyle w:val="ListParagraph"/>
        <w:numPr>
          <w:ilvl w:val="0"/>
          <w:numId w:val="25"/>
        </w:numPr>
        <w:ind w:left="0"/>
      </w:pPr>
      <w:r>
        <w:t>Computer Club - talk to computer club and keep them in contact</w:t>
      </w:r>
    </w:p>
    <w:p w14:paraId="58279C4D" w14:textId="77777777" w:rsidR="00FF78CC" w:rsidRDefault="00FF78CC" w:rsidP="00FF78CC">
      <w:pPr>
        <w:pStyle w:val="ListParagraph"/>
        <w:numPr>
          <w:ilvl w:val="0"/>
          <w:numId w:val="25"/>
        </w:numPr>
        <w:ind w:left="0"/>
      </w:pPr>
      <w:proofErr w:type="spellStart"/>
      <w:r>
        <w:t>soofoo</w:t>
      </w:r>
      <w:proofErr w:type="spellEnd"/>
      <w:r>
        <w:t xml:space="preserve"> gamers - invite them </w:t>
      </w:r>
      <w:proofErr w:type="gramStart"/>
      <w:r>
        <w:t>this ,</w:t>
      </w:r>
      <w:proofErr w:type="gramEnd"/>
      <w:r>
        <w:t xml:space="preserve"> if Brandon is on, then we'll do it for next year</w:t>
      </w:r>
    </w:p>
    <w:p w14:paraId="02A422D9" w14:textId="77777777" w:rsidR="00FF78CC" w:rsidRDefault="00FF78CC" w:rsidP="00FF78CC">
      <w:pPr>
        <w:pStyle w:val="ListParagraph"/>
        <w:numPr>
          <w:ilvl w:val="0"/>
          <w:numId w:val="25"/>
        </w:numPr>
        <w:ind w:left="0"/>
      </w:pPr>
      <w:r>
        <w:t>Booklet - Needs to be done several months beforehand. Get advertisement earlier. Up the prices for advertisement. Proofreading.</w:t>
      </w:r>
    </w:p>
    <w:p w14:paraId="6DD98F62" w14:textId="77777777" w:rsidR="00FF78CC" w:rsidRDefault="00FF78CC" w:rsidP="00FF78CC">
      <w:pPr>
        <w:pStyle w:val="ListParagraph"/>
        <w:numPr>
          <w:ilvl w:val="0"/>
          <w:numId w:val="25"/>
        </w:numPr>
        <w:ind w:left="0"/>
      </w:pPr>
      <w:r>
        <w:t>SRA/SCA - cutting them</w:t>
      </w:r>
    </w:p>
    <w:p w14:paraId="4E5E976B" w14:textId="77777777" w:rsidR="00557B99" w:rsidDel="00162A62" w:rsidRDefault="00557B99" w:rsidP="00557B99">
      <w:pPr>
        <w:rPr>
          <w:del w:id="140" w:author="Rachel Groth" w:date="2016-09-13T18:38:00Z"/>
          <w:rFonts w:eastAsiaTheme="majorEastAsia"/>
        </w:rPr>
      </w:pPr>
      <w:del w:id="141" w:author="Rachel Groth" w:date="2016-09-13T18:38:00Z">
        <w:r w:rsidDel="00162A62">
          <w:br w:type="page"/>
        </w:r>
      </w:del>
    </w:p>
    <w:p w14:paraId="1DE3B52C" w14:textId="77777777" w:rsidR="000E4B17" w:rsidDel="00162A62" w:rsidRDefault="00696DA8">
      <w:pPr>
        <w:pStyle w:val="Heading1"/>
        <w:rPr>
          <w:del w:id="142" w:author="Rachel Groth" w:date="2016-09-13T18:38:00Z"/>
        </w:rPr>
      </w:pPr>
      <w:bookmarkStart w:id="143" w:name="_Schedule"/>
      <w:bookmarkStart w:id="144" w:name="_Toc404097778"/>
      <w:bookmarkStart w:id="145" w:name="_Toc461554802"/>
      <w:bookmarkEnd w:id="143"/>
      <w:del w:id="146" w:author="Rachel Groth" w:date="2016-09-13T18:38:00Z">
        <w:r w:rsidDel="00162A62">
          <w:delText>Officers</w:delText>
        </w:r>
        <w:bookmarkEnd w:id="144"/>
        <w:bookmarkEnd w:id="145"/>
      </w:del>
    </w:p>
    <w:p w14:paraId="43AA0F88" w14:textId="77777777" w:rsidR="000E4B17" w:rsidDel="00162A62" w:rsidRDefault="00696DA8" w:rsidP="00FA38A6">
      <w:pPr>
        <w:pStyle w:val="Heading2"/>
        <w:rPr>
          <w:del w:id="147" w:author="Rachel Groth" w:date="2016-09-13T18:38:00Z"/>
        </w:rPr>
      </w:pPr>
      <w:bookmarkStart w:id="148" w:name="_Toc404097779"/>
      <w:bookmarkStart w:id="149" w:name="_Toc461554803"/>
      <w:del w:id="150" w:author="Rachel Groth" w:date="2016-09-13T18:38:00Z">
        <w:r w:rsidDel="00162A62">
          <w:delText>Approval</w:delText>
        </w:r>
        <w:bookmarkEnd w:id="148"/>
        <w:bookmarkEnd w:id="149"/>
      </w:del>
    </w:p>
    <w:p w14:paraId="6E22B73C" w14:textId="77777777" w:rsidR="000E4B17" w:rsidDel="00162A62" w:rsidRDefault="00696DA8" w:rsidP="00FA38A6">
      <w:pPr>
        <w:pStyle w:val="Heading2"/>
        <w:rPr>
          <w:del w:id="151" w:author="Rachel Groth" w:date="2016-09-13T18:38:00Z"/>
        </w:rPr>
      </w:pPr>
      <w:bookmarkStart w:id="152" w:name="_Toc404097780"/>
      <w:bookmarkStart w:id="153" w:name="_Toc461554804"/>
      <w:del w:id="154" w:author="Rachel Groth" w:date="2016-09-13T18:38:00Z">
        <w:r w:rsidDel="00162A62">
          <w:delText>New Roles</w:delText>
        </w:r>
        <w:bookmarkEnd w:id="152"/>
        <w:bookmarkEnd w:id="153"/>
      </w:del>
    </w:p>
    <w:p w14:paraId="4611B131" w14:textId="46E5688F" w:rsidR="000375C9" w:rsidDel="00162A62" w:rsidRDefault="000375C9">
      <w:pPr>
        <w:rPr>
          <w:del w:id="155" w:author="Rachel Groth" w:date="2016-09-13T18:38:00Z"/>
        </w:rPr>
        <w:pPrChange w:id="156" w:author="Rachel Groth" w:date="2016-09-13T18:38:00Z">
          <w:pPr>
            <w:ind w:left="720"/>
          </w:pPr>
        </w:pPrChange>
      </w:pPr>
      <w:del w:id="157" w:author="Rachel Groth" w:date="2016-09-13T18:38:00Z">
        <w:r w:rsidDel="00162A62">
          <w:delText>Artist Alley: Possible Rules (to be discussed/reviewed at nanocon meeting):</w:delText>
        </w:r>
      </w:del>
    </w:p>
    <w:p w14:paraId="2FC78682" w14:textId="118E3DBA" w:rsidR="000375C9" w:rsidDel="00162A62" w:rsidRDefault="000375C9">
      <w:pPr>
        <w:rPr>
          <w:del w:id="158" w:author="Rachel Groth" w:date="2016-09-13T18:37:00Z"/>
        </w:rPr>
        <w:pPrChange w:id="159" w:author="Rachel Groth" w:date="2016-09-13T18:38:00Z">
          <w:pPr>
            <w:ind w:left="720"/>
          </w:pPr>
        </w:pPrChange>
      </w:pPr>
      <w:del w:id="160" w:author="Rachel Groth" w:date="2016-09-13T18:37:00Z">
        <w:r w:rsidDel="00162A62">
          <w:delText>First come, first serve in regards to artist spots.</w:delText>
        </w:r>
      </w:del>
    </w:p>
    <w:p w14:paraId="147FFDAC" w14:textId="5093A4A8" w:rsidR="000375C9" w:rsidDel="00162A62" w:rsidRDefault="000375C9">
      <w:pPr>
        <w:rPr>
          <w:del w:id="161" w:author="Rachel Groth" w:date="2016-09-13T18:37:00Z"/>
        </w:rPr>
        <w:pPrChange w:id="162" w:author="Rachel Groth" w:date="2016-09-13T18:38:00Z">
          <w:pPr>
            <w:ind w:left="720"/>
          </w:pPr>
        </w:pPrChange>
      </w:pPr>
      <w:del w:id="163" w:author="Rachel Groth" w:date="2016-09-13T18:37:00Z">
        <w:r w:rsidDel="00162A62">
          <w:delText>Artists that want to participate in artist alley must include some game art (videogames, board games, DND etc) in their stock. (Drawing or craft). Examples of art must be included in request.</w:delText>
        </w:r>
      </w:del>
    </w:p>
    <w:p w14:paraId="0D337E2A" w14:textId="4B2098B2" w:rsidR="000375C9" w:rsidDel="00162A62" w:rsidRDefault="000375C9">
      <w:pPr>
        <w:rPr>
          <w:del w:id="164" w:author="Rachel Groth" w:date="2016-09-13T18:37:00Z"/>
        </w:rPr>
        <w:pPrChange w:id="165" w:author="Rachel Groth" w:date="2016-09-13T18:38:00Z">
          <w:pPr>
            <w:ind w:left="720"/>
          </w:pPr>
        </w:pPrChange>
      </w:pPr>
      <w:del w:id="166" w:author="Rachel Groth" w:date="2016-09-13T18:37:00Z">
        <w:r w:rsidDel="00162A62">
          <w:delText>Requests will be sent to Artist Alley Head and will be regarded and will be either accepted, denied, or added to a waitlist.</w:delText>
        </w:r>
      </w:del>
    </w:p>
    <w:p w14:paraId="0B7BBA19" w14:textId="4E2BCA22" w:rsidR="002F3699" w:rsidRDefault="000375C9">
      <w:pPr>
        <w:pPrChange w:id="167" w:author="Rachel Groth" w:date="2016-09-13T18:38:00Z">
          <w:pPr>
            <w:ind w:left="720"/>
          </w:pPr>
        </w:pPrChange>
      </w:pPr>
      <w:del w:id="168" w:author="Rachel Groth" w:date="2016-09-13T18:37:00Z">
        <w:r w:rsidDel="00162A62">
          <w:delText>Artists have 2 weeks prior to the con to confirm their spot. If they are unable to make the con, the next person in the waitlist will be contacted to take their place. If you fail to contact 2 weeks prior, the next person on the waitlist will be contacted.</w:delText>
        </w:r>
      </w:del>
      <w:r w:rsidR="002F3699">
        <w:br w:type="page"/>
      </w:r>
    </w:p>
    <w:p w14:paraId="249F0456" w14:textId="77777777" w:rsidR="00F565A8" w:rsidRDefault="00F565A8" w:rsidP="00F565A8">
      <w:pPr>
        <w:pStyle w:val="Heading1"/>
      </w:pPr>
      <w:bookmarkStart w:id="169" w:name="_Toc404097781"/>
      <w:bookmarkStart w:id="170" w:name="_Toc461554805"/>
      <w:r>
        <w:lastRenderedPageBreak/>
        <w:t>Schedule</w:t>
      </w:r>
      <w:bookmarkEnd w:id="169"/>
      <w:bookmarkEnd w:id="170"/>
    </w:p>
    <w:p w14:paraId="03761403" w14:textId="77777777" w:rsidR="00F47F0E" w:rsidRDefault="00F47F0E" w:rsidP="00343CF8">
      <w:r>
        <w:t xml:space="preserve">As of </w:t>
      </w:r>
      <w:proofErr w:type="spellStart"/>
      <w:r>
        <w:t>Nanocon</w:t>
      </w:r>
      <w:proofErr w:type="spellEnd"/>
      <w:r>
        <w:t xml:space="preserve"> 12 (2014), we will be using Sched.org to keep track of our events.  </w:t>
      </w:r>
    </w:p>
    <w:p w14:paraId="63EA767A" w14:textId="77777777" w:rsidR="00F47F0E" w:rsidRPr="004751B2" w:rsidRDefault="00F47F0E" w:rsidP="00F47F0E">
      <w:r>
        <w:t>The online event schedule will contain the current and most up to date information regarding the events.</w:t>
      </w:r>
    </w:p>
    <w:p w14:paraId="34D019C9" w14:textId="77777777" w:rsidR="00BA7C2C" w:rsidRPr="000E3873" w:rsidRDefault="00BA7C2C" w:rsidP="00BA7C2C">
      <w:pPr>
        <w:rPr>
          <w:color w:val="000000" w:themeColor="text1"/>
        </w:rPr>
      </w:pPr>
      <w:r w:rsidRPr="000E3873">
        <w:rPr>
          <w:color w:val="000000" w:themeColor="text1"/>
        </w:rPr>
        <w:t xml:space="preserve">Places to find previous </w:t>
      </w:r>
      <w:proofErr w:type="gramStart"/>
      <w:r w:rsidRPr="000E3873">
        <w:rPr>
          <w:color w:val="000000" w:themeColor="text1"/>
        </w:rPr>
        <w:t>Schedules :</w:t>
      </w:r>
      <w:proofErr w:type="gramEnd"/>
    </w:p>
    <w:p w14:paraId="2E7A0A57" w14:textId="77777777" w:rsidR="00BA7C2C" w:rsidRPr="000E3873" w:rsidRDefault="00BA7C2C" w:rsidP="00BA7C2C">
      <w:pPr>
        <w:rPr>
          <w:color w:val="000000" w:themeColor="text1"/>
        </w:rPr>
      </w:pPr>
      <w:r w:rsidRPr="000E3873">
        <w:rPr>
          <w:color w:val="000000" w:themeColor="text1"/>
        </w:rPr>
        <w:tab/>
        <w:t xml:space="preserve">2014 - </w:t>
      </w:r>
      <w:hyperlink r:id="rId15" w:history="1">
        <w:r w:rsidRPr="000E3873">
          <w:rPr>
            <w:rStyle w:val="Hyperlink"/>
            <w:color w:val="000000" w:themeColor="text1"/>
          </w:rPr>
          <w:t>https://nanocon122014.sched.org/</w:t>
        </w:r>
      </w:hyperlink>
    </w:p>
    <w:p w14:paraId="1AEB68AD" w14:textId="77777777" w:rsidR="00BA7C2C" w:rsidRPr="000E3873" w:rsidRDefault="00BA7C2C" w:rsidP="00BA7C2C">
      <w:pPr>
        <w:rPr>
          <w:color w:val="000000" w:themeColor="text1"/>
        </w:rPr>
      </w:pPr>
      <w:r w:rsidRPr="000E3873">
        <w:rPr>
          <w:color w:val="000000" w:themeColor="text1"/>
        </w:rPr>
        <w:tab/>
        <w:t xml:space="preserve">2015 - </w:t>
      </w:r>
      <w:hyperlink r:id="rId16" w:history="1">
        <w:r w:rsidRPr="000E3873">
          <w:rPr>
            <w:rStyle w:val="Hyperlink"/>
            <w:color w:val="000000" w:themeColor="text1"/>
          </w:rPr>
          <w:t>https://nanocon2015.sched.org/</w:t>
        </w:r>
      </w:hyperlink>
    </w:p>
    <w:p w14:paraId="541B69BF" w14:textId="77777777" w:rsidR="00BA7C2C" w:rsidRPr="000E3873" w:rsidRDefault="00BA7C2C" w:rsidP="00BA7C2C">
      <w:pPr>
        <w:rPr>
          <w:color w:val="000000" w:themeColor="text1"/>
        </w:rPr>
      </w:pPr>
    </w:p>
    <w:p w14:paraId="3AB4A75E" w14:textId="77777777" w:rsidR="00BA7C2C" w:rsidRPr="000E3873" w:rsidRDefault="00BA7C2C" w:rsidP="00BA7C2C">
      <w:pPr>
        <w:rPr>
          <w:color w:val="000000" w:themeColor="text1"/>
        </w:rPr>
      </w:pPr>
      <w:r w:rsidRPr="000E3873">
        <w:rPr>
          <w:color w:val="000000" w:themeColor="text1"/>
        </w:rPr>
        <w:t>Critical areas to find events for / People to Cover:</w:t>
      </w:r>
    </w:p>
    <w:p w14:paraId="3F8598F7" w14:textId="77777777" w:rsidR="00BA7C2C" w:rsidRPr="000E3873" w:rsidRDefault="00BA7C2C" w:rsidP="00BA7C2C">
      <w:pPr>
        <w:pStyle w:val="ListParagraph"/>
        <w:numPr>
          <w:ilvl w:val="0"/>
          <w:numId w:val="36"/>
        </w:numPr>
        <w:spacing w:line="256" w:lineRule="auto"/>
        <w:rPr>
          <w:color w:val="000000" w:themeColor="text1"/>
        </w:rPr>
      </w:pPr>
      <w:r w:rsidRPr="000E3873">
        <w:rPr>
          <w:color w:val="000000" w:themeColor="text1"/>
        </w:rPr>
        <w:t>War Hammer events</w:t>
      </w:r>
    </w:p>
    <w:p w14:paraId="034A1114" w14:textId="77777777" w:rsidR="00BA7C2C" w:rsidRPr="000E3873" w:rsidRDefault="00BA7C2C" w:rsidP="00BA7C2C">
      <w:pPr>
        <w:pStyle w:val="ListParagraph"/>
        <w:numPr>
          <w:ilvl w:val="0"/>
          <w:numId w:val="36"/>
        </w:numPr>
        <w:spacing w:line="256" w:lineRule="auto"/>
        <w:rPr>
          <w:color w:val="000000" w:themeColor="text1"/>
        </w:rPr>
      </w:pPr>
      <w:r w:rsidRPr="000E3873">
        <w:rPr>
          <w:color w:val="000000" w:themeColor="text1"/>
        </w:rPr>
        <w:t>Video Games</w:t>
      </w:r>
    </w:p>
    <w:p w14:paraId="4B7DDB78" w14:textId="77777777" w:rsidR="00BA7C2C" w:rsidRPr="000E3873" w:rsidRDefault="00BA7C2C" w:rsidP="00BA7C2C">
      <w:pPr>
        <w:pStyle w:val="ListParagraph"/>
        <w:numPr>
          <w:ilvl w:val="0"/>
          <w:numId w:val="36"/>
        </w:numPr>
        <w:spacing w:line="256" w:lineRule="auto"/>
        <w:rPr>
          <w:color w:val="000000" w:themeColor="text1"/>
        </w:rPr>
      </w:pPr>
      <w:r w:rsidRPr="000E3873">
        <w:rPr>
          <w:color w:val="000000" w:themeColor="text1"/>
        </w:rPr>
        <w:t>RPGA</w:t>
      </w:r>
    </w:p>
    <w:p w14:paraId="36597512" w14:textId="77777777" w:rsidR="00BA7C2C" w:rsidRPr="000E3873" w:rsidRDefault="00BA7C2C" w:rsidP="00BA7C2C">
      <w:pPr>
        <w:pStyle w:val="ListParagraph"/>
        <w:numPr>
          <w:ilvl w:val="0"/>
          <w:numId w:val="36"/>
        </w:numPr>
        <w:spacing w:line="256" w:lineRule="auto"/>
        <w:rPr>
          <w:color w:val="000000" w:themeColor="text1"/>
        </w:rPr>
      </w:pPr>
      <w:r w:rsidRPr="000E3873">
        <w:rPr>
          <w:color w:val="000000" w:themeColor="text1"/>
        </w:rPr>
        <w:t>Paint and Take</w:t>
      </w:r>
    </w:p>
    <w:p w14:paraId="20ED024A" w14:textId="77777777" w:rsidR="00BA7C2C" w:rsidRPr="000E3873" w:rsidRDefault="00BA7C2C" w:rsidP="00BA7C2C">
      <w:pPr>
        <w:pStyle w:val="ListParagraph"/>
        <w:numPr>
          <w:ilvl w:val="0"/>
          <w:numId w:val="36"/>
        </w:numPr>
        <w:spacing w:line="256" w:lineRule="auto"/>
        <w:rPr>
          <w:color w:val="000000" w:themeColor="text1"/>
        </w:rPr>
      </w:pPr>
      <w:r w:rsidRPr="000E3873">
        <w:rPr>
          <w:color w:val="000000" w:themeColor="text1"/>
        </w:rPr>
        <w:t>Game Design Students showing off their games</w:t>
      </w:r>
    </w:p>
    <w:p w14:paraId="3F7DA70D" w14:textId="77777777" w:rsidR="00BA7C2C" w:rsidRPr="000E3873" w:rsidRDefault="00BA7C2C" w:rsidP="000E3873">
      <w:pPr>
        <w:pStyle w:val="ListParagraph"/>
        <w:numPr>
          <w:ilvl w:val="1"/>
          <w:numId w:val="36"/>
        </w:numPr>
        <w:spacing w:line="256" w:lineRule="auto"/>
        <w:rPr>
          <w:color w:val="000000" w:themeColor="text1"/>
        </w:rPr>
      </w:pPr>
      <w:proofErr w:type="gramStart"/>
      <w:r w:rsidRPr="000E3873">
        <w:rPr>
          <w:color w:val="000000" w:themeColor="text1"/>
        </w:rPr>
        <w:t>Typically</w:t>
      </w:r>
      <w:proofErr w:type="gramEnd"/>
      <w:r w:rsidRPr="000E3873">
        <w:rPr>
          <w:color w:val="000000" w:themeColor="text1"/>
        </w:rPr>
        <w:t xml:space="preserve"> in theater</w:t>
      </w:r>
    </w:p>
    <w:p w14:paraId="527E7337" w14:textId="77777777" w:rsidR="00BA7C2C" w:rsidRPr="000E3873" w:rsidRDefault="00BA7C2C" w:rsidP="000E3873">
      <w:pPr>
        <w:pStyle w:val="ListParagraph"/>
        <w:numPr>
          <w:ilvl w:val="1"/>
          <w:numId w:val="36"/>
        </w:numPr>
        <w:spacing w:line="256" w:lineRule="auto"/>
        <w:rPr>
          <w:color w:val="000000" w:themeColor="text1"/>
        </w:rPr>
      </w:pPr>
      <w:r w:rsidRPr="000E3873">
        <w:rPr>
          <w:color w:val="000000" w:themeColor="text1"/>
        </w:rPr>
        <w:t>Tried to move it to main hall in 2015</w:t>
      </w:r>
    </w:p>
    <w:p w14:paraId="5816E87C" w14:textId="77777777" w:rsidR="00BA7C2C" w:rsidRPr="000E3873" w:rsidRDefault="00AA4F7B">
      <w:pPr>
        <w:pStyle w:val="ListParagraph"/>
        <w:numPr>
          <w:ilvl w:val="0"/>
          <w:numId w:val="36"/>
        </w:numPr>
        <w:spacing w:line="256" w:lineRule="auto"/>
        <w:rPr>
          <w:color w:val="000000" w:themeColor="text1"/>
        </w:rPr>
      </w:pPr>
      <w:r w:rsidRPr="000E3873">
        <w:rPr>
          <w:color w:val="000000" w:themeColor="text1"/>
        </w:rPr>
        <w:t>Computer games</w:t>
      </w:r>
    </w:p>
    <w:p w14:paraId="01E1BF48" w14:textId="77777777" w:rsidR="00066E0E" w:rsidRPr="000E3873" w:rsidRDefault="00066E0E" w:rsidP="000E3873">
      <w:pPr>
        <w:spacing w:line="256" w:lineRule="auto"/>
        <w:rPr>
          <w:color w:val="000000" w:themeColor="text1"/>
        </w:rPr>
      </w:pPr>
    </w:p>
    <w:p w14:paraId="4C73E5A7" w14:textId="77777777" w:rsidR="00B508F5" w:rsidRPr="000E3873" w:rsidRDefault="00B508F5" w:rsidP="000E3873">
      <w:pPr>
        <w:spacing w:line="256" w:lineRule="auto"/>
        <w:rPr>
          <w:color w:val="000000" w:themeColor="text1"/>
        </w:rPr>
      </w:pPr>
      <w:r w:rsidRPr="000E3873">
        <w:rPr>
          <w:color w:val="000000" w:themeColor="text1"/>
        </w:rPr>
        <w:t>Signup sheet</w:t>
      </w:r>
    </w:p>
    <w:p w14:paraId="153E0FDD" w14:textId="77777777" w:rsidR="00B508F5" w:rsidRPr="000E3873" w:rsidRDefault="00B508F5" w:rsidP="000E3873">
      <w:pPr>
        <w:spacing w:line="256" w:lineRule="auto"/>
        <w:rPr>
          <w:color w:val="000000" w:themeColor="text1"/>
        </w:rPr>
      </w:pPr>
      <w:r w:rsidRPr="000E3873">
        <w:rPr>
          <w:color w:val="000000" w:themeColor="text1"/>
        </w:rPr>
        <w:tab/>
        <w:t>Be sure to have locations on there!!</w:t>
      </w:r>
    </w:p>
    <w:p w14:paraId="08F353C0" w14:textId="77777777" w:rsidR="00C84F87" w:rsidRPr="000E3873" w:rsidRDefault="00C84F87" w:rsidP="000E3873">
      <w:pPr>
        <w:spacing w:line="256" w:lineRule="auto"/>
        <w:rPr>
          <w:color w:val="000000" w:themeColor="text1"/>
        </w:rPr>
      </w:pPr>
      <w:r w:rsidRPr="000E3873">
        <w:rPr>
          <w:color w:val="000000" w:themeColor="text1"/>
        </w:rPr>
        <w:tab/>
        <w:t>Say all events should wrap up around 5pm the last day</w:t>
      </w:r>
    </w:p>
    <w:p w14:paraId="79E0A4A5" w14:textId="77777777" w:rsidR="00C84F87" w:rsidRPr="000E3873" w:rsidRDefault="00C84F87" w:rsidP="000E3873">
      <w:pPr>
        <w:spacing w:line="256" w:lineRule="auto"/>
        <w:rPr>
          <w:color w:val="000000" w:themeColor="text1"/>
        </w:rPr>
      </w:pPr>
      <w:r w:rsidRPr="000E3873">
        <w:rPr>
          <w:color w:val="000000" w:themeColor="text1"/>
        </w:rPr>
        <w:tab/>
        <w:t>Say all events start up around 5pm the first day</w:t>
      </w:r>
    </w:p>
    <w:p w14:paraId="3A193B1D" w14:textId="77777777" w:rsidR="00C84F87" w:rsidRPr="000E3873" w:rsidRDefault="002C7953" w:rsidP="000E3873">
      <w:pPr>
        <w:spacing w:line="256" w:lineRule="auto"/>
        <w:rPr>
          <w:color w:val="000000" w:themeColor="text1"/>
        </w:rPr>
      </w:pPr>
      <w:r w:rsidRPr="000E3873">
        <w:rPr>
          <w:color w:val="000000" w:themeColor="text1"/>
        </w:rPr>
        <w:t xml:space="preserve">Converting from </w:t>
      </w:r>
      <w:proofErr w:type="spellStart"/>
      <w:r w:rsidRPr="000E3873">
        <w:rPr>
          <w:color w:val="000000" w:themeColor="text1"/>
        </w:rPr>
        <w:t>sched</w:t>
      </w:r>
      <w:proofErr w:type="spellEnd"/>
      <w:r w:rsidRPr="000E3873">
        <w:rPr>
          <w:color w:val="000000" w:themeColor="text1"/>
        </w:rPr>
        <w:t xml:space="preserve"> to booklet</w:t>
      </w:r>
    </w:p>
    <w:p w14:paraId="74FD9409" w14:textId="77777777" w:rsidR="00995A94" w:rsidRPr="000E3873" w:rsidRDefault="00995A94" w:rsidP="000E3873">
      <w:pPr>
        <w:pStyle w:val="ListParagraph"/>
        <w:numPr>
          <w:ilvl w:val="0"/>
          <w:numId w:val="37"/>
        </w:numPr>
        <w:spacing w:line="256" w:lineRule="auto"/>
        <w:rPr>
          <w:color w:val="000000" w:themeColor="text1"/>
        </w:rPr>
      </w:pPr>
      <w:r w:rsidRPr="000E3873">
        <w:rPr>
          <w:color w:val="000000" w:themeColor="text1"/>
        </w:rPr>
        <w:t xml:space="preserve">Download the latest </w:t>
      </w:r>
      <w:proofErr w:type="spellStart"/>
      <w:r w:rsidRPr="000E3873">
        <w:rPr>
          <w:color w:val="000000" w:themeColor="text1"/>
        </w:rPr>
        <w:t>sched</w:t>
      </w:r>
      <w:proofErr w:type="spellEnd"/>
      <w:r w:rsidRPr="000E3873">
        <w:rPr>
          <w:color w:val="000000" w:themeColor="text1"/>
        </w:rPr>
        <w:t xml:space="preserve"> schedule from the </w:t>
      </w:r>
      <w:proofErr w:type="spellStart"/>
      <w:r w:rsidRPr="000E3873">
        <w:rPr>
          <w:color w:val="000000" w:themeColor="text1"/>
        </w:rPr>
        <w:t>sched</w:t>
      </w:r>
      <w:proofErr w:type="spellEnd"/>
      <w:r w:rsidRPr="000E3873">
        <w:rPr>
          <w:color w:val="000000" w:themeColor="text1"/>
        </w:rPr>
        <w:t xml:space="preserve"> site.</w:t>
      </w:r>
    </w:p>
    <w:p w14:paraId="3F250891" w14:textId="77777777" w:rsidR="00995A94" w:rsidRPr="000E3873" w:rsidRDefault="00995A94" w:rsidP="000E3873">
      <w:pPr>
        <w:pStyle w:val="ListParagraph"/>
        <w:numPr>
          <w:ilvl w:val="0"/>
          <w:numId w:val="37"/>
        </w:numPr>
        <w:spacing w:line="256" w:lineRule="auto"/>
        <w:rPr>
          <w:color w:val="000000" w:themeColor="text1"/>
        </w:rPr>
      </w:pPr>
      <w:proofErr w:type="gramStart"/>
      <w:r w:rsidRPr="000E3873">
        <w:rPr>
          <w:color w:val="000000" w:themeColor="text1"/>
        </w:rPr>
        <w:t>Open up</w:t>
      </w:r>
      <w:proofErr w:type="gramEnd"/>
      <w:r w:rsidRPr="000E3873">
        <w:rPr>
          <w:color w:val="000000" w:themeColor="text1"/>
        </w:rPr>
        <w:t xml:space="preserve"> the file, remove the first 5 rows</w:t>
      </w:r>
    </w:p>
    <w:p w14:paraId="0AC680B7" w14:textId="77777777" w:rsidR="00995A94" w:rsidRPr="000E3873" w:rsidRDefault="00995A94" w:rsidP="000E3873">
      <w:pPr>
        <w:pStyle w:val="ListParagraph"/>
        <w:numPr>
          <w:ilvl w:val="0"/>
          <w:numId w:val="37"/>
        </w:numPr>
        <w:spacing w:line="256" w:lineRule="auto"/>
        <w:rPr>
          <w:color w:val="000000" w:themeColor="text1"/>
        </w:rPr>
      </w:pPr>
      <w:r w:rsidRPr="000E3873">
        <w:rPr>
          <w:color w:val="000000" w:themeColor="text1"/>
        </w:rPr>
        <w:t>Then remove what now should be the 2</w:t>
      </w:r>
      <w:r w:rsidRPr="000E3873">
        <w:rPr>
          <w:color w:val="000000" w:themeColor="text1"/>
          <w:vertAlign w:val="superscript"/>
        </w:rPr>
        <w:t>nd</w:t>
      </w:r>
      <w:r w:rsidRPr="000E3873">
        <w:rPr>
          <w:color w:val="000000" w:themeColor="text1"/>
        </w:rPr>
        <w:t xml:space="preserve"> and third row.</w:t>
      </w:r>
    </w:p>
    <w:p w14:paraId="7C449E61" w14:textId="77777777" w:rsidR="00995A94" w:rsidRPr="000E3873" w:rsidRDefault="00995A94" w:rsidP="000E3873">
      <w:pPr>
        <w:pStyle w:val="ListParagraph"/>
        <w:numPr>
          <w:ilvl w:val="0"/>
          <w:numId w:val="37"/>
        </w:numPr>
        <w:spacing w:line="256" w:lineRule="auto"/>
        <w:rPr>
          <w:color w:val="000000" w:themeColor="text1"/>
        </w:rPr>
      </w:pPr>
      <w:r w:rsidRPr="000E3873">
        <w:rPr>
          <w:color w:val="000000" w:themeColor="text1"/>
        </w:rPr>
        <w:t>Save it as a csv file named “</w:t>
      </w:r>
      <w:proofErr w:type="spellStart"/>
      <w:r w:rsidRPr="000E3873">
        <w:rPr>
          <w:color w:val="000000" w:themeColor="text1"/>
        </w:rPr>
        <w:t>sched</w:t>
      </w:r>
      <w:proofErr w:type="spellEnd"/>
      <w:r w:rsidRPr="000E3873">
        <w:rPr>
          <w:color w:val="000000" w:themeColor="text1"/>
        </w:rPr>
        <w:t xml:space="preserve"> final”</w:t>
      </w:r>
    </w:p>
    <w:p w14:paraId="6F7CEE64" w14:textId="77777777" w:rsidR="00995A94" w:rsidRPr="000E3873" w:rsidRDefault="00995A94" w:rsidP="000E3873">
      <w:pPr>
        <w:pStyle w:val="ListParagraph"/>
        <w:numPr>
          <w:ilvl w:val="0"/>
          <w:numId w:val="37"/>
        </w:numPr>
        <w:spacing w:line="256" w:lineRule="auto"/>
        <w:rPr>
          <w:color w:val="000000" w:themeColor="text1"/>
        </w:rPr>
      </w:pPr>
      <w:r w:rsidRPr="000E3873">
        <w:rPr>
          <w:color w:val="000000" w:themeColor="text1"/>
        </w:rPr>
        <w:t>Run the following command in command line in the Schedule folder:</w:t>
      </w:r>
    </w:p>
    <w:p w14:paraId="26D2559C" w14:textId="77777777" w:rsidR="00995A94" w:rsidRPr="000E3873" w:rsidRDefault="00995A94" w:rsidP="000E3873">
      <w:pPr>
        <w:pStyle w:val="ListParagraph"/>
        <w:numPr>
          <w:ilvl w:val="1"/>
          <w:numId w:val="37"/>
        </w:numPr>
        <w:spacing w:line="256" w:lineRule="auto"/>
        <w:rPr>
          <w:color w:val="000000" w:themeColor="text1"/>
        </w:rPr>
      </w:pPr>
      <w:proofErr w:type="spellStart"/>
      <w:r w:rsidRPr="000E3873">
        <w:rPr>
          <w:color w:val="000000" w:themeColor="text1"/>
        </w:rPr>
        <w:t>Php</w:t>
      </w:r>
      <w:proofErr w:type="spellEnd"/>
      <w:r w:rsidRPr="000E3873">
        <w:rPr>
          <w:color w:val="000000" w:themeColor="text1"/>
        </w:rPr>
        <w:t xml:space="preserve"> </w:t>
      </w:r>
      <w:proofErr w:type="spellStart"/>
      <w:r w:rsidRPr="000E3873">
        <w:rPr>
          <w:color w:val="000000" w:themeColor="text1"/>
        </w:rPr>
        <w:t>schedtoBooklet.php</w:t>
      </w:r>
      <w:proofErr w:type="spellEnd"/>
      <w:r w:rsidRPr="000E3873">
        <w:rPr>
          <w:color w:val="000000" w:themeColor="text1"/>
        </w:rPr>
        <w:t xml:space="preserve"> &gt; bookletDescriptions.txt</w:t>
      </w:r>
    </w:p>
    <w:p w14:paraId="6E2B0F12" w14:textId="77777777" w:rsidR="002C7953" w:rsidRPr="000E3873" w:rsidRDefault="00995A94" w:rsidP="000E3873">
      <w:pPr>
        <w:pStyle w:val="ListParagraph"/>
        <w:numPr>
          <w:ilvl w:val="0"/>
          <w:numId w:val="37"/>
        </w:numPr>
        <w:spacing w:line="256" w:lineRule="auto"/>
        <w:rPr>
          <w:color w:val="000000" w:themeColor="text1"/>
        </w:rPr>
      </w:pPr>
      <w:r w:rsidRPr="000E3873">
        <w:rPr>
          <w:color w:val="000000" w:themeColor="text1"/>
        </w:rPr>
        <w:t>Take text from file and paste it into a word document</w:t>
      </w:r>
    </w:p>
    <w:p w14:paraId="04EE17BC" w14:textId="77777777" w:rsidR="00307CF6" w:rsidRPr="000E3873" w:rsidRDefault="00307CF6" w:rsidP="000E3873">
      <w:pPr>
        <w:pStyle w:val="ListParagraph"/>
        <w:numPr>
          <w:ilvl w:val="0"/>
          <w:numId w:val="37"/>
        </w:numPr>
        <w:spacing w:line="256" w:lineRule="auto"/>
        <w:rPr>
          <w:color w:val="000000" w:themeColor="text1"/>
        </w:rPr>
      </w:pPr>
      <w:r w:rsidRPr="000E3873">
        <w:rPr>
          <w:color w:val="000000" w:themeColor="text1"/>
        </w:rPr>
        <w:t>Use the no spacing formatting</w:t>
      </w:r>
    </w:p>
    <w:p w14:paraId="3D1133E1" w14:textId="77777777" w:rsidR="002C7953" w:rsidRPr="000E3873" w:rsidRDefault="002C7953" w:rsidP="000E3873">
      <w:pPr>
        <w:pStyle w:val="ListParagraph"/>
        <w:numPr>
          <w:ilvl w:val="0"/>
          <w:numId w:val="37"/>
        </w:numPr>
        <w:spacing w:line="256" w:lineRule="auto"/>
        <w:rPr>
          <w:color w:val="000000" w:themeColor="text1"/>
        </w:rPr>
      </w:pPr>
      <w:r w:rsidRPr="000E3873">
        <w:rPr>
          <w:color w:val="000000" w:themeColor="text1"/>
        </w:rPr>
        <w:t xml:space="preserve">Search for this, with wildcards </w:t>
      </w:r>
      <w:proofErr w:type="gramStart"/>
      <w:r w:rsidRPr="000E3873">
        <w:rPr>
          <w:color w:val="000000" w:themeColor="text1"/>
        </w:rPr>
        <w:t>on :</w:t>
      </w:r>
      <w:proofErr w:type="gramEnd"/>
      <w:r w:rsidRPr="000E3873">
        <w:rPr>
          <w:color w:val="000000" w:themeColor="text1"/>
        </w:rPr>
        <w:t xml:space="preserve"> \&lt;b\&gt;(*)\&lt;/b\&gt;</w:t>
      </w:r>
    </w:p>
    <w:p w14:paraId="58001B80" w14:textId="77777777" w:rsidR="002C7953" w:rsidRPr="000E3873" w:rsidRDefault="002C7953" w:rsidP="000E3873">
      <w:pPr>
        <w:pStyle w:val="ListParagraph"/>
        <w:numPr>
          <w:ilvl w:val="0"/>
          <w:numId w:val="37"/>
        </w:numPr>
        <w:spacing w:line="256" w:lineRule="auto"/>
        <w:rPr>
          <w:color w:val="000000" w:themeColor="text1"/>
        </w:rPr>
      </w:pPr>
      <w:r w:rsidRPr="000E3873">
        <w:rPr>
          <w:color w:val="000000" w:themeColor="text1"/>
        </w:rPr>
        <w:t xml:space="preserve">Replace with </w:t>
      </w:r>
      <w:proofErr w:type="gramStart"/>
      <w:r w:rsidRPr="000E3873">
        <w:rPr>
          <w:color w:val="000000" w:themeColor="text1"/>
        </w:rPr>
        <w:t>this :</w:t>
      </w:r>
      <w:proofErr w:type="gramEnd"/>
      <w:r w:rsidRPr="000E3873">
        <w:rPr>
          <w:color w:val="000000" w:themeColor="text1"/>
        </w:rPr>
        <w:t xml:space="preserve"> \1</w:t>
      </w:r>
    </w:p>
    <w:p w14:paraId="172BD266" w14:textId="77777777" w:rsidR="002C7953" w:rsidRPr="000E3873" w:rsidRDefault="002C7953" w:rsidP="000E3873">
      <w:pPr>
        <w:pStyle w:val="ListParagraph"/>
        <w:numPr>
          <w:ilvl w:val="1"/>
          <w:numId w:val="37"/>
        </w:numPr>
        <w:spacing w:line="256" w:lineRule="auto"/>
        <w:rPr>
          <w:color w:val="000000" w:themeColor="text1"/>
        </w:rPr>
      </w:pPr>
      <w:r w:rsidRPr="000E3873">
        <w:rPr>
          <w:color w:val="000000" w:themeColor="text1"/>
        </w:rPr>
        <w:lastRenderedPageBreak/>
        <w:t xml:space="preserve">With formatting of 13 </w:t>
      </w:r>
      <w:proofErr w:type="spellStart"/>
      <w:r w:rsidRPr="000E3873">
        <w:rPr>
          <w:color w:val="000000" w:themeColor="text1"/>
        </w:rPr>
        <w:t>px</w:t>
      </w:r>
      <w:proofErr w:type="spellEnd"/>
      <w:r w:rsidRPr="000E3873">
        <w:rPr>
          <w:color w:val="000000" w:themeColor="text1"/>
        </w:rPr>
        <w:t xml:space="preserve"> and bold font</w:t>
      </w:r>
    </w:p>
    <w:p w14:paraId="07333ED1" w14:textId="77777777" w:rsidR="002C7953" w:rsidRPr="000E3873" w:rsidRDefault="002C7953" w:rsidP="000E3873">
      <w:pPr>
        <w:pStyle w:val="ListParagraph"/>
        <w:numPr>
          <w:ilvl w:val="0"/>
          <w:numId w:val="37"/>
        </w:numPr>
        <w:spacing w:line="256" w:lineRule="auto"/>
        <w:rPr>
          <w:color w:val="000000" w:themeColor="text1"/>
        </w:rPr>
      </w:pPr>
      <w:r w:rsidRPr="000E3873">
        <w:rPr>
          <w:color w:val="000000" w:themeColor="text1"/>
        </w:rPr>
        <w:t xml:space="preserve">Next search for this, with wildcards </w:t>
      </w:r>
      <w:proofErr w:type="gramStart"/>
      <w:r w:rsidRPr="000E3873">
        <w:rPr>
          <w:color w:val="000000" w:themeColor="text1"/>
        </w:rPr>
        <w:t>on :</w:t>
      </w:r>
      <w:proofErr w:type="gramEnd"/>
      <w:r w:rsidRPr="000E3873">
        <w:rPr>
          <w:color w:val="000000" w:themeColor="text1"/>
        </w:rPr>
        <w:t xml:space="preserve"> \&lt;</w:t>
      </w:r>
      <w:proofErr w:type="spellStart"/>
      <w:r w:rsidRPr="000E3873">
        <w:rPr>
          <w:color w:val="000000" w:themeColor="text1"/>
        </w:rPr>
        <w:t>i</w:t>
      </w:r>
      <w:proofErr w:type="spellEnd"/>
      <w:r w:rsidRPr="000E3873">
        <w:rPr>
          <w:color w:val="000000" w:themeColor="text1"/>
        </w:rPr>
        <w:t>\&gt;(*)\&lt;/</w:t>
      </w:r>
      <w:proofErr w:type="spellStart"/>
      <w:r w:rsidRPr="000E3873">
        <w:rPr>
          <w:color w:val="000000" w:themeColor="text1"/>
        </w:rPr>
        <w:t>i</w:t>
      </w:r>
      <w:proofErr w:type="spellEnd"/>
      <w:r w:rsidRPr="000E3873">
        <w:rPr>
          <w:color w:val="000000" w:themeColor="text1"/>
        </w:rPr>
        <w:t>\&gt;</w:t>
      </w:r>
    </w:p>
    <w:p w14:paraId="53FD8E66" w14:textId="77777777" w:rsidR="002C7953" w:rsidRPr="000E3873" w:rsidRDefault="002C7953" w:rsidP="000E3873">
      <w:pPr>
        <w:pStyle w:val="ListParagraph"/>
        <w:numPr>
          <w:ilvl w:val="0"/>
          <w:numId w:val="37"/>
        </w:numPr>
        <w:spacing w:line="256" w:lineRule="auto"/>
        <w:rPr>
          <w:color w:val="000000" w:themeColor="text1"/>
        </w:rPr>
      </w:pPr>
      <w:r w:rsidRPr="000E3873">
        <w:rPr>
          <w:color w:val="000000" w:themeColor="text1"/>
        </w:rPr>
        <w:t xml:space="preserve">Replace with </w:t>
      </w:r>
      <w:proofErr w:type="gramStart"/>
      <w:r w:rsidRPr="000E3873">
        <w:rPr>
          <w:color w:val="000000" w:themeColor="text1"/>
        </w:rPr>
        <w:t>this :</w:t>
      </w:r>
      <w:proofErr w:type="gramEnd"/>
      <w:r w:rsidRPr="000E3873">
        <w:rPr>
          <w:color w:val="000000" w:themeColor="text1"/>
        </w:rPr>
        <w:t xml:space="preserve"> \1</w:t>
      </w:r>
    </w:p>
    <w:p w14:paraId="414CBAEB" w14:textId="77777777" w:rsidR="002C7953" w:rsidRPr="000E3873" w:rsidRDefault="002C7953" w:rsidP="000E3873">
      <w:pPr>
        <w:pStyle w:val="ListParagraph"/>
        <w:numPr>
          <w:ilvl w:val="1"/>
          <w:numId w:val="37"/>
        </w:numPr>
        <w:spacing w:line="256" w:lineRule="auto"/>
        <w:rPr>
          <w:color w:val="000000" w:themeColor="text1"/>
        </w:rPr>
      </w:pPr>
      <w:r w:rsidRPr="000E3873">
        <w:rPr>
          <w:color w:val="000000" w:themeColor="text1"/>
        </w:rPr>
        <w:t xml:space="preserve">With formatting of 12 </w:t>
      </w:r>
      <w:proofErr w:type="spellStart"/>
      <w:r w:rsidRPr="000E3873">
        <w:rPr>
          <w:color w:val="000000" w:themeColor="text1"/>
        </w:rPr>
        <w:t>px</w:t>
      </w:r>
      <w:proofErr w:type="spellEnd"/>
      <w:r w:rsidRPr="000E3873">
        <w:rPr>
          <w:color w:val="000000" w:themeColor="text1"/>
        </w:rPr>
        <w:t>, italic and 6px spacing after paragraph</w:t>
      </w:r>
    </w:p>
    <w:p w14:paraId="37AB975F" w14:textId="77777777" w:rsidR="00F47F0E" w:rsidRPr="00466607" w:rsidRDefault="00F47F0E" w:rsidP="00343CF8"/>
    <w:p w14:paraId="4CDAF4B9" w14:textId="77777777" w:rsidR="00F565A8" w:rsidRDefault="00F565A8" w:rsidP="00F565A8">
      <w:pPr>
        <w:pStyle w:val="ListParagraph"/>
        <w:numPr>
          <w:ilvl w:val="0"/>
          <w:numId w:val="4"/>
        </w:numPr>
        <w:spacing w:after="0" w:line="240" w:lineRule="auto"/>
      </w:pPr>
      <w:r>
        <w:t xml:space="preserve">Before </w:t>
      </w:r>
      <w:proofErr w:type="spellStart"/>
      <w:r>
        <w:t>Nanocon</w:t>
      </w:r>
      <w:proofErr w:type="spellEnd"/>
    </w:p>
    <w:p w14:paraId="06EB358D" w14:textId="77777777" w:rsidR="00F565A8" w:rsidRDefault="00F565A8" w:rsidP="00F565A8">
      <w:pPr>
        <w:pStyle w:val="ListParagraph"/>
        <w:numPr>
          <w:ilvl w:val="1"/>
          <w:numId w:val="4"/>
        </w:numPr>
        <w:spacing w:after="0" w:line="240" w:lineRule="auto"/>
      </w:pPr>
      <w:r>
        <w:t>Schedule Gaming Club members to run events.</w:t>
      </w:r>
    </w:p>
    <w:p w14:paraId="08721B9F" w14:textId="77777777" w:rsidR="00F565A8" w:rsidRDefault="00F565A8" w:rsidP="00F565A8">
      <w:pPr>
        <w:pStyle w:val="ListParagraph"/>
        <w:numPr>
          <w:ilvl w:val="1"/>
          <w:numId w:val="4"/>
        </w:numPr>
        <w:spacing w:after="0" w:line="240" w:lineRule="auto"/>
      </w:pPr>
      <w:r>
        <w:t xml:space="preserve">Find outside people/organizations to run events at </w:t>
      </w:r>
      <w:proofErr w:type="spellStart"/>
      <w:r>
        <w:t>Nanocon</w:t>
      </w:r>
      <w:proofErr w:type="spellEnd"/>
      <w:r>
        <w:t>.</w:t>
      </w:r>
    </w:p>
    <w:p w14:paraId="1C9A5B7C" w14:textId="77777777" w:rsidR="00F565A8" w:rsidRDefault="00F565A8" w:rsidP="00F565A8">
      <w:pPr>
        <w:pStyle w:val="ListParagraph"/>
        <w:numPr>
          <w:ilvl w:val="1"/>
          <w:numId w:val="4"/>
        </w:numPr>
        <w:spacing w:after="0" w:line="240" w:lineRule="auto"/>
      </w:pPr>
      <w:r>
        <w:t>Schedule events.</w:t>
      </w:r>
    </w:p>
    <w:p w14:paraId="68B46AC7" w14:textId="77777777" w:rsidR="00F565A8" w:rsidRDefault="00F565A8" w:rsidP="00F565A8">
      <w:pPr>
        <w:pStyle w:val="ListParagraph"/>
        <w:numPr>
          <w:ilvl w:val="0"/>
          <w:numId w:val="4"/>
        </w:numPr>
        <w:spacing w:after="0" w:line="240" w:lineRule="auto"/>
      </w:pPr>
      <w:r>
        <w:t xml:space="preserve">At </w:t>
      </w:r>
      <w:proofErr w:type="spellStart"/>
      <w:r>
        <w:t>Nanocon</w:t>
      </w:r>
      <w:proofErr w:type="spellEnd"/>
    </w:p>
    <w:p w14:paraId="6C71401D" w14:textId="77777777" w:rsidR="00F565A8" w:rsidRDefault="00F565A8" w:rsidP="00F565A8">
      <w:pPr>
        <w:pStyle w:val="ListParagraph"/>
        <w:numPr>
          <w:ilvl w:val="1"/>
          <w:numId w:val="4"/>
        </w:numPr>
        <w:spacing w:after="0" w:line="240" w:lineRule="auto"/>
      </w:pPr>
      <w:r>
        <w:t>Give all event organizers their respective event organizer packet.</w:t>
      </w:r>
    </w:p>
    <w:p w14:paraId="4FB580FC" w14:textId="77777777" w:rsidR="00F565A8" w:rsidRDefault="00F565A8" w:rsidP="00F565A8">
      <w:pPr>
        <w:pStyle w:val="ListParagraph"/>
        <w:numPr>
          <w:ilvl w:val="1"/>
          <w:numId w:val="4"/>
        </w:numPr>
        <w:spacing w:after="0" w:line="240" w:lineRule="auto"/>
      </w:pPr>
      <w:r w:rsidRPr="00427752">
        <w:t>Make</w:t>
      </w:r>
      <w:r>
        <w:t xml:space="preserve"> sure all event organizers are aware of the event procedure.</w:t>
      </w:r>
    </w:p>
    <w:p w14:paraId="0122257B" w14:textId="77777777" w:rsidR="00F565A8" w:rsidRDefault="00F565A8" w:rsidP="00F565A8">
      <w:pPr>
        <w:pStyle w:val="ListParagraph"/>
        <w:numPr>
          <w:ilvl w:val="1"/>
          <w:numId w:val="4"/>
        </w:numPr>
        <w:spacing w:after="0" w:line="240" w:lineRule="auto"/>
      </w:pPr>
      <w:r>
        <w:t xml:space="preserve">Make sure all event organizers are at their designated feature table at their designated time. </w:t>
      </w:r>
    </w:p>
    <w:p w14:paraId="1604A2AC" w14:textId="77777777" w:rsidR="00F565A8" w:rsidRDefault="00F565A8" w:rsidP="00F565A8">
      <w:pPr>
        <w:pStyle w:val="ListParagraph"/>
        <w:numPr>
          <w:ilvl w:val="1"/>
          <w:numId w:val="4"/>
        </w:numPr>
        <w:spacing w:after="0" w:line="240" w:lineRule="auto"/>
      </w:pPr>
      <w:r>
        <w:t xml:space="preserve">Field any schedule changes, and alert the </w:t>
      </w:r>
      <w:proofErr w:type="gramStart"/>
      <w:r>
        <w:t>On Site</w:t>
      </w:r>
      <w:proofErr w:type="gramEnd"/>
      <w:r>
        <w:t xml:space="preserve"> Schedule Manager of any changes (including new events).</w:t>
      </w:r>
    </w:p>
    <w:p w14:paraId="4AE162CC" w14:textId="77777777" w:rsidR="00F565A8" w:rsidRDefault="00F565A8" w:rsidP="00F565A8">
      <w:pPr>
        <w:pStyle w:val="ListParagraph"/>
        <w:numPr>
          <w:ilvl w:val="0"/>
          <w:numId w:val="4"/>
        </w:numPr>
        <w:spacing w:after="0" w:line="240" w:lineRule="auto"/>
      </w:pPr>
      <w:r>
        <w:t xml:space="preserve">After </w:t>
      </w:r>
      <w:proofErr w:type="spellStart"/>
      <w:r>
        <w:t>Nanocon</w:t>
      </w:r>
      <w:proofErr w:type="spellEnd"/>
    </w:p>
    <w:p w14:paraId="439807EF" w14:textId="77777777" w:rsidR="00F565A8" w:rsidRDefault="00F565A8" w:rsidP="00F565A8">
      <w:pPr>
        <w:pStyle w:val="ListParagraph"/>
        <w:numPr>
          <w:ilvl w:val="1"/>
          <w:numId w:val="4"/>
        </w:numPr>
        <w:spacing w:after="0" w:line="240" w:lineRule="auto"/>
      </w:pPr>
      <w:r>
        <w:t>Send Thank You letters to all people/organizations who ran events.</w:t>
      </w:r>
    </w:p>
    <w:p w14:paraId="3A75397C" w14:textId="77777777" w:rsidR="00421C5D" w:rsidRDefault="00421C5D" w:rsidP="00421C5D">
      <w:pPr>
        <w:spacing w:after="0" w:line="240" w:lineRule="auto"/>
      </w:pPr>
    </w:p>
    <w:p w14:paraId="3E2B25D6" w14:textId="77777777" w:rsidR="00421C5D" w:rsidRDefault="00421C5D" w:rsidP="00421C5D">
      <w:pPr>
        <w:pStyle w:val="ListParagraph"/>
        <w:numPr>
          <w:ilvl w:val="0"/>
          <w:numId w:val="4"/>
        </w:numPr>
        <w:spacing w:after="0" w:line="240" w:lineRule="auto"/>
      </w:pPr>
      <w:r>
        <w:t xml:space="preserve">At </w:t>
      </w:r>
      <w:proofErr w:type="spellStart"/>
      <w:r>
        <w:t>Nanocon</w:t>
      </w:r>
      <w:proofErr w:type="spellEnd"/>
    </w:p>
    <w:p w14:paraId="185749C7" w14:textId="77777777" w:rsidR="00421C5D" w:rsidRDefault="00421C5D" w:rsidP="00421C5D">
      <w:pPr>
        <w:pStyle w:val="ListParagraph"/>
        <w:numPr>
          <w:ilvl w:val="1"/>
          <w:numId w:val="4"/>
        </w:numPr>
        <w:spacing w:after="0" w:line="240" w:lineRule="auto"/>
      </w:pPr>
      <w:r>
        <w:t xml:space="preserve">Post the day’s schedule of events for various areas of </w:t>
      </w:r>
      <w:proofErr w:type="spellStart"/>
      <w:r>
        <w:t>Nanocon</w:t>
      </w:r>
      <w:proofErr w:type="spellEnd"/>
      <w:r>
        <w:t>.</w:t>
      </w:r>
    </w:p>
    <w:p w14:paraId="67B61242" w14:textId="77777777" w:rsidR="00421C5D" w:rsidRDefault="00421C5D" w:rsidP="00421C5D">
      <w:pPr>
        <w:pStyle w:val="ListParagraph"/>
        <w:numPr>
          <w:ilvl w:val="1"/>
          <w:numId w:val="4"/>
        </w:numPr>
        <w:spacing w:after="0" w:line="240" w:lineRule="auto"/>
      </w:pPr>
      <w:r>
        <w:t xml:space="preserve">Work with the </w:t>
      </w:r>
      <w:r w:rsidRPr="00AD470D">
        <w:t>Speaker and Workshop Coordinator, CCG Tournament Coordinator</w:t>
      </w:r>
      <w:r>
        <w:t>,</w:t>
      </w:r>
      <w:r w:rsidRPr="00AD470D">
        <w:t xml:space="preserve"> RPGA Area Coordinator</w:t>
      </w:r>
      <w:r>
        <w:t>, SIS Liaison, Guest Event Services Manager, Gaming Club Event Services Manager, and Video Game Area Manager to post any schedule changes in their respective areas.</w:t>
      </w:r>
    </w:p>
    <w:p w14:paraId="4EE76C4E" w14:textId="77777777" w:rsidR="00421C5D" w:rsidRPr="00420BB4" w:rsidRDefault="00421C5D" w:rsidP="00421C5D">
      <w:pPr>
        <w:spacing w:after="0" w:line="240" w:lineRule="auto"/>
      </w:pPr>
    </w:p>
    <w:p w14:paraId="1F32CF9E" w14:textId="77777777" w:rsidR="00F565A8" w:rsidRDefault="00F565A8">
      <w:pPr>
        <w:rPr>
          <w:rFonts w:asciiTheme="majorHAnsi" w:eastAsiaTheme="majorEastAsia" w:hAnsiTheme="majorHAnsi" w:cstheme="majorBidi"/>
          <w:color w:val="244061" w:themeColor="accent1" w:themeShade="80"/>
          <w:sz w:val="36"/>
          <w:szCs w:val="36"/>
        </w:rPr>
      </w:pPr>
      <w:r>
        <w:br w:type="page"/>
      </w:r>
    </w:p>
    <w:p w14:paraId="7B53ADB9" w14:textId="64E4BA83" w:rsidR="001D3721" w:rsidRDefault="001D3721" w:rsidP="001D3721">
      <w:pPr>
        <w:pStyle w:val="Heading1"/>
      </w:pPr>
      <w:bookmarkStart w:id="171" w:name="_Toc404097782"/>
      <w:bookmarkStart w:id="172" w:name="_Toc461554806"/>
      <w:r>
        <w:lastRenderedPageBreak/>
        <w:t xml:space="preserve">Typical </w:t>
      </w:r>
      <w:r w:rsidR="00D71818">
        <w:t>S</w:t>
      </w:r>
      <w:r w:rsidR="000E78B2">
        <w:t>chedule Items</w:t>
      </w:r>
      <w:bookmarkEnd w:id="171"/>
      <w:bookmarkEnd w:id="172"/>
    </w:p>
    <w:p w14:paraId="543C7D6E" w14:textId="77777777" w:rsidR="00D71818" w:rsidRPr="00D71818" w:rsidRDefault="00D71818" w:rsidP="00D71818">
      <w:pPr>
        <w:pStyle w:val="Heading2"/>
      </w:pPr>
      <w:bookmarkStart w:id="173" w:name="_Toc404097783"/>
      <w:bookmarkStart w:id="174" w:name="_Toc461554807"/>
      <w:r>
        <w:t>Games</w:t>
      </w:r>
      <w:bookmarkEnd w:id="173"/>
      <w:bookmarkEnd w:id="174"/>
    </w:p>
    <w:p w14:paraId="2FA4BC1B" w14:textId="77777777" w:rsidR="001D3721" w:rsidRPr="00466607" w:rsidRDefault="001D3721" w:rsidP="00466607">
      <w:pPr>
        <w:pStyle w:val="Heading3"/>
        <w:ind w:left="720"/>
      </w:pPr>
      <w:bookmarkStart w:id="175" w:name="_Toc404097784"/>
      <w:bookmarkStart w:id="176" w:name="_Toc461554808"/>
      <w:r w:rsidRPr="00466607">
        <w:t>SIS</w:t>
      </w:r>
      <w:r w:rsidR="00D71818" w:rsidRPr="00466607">
        <w:t xml:space="preserve"> -</w:t>
      </w:r>
      <w:r w:rsidRPr="00466607">
        <w:t xml:space="preserve"> Society in Shadows</w:t>
      </w:r>
      <w:bookmarkEnd w:id="175"/>
      <w:bookmarkEnd w:id="176"/>
    </w:p>
    <w:p w14:paraId="5DD114CC" w14:textId="035FD98C" w:rsidR="001D3721" w:rsidRPr="00466607" w:rsidRDefault="001D3721" w:rsidP="00466607">
      <w:pPr>
        <w:pStyle w:val="Heading3"/>
        <w:ind w:left="720"/>
      </w:pPr>
      <w:bookmarkStart w:id="177" w:name="_Toc404097785"/>
      <w:bookmarkStart w:id="178" w:name="_Toc461554809"/>
      <w:r w:rsidRPr="00466607">
        <w:t>Magic</w:t>
      </w:r>
      <w:r w:rsidR="000E78B2">
        <w:t xml:space="preserve"> the</w:t>
      </w:r>
      <w:r w:rsidRPr="00466607">
        <w:t xml:space="preserve"> Gathering</w:t>
      </w:r>
      <w:bookmarkEnd w:id="177"/>
      <w:bookmarkEnd w:id="178"/>
    </w:p>
    <w:p w14:paraId="3917D0C5" w14:textId="77777777" w:rsidR="00715522" w:rsidRDefault="001D3721" w:rsidP="00466607">
      <w:pPr>
        <w:pStyle w:val="Heading3"/>
        <w:ind w:left="720"/>
      </w:pPr>
      <w:bookmarkStart w:id="179" w:name="_Toc404097786"/>
      <w:bookmarkStart w:id="180" w:name="_Toc461554810"/>
      <w:r w:rsidRPr="00466607">
        <w:t>Role Playing Games</w:t>
      </w:r>
      <w:bookmarkEnd w:id="179"/>
      <w:bookmarkEnd w:id="180"/>
    </w:p>
    <w:p w14:paraId="61B0D64D" w14:textId="77777777" w:rsidR="001D3721" w:rsidRPr="00466607" w:rsidRDefault="001D3721" w:rsidP="00466607">
      <w:pPr>
        <w:pStyle w:val="Heading3"/>
        <w:ind w:left="720"/>
      </w:pPr>
      <w:bookmarkStart w:id="181" w:name="_Toc404097787"/>
      <w:bookmarkStart w:id="182" w:name="_Toc461554811"/>
      <w:r w:rsidRPr="00466607">
        <w:t>Board Games</w:t>
      </w:r>
      <w:bookmarkEnd w:id="181"/>
      <w:bookmarkEnd w:id="182"/>
    </w:p>
    <w:p w14:paraId="581A45C7" w14:textId="77777777" w:rsidR="001D3721" w:rsidRPr="00466607" w:rsidRDefault="001D3721" w:rsidP="00466607">
      <w:pPr>
        <w:pStyle w:val="Heading3"/>
        <w:ind w:left="720"/>
      </w:pPr>
      <w:bookmarkStart w:id="183" w:name="_Toc404097788"/>
      <w:bookmarkStart w:id="184" w:name="_Toc461554812"/>
      <w:r w:rsidRPr="00466607">
        <w:t>Miniatures</w:t>
      </w:r>
      <w:bookmarkEnd w:id="183"/>
      <w:bookmarkEnd w:id="184"/>
    </w:p>
    <w:p w14:paraId="5B8634B4" w14:textId="571FEEB5" w:rsidR="001D3721" w:rsidRPr="00466607" w:rsidRDefault="001D3721" w:rsidP="000E78B2">
      <w:pPr>
        <w:pStyle w:val="Heading3"/>
        <w:ind w:left="720"/>
      </w:pPr>
      <w:bookmarkStart w:id="185" w:name="_Toc404097789"/>
      <w:bookmarkStart w:id="186" w:name="_Toc461554813"/>
      <w:r w:rsidRPr="00466607">
        <w:t>War Hammer</w:t>
      </w:r>
      <w:r w:rsidR="00D71818" w:rsidRPr="00466607">
        <w:t xml:space="preserve"> 40k</w:t>
      </w:r>
      <w:bookmarkEnd w:id="185"/>
      <w:bookmarkEnd w:id="186"/>
    </w:p>
    <w:p w14:paraId="46A0C5FE" w14:textId="77777777" w:rsidR="001D3721" w:rsidRPr="00466607" w:rsidRDefault="001D3721" w:rsidP="00466607">
      <w:pPr>
        <w:pStyle w:val="Heading3"/>
        <w:ind w:left="720"/>
      </w:pPr>
      <w:bookmarkStart w:id="187" w:name="_Toc404097791"/>
      <w:bookmarkStart w:id="188" w:name="_Toc461554814"/>
      <w:r w:rsidRPr="00466607">
        <w:t>D&amp;D</w:t>
      </w:r>
      <w:bookmarkEnd w:id="187"/>
      <w:bookmarkEnd w:id="188"/>
      <w:r w:rsidRPr="00466607">
        <w:t xml:space="preserve"> </w:t>
      </w:r>
    </w:p>
    <w:p w14:paraId="20D881A2" w14:textId="77777777" w:rsidR="001D3721" w:rsidRPr="00466607" w:rsidRDefault="001D3721" w:rsidP="00466607">
      <w:pPr>
        <w:pStyle w:val="Heading3"/>
        <w:ind w:left="720"/>
      </w:pPr>
      <w:bookmarkStart w:id="189" w:name="_Toc404097792"/>
      <w:bookmarkStart w:id="190" w:name="_Toc461554815"/>
      <w:r w:rsidRPr="00466607">
        <w:t>Pathfinder</w:t>
      </w:r>
      <w:bookmarkEnd w:id="189"/>
      <w:bookmarkEnd w:id="190"/>
    </w:p>
    <w:p w14:paraId="2CF1EDF5" w14:textId="77777777" w:rsidR="002553BE" w:rsidRPr="00466607" w:rsidRDefault="001D3721" w:rsidP="00466607">
      <w:pPr>
        <w:pStyle w:val="Heading3"/>
        <w:ind w:left="720"/>
      </w:pPr>
      <w:bookmarkStart w:id="191" w:name="_Toc404097793"/>
      <w:bookmarkStart w:id="192" w:name="_Toc461554816"/>
      <w:r w:rsidRPr="00466607">
        <w:t>Twilight Emporium</w:t>
      </w:r>
      <w:bookmarkEnd w:id="191"/>
      <w:bookmarkEnd w:id="192"/>
      <w:r w:rsidR="002553BE" w:rsidRPr="00466607">
        <w:t xml:space="preserve"> </w:t>
      </w:r>
    </w:p>
    <w:p w14:paraId="58429C21" w14:textId="77777777" w:rsidR="001D3721" w:rsidRPr="00466607" w:rsidRDefault="002553BE" w:rsidP="00466607">
      <w:pPr>
        <w:pStyle w:val="Heading3"/>
        <w:ind w:left="720"/>
      </w:pPr>
      <w:bookmarkStart w:id="193" w:name="_Toc404097794"/>
      <w:bookmarkStart w:id="194" w:name="_Toc461554817"/>
      <w:r w:rsidRPr="00466607">
        <w:t>Adventure in a Con</w:t>
      </w:r>
      <w:bookmarkEnd w:id="193"/>
      <w:bookmarkEnd w:id="194"/>
    </w:p>
    <w:p w14:paraId="0E6C8CD0" w14:textId="77777777" w:rsidR="001D3721" w:rsidRDefault="00D71818" w:rsidP="00D71818">
      <w:pPr>
        <w:pStyle w:val="Heading2"/>
      </w:pPr>
      <w:bookmarkStart w:id="195" w:name="_Toc404097795"/>
      <w:bookmarkStart w:id="196" w:name="_Toc461554818"/>
      <w:r>
        <w:t>Vendors</w:t>
      </w:r>
      <w:bookmarkEnd w:id="195"/>
      <w:bookmarkEnd w:id="196"/>
    </w:p>
    <w:p w14:paraId="7562AD79" w14:textId="77777777" w:rsidR="001D3721" w:rsidRDefault="001D3721" w:rsidP="002553BE">
      <w:pPr>
        <w:pStyle w:val="Heading3"/>
        <w:ind w:left="720"/>
      </w:pPr>
      <w:bookmarkStart w:id="197" w:name="_Toc404097796"/>
      <w:bookmarkStart w:id="198" w:name="_Toc461554819"/>
      <w:r>
        <w:t>ACME</w:t>
      </w:r>
      <w:bookmarkEnd w:id="197"/>
      <w:bookmarkEnd w:id="198"/>
    </w:p>
    <w:p w14:paraId="65A5F7B6" w14:textId="77777777" w:rsidR="001D3721" w:rsidRDefault="001D3721" w:rsidP="002553BE">
      <w:pPr>
        <w:pStyle w:val="Heading3"/>
        <w:ind w:left="720"/>
      </w:pPr>
      <w:bookmarkStart w:id="199" w:name="_Toc404097797"/>
      <w:bookmarkStart w:id="200" w:name="_Toc461554820"/>
      <w:r>
        <w:t>Hobby Town</w:t>
      </w:r>
      <w:bookmarkEnd w:id="199"/>
      <w:bookmarkEnd w:id="200"/>
    </w:p>
    <w:p w14:paraId="2B1CEB98" w14:textId="77777777" w:rsidR="001D3721" w:rsidRDefault="001D3721" w:rsidP="002553BE">
      <w:pPr>
        <w:pStyle w:val="Heading3"/>
        <w:ind w:left="720"/>
      </w:pPr>
      <w:bookmarkStart w:id="201" w:name="_Toc404097798"/>
      <w:bookmarkStart w:id="202" w:name="_Toc461554821"/>
      <w:r>
        <w:t xml:space="preserve">Flash </w:t>
      </w:r>
      <w:proofErr w:type="spellStart"/>
      <w:r>
        <w:t>Bax</w:t>
      </w:r>
      <w:bookmarkEnd w:id="201"/>
      <w:bookmarkEnd w:id="202"/>
      <w:proofErr w:type="spellEnd"/>
    </w:p>
    <w:p w14:paraId="0F86DDF8" w14:textId="77777777" w:rsidR="00325117" w:rsidRPr="00325117" w:rsidRDefault="001D3721" w:rsidP="00E94144">
      <w:pPr>
        <w:pStyle w:val="Heading3"/>
        <w:ind w:left="720"/>
      </w:pPr>
      <w:bookmarkStart w:id="203" w:name="_Toc404097799"/>
      <w:bookmarkStart w:id="204" w:name="_Toc461554822"/>
      <w:r>
        <w:t>Artists Alley</w:t>
      </w:r>
      <w:bookmarkEnd w:id="203"/>
      <w:bookmarkEnd w:id="204"/>
    </w:p>
    <w:p w14:paraId="43FE2BF7" w14:textId="77777777" w:rsidR="00325117" w:rsidRPr="00325117" w:rsidRDefault="001D3721" w:rsidP="00E94144">
      <w:pPr>
        <w:pStyle w:val="Heading3"/>
        <w:ind w:left="720"/>
      </w:pPr>
      <w:bookmarkStart w:id="205" w:name="_Toc404097800"/>
      <w:bookmarkStart w:id="206" w:name="_Toc461554823"/>
      <w:r>
        <w:t>Dragon’s Den</w:t>
      </w:r>
      <w:bookmarkEnd w:id="205"/>
      <w:bookmarkEnd w:id="206"/>
    </w:p>
    <w:p w14:paraId="08E97767" w14:textId="77777777" w:rsidR="000E78B2" w:rsidRDefault="001D3721" w:rsidP="000E78B2">
      <w:pPr>
        <w:pStyle w:val="Heading3"/>
        <w:ind w:left="720"/>
      </w:pPr>
      <w:bookmarkStart w:id="207" w:name="_Toc404097801"/>
      <w:bookmarkStart w:id="208" w:name="_Toc461554824"/>
      <w:r>
        <w:t>Silver Gryphon Games</w:t>
      </w:r>
      <w:bookmarkEnd w:id="207"/>
      <w:bookmarkEnd w:id="208"/>
    </w:p>
    <w:p w14:paraId="7F9667A1" w14:textId="77777777" w:rsidR="000E78B2" w:rsidRPr="000E78B2" w:rsidRDefault="000E78B2" w:rsidP="000E3873">
      <w:pPr>
        <w:pStyle w:val="Heading3"/>
        <w:ind w:firstLine="720"/>
      </w:pPr>
      <w:bookmarkStart w:id="209" w:name="_Toc461554825"/>
      <w:r>
        <w:t>Fantasy Trading Post</w:t>
      </w:r>
      <w:bookmarkEnd w:id="209"/>
    </w:p>
    <w:p w14:paraId="48129B0D" w14:textId="77777777" w:rsidR="00715522" w:rsidRDefault="00715522" w:rsidP="00466607">
      <w:pPr>
        <w:rPr>
          <w:rFonts w:asciiTheme="majorHAnsi" w:eastAsiaTheme="majorEastAsia" w:hAnsiTheme="majorHAnsi" w:cstheme="majorBidi"/>
          <w:color w:val="365F91" w:themeColor="accent1" w:themeShade="BF"/>
          <w:sz w:val="28"/>
          <w:szCs w:val="28"/>
        </w:rPr>
      </w:pPr>
      <w:r>
        <w:br w:type="page"/>
      </w:r>
    </w:p>
    <w:p w14:paraId="0CD31C77" w14:textId="77777777" w:rsidR="006B5B60" w:rsidRDefault="006B5B60" w:rsidP="00466607">
      <w:pPr>
        <w:pStyle w:val="Heading1"/>
      </w:pPr>
      <w:bookmarkStart w:id="210" w:name="_Toc404097802"/>
      <w:bookmarkStart w:id="211" w:name="_Toc461554826"/>
      <w:r>
        <w:lastRenderedPageBreak/>
        <w:t>Website</w:t>
      </w:r>
      <w:bookmarkEnd w:id="210"/>
      <w:bookmarkEnd w:id="211"/>
    </w:p>
    <w:p w14:paraId="19F7B36F" w14:textId="77777777" w:rsidR="00D0540B" w:rsidRDefault="00D0540B" w:rsidP="00D0540B">
      <w:pPr>
        <w:pStyle w:val="Heading2"/>
      </w:pPr>
      <w:bookmarkStart w:id="212" w:name="_Toc404097803"/>
      <w:bookmarkStart w:id="213" w:name="_Toc461554827"/>
      <w:r>
        <w:t>Committing Changes</w:t>
      </w:r>
      <w:bookmarkEnd w:id="212"/>
      <w:bookmarkEnd w:id="213"/>
    </w:p>
    <w:p w14:paraId="4EAB77A0" w14:textId="77777777" w:rsidR="00D0540B" w:rsidRPr="00D0540B" w:rsidRDefault="00D0540B" w:rsidP="00D0540B">
      <w:pPr>
        <w:ind w:left="720"/>
      </w:pPr>
      <w:r>
        <w:t xml:space="preserve">You may not upload an entire project onto the SVN, you need to put it into a zip file first.  This way we can avoid having a bunch of files on the SVN. The zip file must have the language used for the website (ASP, PHP, Ruby, etc.) </w:t>
      </w:r>
      <w:r w:rsidR="009F6155">
        <w:t>somewhere in</w:t>
      </w:r>
      <w:r>
        <w:t xml:space="preserve"> the name of the file.</w:t>
      </w:r>
    </w:p>
    <w:p w14:paraId="231907D9" w14:textId="77777777" w:rsidR="00D0540B" w:rsidRDefault="00D0540B" w:rsidP="00D0540B">
      <w:pPr>
        <w:pStyle w:val="Heading2"/>
      </w:pPr>
      <w:bookmarkStart w:id="214" w:name="_Toc404097804"/>
      <w:bookmarkStart w:id="215" w:name="_Toc461554828"/>
      <w:r>
        <w:t>SVN Folder Structure</w:t>
      </w:r>
      <w:bookmarkEnd w:id="214"/>
      <w:bookmarkEnd w:id="215"/>
    </w:p>
    <w:p w14:paraId="124ED7B1" w14:textId="77777777" w:rsidR="00D0540B" w:rsidRDefault="00D0540B" w:rsidP="00D0540B">
      <w:pPr>
        <w:ind w:left="720"/>
      </w:pPr>
      <w:r>
        <w:t>Each year the website will have to create a static version of the website, zip it up, and put into their respective folder for the year.  It will have the name of Static Pages.zip.</w:t>
      </w:r>
    </w:p>
    <w:p w14:paraId="75B55C31" w14:textId="77777777" w:rsidR="00D0540B" w:rsidRDefault="00D0540B" w:rsidP="00D0540B">
      <w:pPr>
        <w:pStyle w:val="Heading2"/>
      </w:pPr>
      <w:bookmarkStart w:id="216" w:name="_Toc404097805"/>
      <w:bookmarkStart w:id="217" w:name="_Toc461554829"/>
      <w:r>
        <w:t>Live Website</w:t>
      </w:r>
      <w:bookmarkEnd w:id="216"/>
      <w:bookmarkEnd w:id="217"/>
    </w:p>
    <w:p w14:paraId="499EBB29" w14:textId="77777777" w:rsidR="00D0540B" w:rsidRDefault="00D0540B" w:rsidP="00D0540B">
      <w:pPr>
        <w:ind w:left="720"/>
      </w:pPr>
      <w:r>
        <w:t>The live website will follow a similar st</w:t>
      </w:r>
      <w:r w:rsidR="00346F99">
        <w:t>ructure to the SVN.  The only real difference between them should be that the files should be zipped on the SVN.</w:t>
      </w:r>
    </w:p>
    <w:p w14:paraId="697EFB5E" w14:textId="77777777" w:rsidR="00346F99" w:rsidRDefault="00343CF8" w:rsidP="0087310F">
      <w:pPr>
        <w:pStyle w:val="Heading2"/>
      </w:pPr>
      <w:bookmarkStart w:id="218" w:name="_Toc461554830"/>
      <w:r>
        <w:t>Managing the Website</w:t>
      </w:r>
      <w:bookmarkEnd w:id="218"/>
    </w:p>
    <w:p w14:paraId="477E3F6E" w14:textId="77777777" w:rsidR="00343CF8" w:rsidRDefault="00343CF8" w:rsidP="0087310F">
      <w:r>
        <w:t xml:space="preserve">Need to enable these options </w:t>
      </w:r>
    </w:p>
    <w:p w14:paraId="51544995" w14:textId="77777777" w:rsidR="00343CF8" w:rsidRDefault="00343CF8" w:rsidP="0087310F">
      <w:r>
        <w:rPr>
          <w:noProof/>
        </w:rPr>
        <w:drawing>
          <wp:inline distT="0" distB="0" distL="0" distR="0" wp14:anchorId="67E7814B" wp14:editId="37580A91">
            <wp:extent cx="4086225" cy="35718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6225" cy="3571875"/>
                    </a:xfrm>
                    <a:prstGeom prst="rect">
                      <a:avLst/>
                    </a:prstGeom>
                  </pic:spPr>
                </pic:pic>
              </a:graphicData>
            </a:graphic>
          </wp:inline>
        </w:drawing>
      </w:r>
    </w:p>
    <w:p w14:paraId="2997C52D" w14:textId="77777777" w:rsidR="00343CF8" w:rsidRDefault="00343CF8" w:rsidP="0087310F"/>
    <w:p w14:paraId="3E742657" w14:textId="77777777" w:rsidR="00343CF8" w:rsidRDefault="00343CF8" w:rsidP="0087310F">
      <w:r>
        <w:t xml:space="preserve">After done installing, open up </w:t>
      </w:r>
      <w:proofErr w:type="gramStart"/>
      <w:r>
        <w:t>MMC.exe :</w:t>
      </w:r>
      <w:proofErr w:type="gramEnd"/>
    </w:p>
    <w:p w14:paraId="08EFAD07" w14:textId="77777777" w:rsidR="00343CF8" w:rsidRDefault="00343CF8" w:rsidP="0087310F">
      <w:r>
        <w:rPr>
          <w:noProof/>
        </w:rPr>
        <w:lastRenderedPageBreak/>
        <w:drawing>
          <wp:inline distT="0" distB="0" distL="0" distR="0" wp14:anchorId="479A1ADE" wp14:editId="7E058758">
            <wp:extent cx="5943600" cy="37738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73805"/>
                    </a:xfrm>
                    <a:prstGeom prst="rect">
                      <a:avLst/>
                    </a:prstGeom>
                  </pic:spPr>
                </pic:pic>
              </a:graphicData>
            </a:graphic>
          </wp:inline>
        </w:drawing>
      </w:r>
    </w:p>
    <w:p w14:paraId="6DCD9BB7" w14:textId="77777777" w:rsidR="00343CF8" w:rsidRDefault="00343CF8" w:rsidP="0087310F"/>
    <w:p w14:paraId="03DBA1D6" w14:textId="77777777" w:rsidR="00953A71" w:rsidRDefault="00343CF8" w:rsidP="0087310F">
      <w:r>
        <w:t xml:space="preserve">Go to File -&gt; Add/Remove </w:t>
      </w:r>
      <w:proofErr w:type="spellStart"/>
      <w:r>
        <w:t>Snapins</w:t>
      </w:r>
      <w:proofErr w:type="spellEnd"/>
    </w:p>
    <w:p w14:paraId="1BDC4704" w14:textId="77777777" w:rsidR="00953A71" w:rsidRPr="00953A71" w:rsidRDefault="00953A71" w:rsidP="00953A71"/>
    <w:p w14:paraId="6C9D27BD" w14:textId="77777777" w:rsidR="00953A71" w:rsidRPr="00953A71" w:rsidRDefault="00953A71" w:rsidP="00953A71"/>
    <w:p w14:paraId="640A5BD8" w14:textId="77777777" w:rsidR="00953A71" w:rsidRPr="00953A71" w:rsidRDefault="00953A71" w:rsidP="00953A71"/>
    <w:p w14:paraId="7C7253BE" w14:textId="77777777" w:rsidR="00953A71" w:rsidRPr="00953A71" w:rsidRDefault="00953A71" w:rsidP="00953A71"/>
    <w:p w14:paraId="49039DE7" w14:textId="77777777" w:rsidR="00953A71" w:rsidRPr="00953A71" w:rsidRDefault="00953A71" w:rsidP="00953A71"/>
    <w:p w14:paraId="2ACD86C1" w14:textId="77777777" w:rsidR="00953A71" w:rsidRPr="00953A71" w:rsidRDefault="00953A71" w:rsidP="00953A71"/>
    <w:p w14:paraId="29B759CE" w14:textId="77777777" w:rsidR="00953A71" w:rsidRPr="00953A71" w:rsidRDefault="00953A71" w:rsidP="00953A71"/>
    <w:p w14:paraId="79FCF672" w14:textId="77777777" w:rsidR="00953A71" w:rsidRPr="00953A71" w:rsidRDefault="00953A71" w:rsidP="00953A71"/>
    <w:p w14:paraId="78875F9B" w14:textId="77777777" w:rsidR="00953A71" w:rsidRPr="00953A71" w:rsidRDefault="00953A71" w:rsidP="00953A71"/>
    <w:p w14:paraId="7C6BC899" w14:textId="77777777" w:rsidR="00953A71" w:rsidRPr="00953A71" w:rsidRDefault="00953A71" w:rsidP="00953A71"/>
    <w:p w14:paraId="4DFB8932" w14:textId="77777777" w:rsidR="00343CF8" w:rsidRPr="00953A71" w:rsidRDefault="00953A71" w:rsidP="00953A71">
      <w:pPr>
        <w:tabs>
          <w:tab w:val="left" w:pos="5550"/>
        </w:tabs>
      </w:pPr>
      <w:r>
        <w:tab/>
      </w:r>
    </w:p>
    <w:p w14:paraId="45CB277E" w14:textId="77777777" w:rsidR="00343CF8" w:rsidRDefault="00343CF8" w:rsidP="0087310F">
      <w:r>
        <w:rPr>
          <w:noProof/>
        </w:rPr>
        <w:lastRenderedPageBreak/>
        <w:drawing>
          <wp:inline distT="0" distB="0" distL="0" distR="0" wp14:anchorId="35262CDC" wp14:editId="1493D15C">
            <wp:extent cx="5943600" cy="37934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93490"/>
                    </a:xfrm>
                    <a:prstGeom prst="rect">
                      <a:avLst/>
                    </a:prstGeom>
                  </pic:spPr>
                </pic:pic>
              </a:graphicData>
            </a:graphic>
          </wp:inline>
        </w:drawing>
      </w:r>
    </w:p>
    <w:p w14:paraId="1DB6EEEF" w14:textId="77777777" w:rsidR="00343CF8" w:rsidRDefault="00343CF8" w:rsidP="0087310F"/>
    <w:p w14:paraId="0DF8F85B" w14:textId="77777777" w:rsidR="00343CF8" w:rsidRDefault="00343CF8" w:rsidP="0087310F"/>
    <w:p w14:paraId="235C7102" w14:textId="77777777" w:rsidR="00343CF8" w:rsidRDefault="00343CF8" w:rsidP="0087310F">
      <w:r>
        <w:t>Add the IIS management console.</w:t>
      </w:r>
    </w:p>
    <w:p w14:paraId="2C682B2D" w14:textId="77777777" w:rsidR="00343CF8" w:rsidRDefault="00343CF8" w:rsidP="0087310F">
      <w:r>
        <w:rPr>
          <w:noProof/>
        </w:rPr>
        <w:lastRenderedPageBreak/>
        <w:drawing>
          <wp:inline distT="0" distB="0" distL="0" distR="0" wp14:anchorId="05D37D4F" wp14:editId="1D7AECBC">
            <wp:extent cx="5943600" cy="41725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172585"/>
                    </a:xfrm>
                    <a:prstGeom prst="rect">
                      <a:avLst/>
                    </a:prstGeom>
                  </pic:spPr>
                </pic:pic>
              </a:graphicData>
            </a:graphic>
          </wp:inline>
        </w:drawing>
      </w:r>
    </w:p>
    <w:p w14:paraId="334D21D5" w14:textId="77777777" w:rsidR="00343CF8" w:rsidRDefault="00343CF8" w:rsidP="0087310F"/>
    <w:p w14:paraId="3117C2F8" w14:textId="77777777" w:rsidR="00343CF8" w:rsidRDefault="00343CF8" w:rsidP="0087310F"/>
    <w:p w14:paraId="779F6EB8" w14:textId="77777777" w:rsidR="00343CF8" w:rsidRPr="00D0540B" w:rsidRDefault="00343CF8" w:rsidP="0087310F"/>
    <w:p w14:paraId="3A6785C0" w14:textId="77777777" w:rsidR="00BF5B08" w:rsidRDefault="00BF5B08" w:rsidP="006B5B60">
      <w:pPr>
        <w:pStyle w:val="Heading2"/>
      </w:pPr>
      <w:bookmarkStart w:id="219" w:name="_Toc404097806"/>
      <w:bookmarkStart w:id="220" w:name="_Toc461554831"/>
      <w:r>
        <w:t xml:space="preserve">Before </w:t>
      </w:r>
      <w:proofErr w:type="spellStart"/>
      <w:r>
        <w:t>Nanocon</w:t>
      </w:r>
      <w:bookmarkEnd w:id="219"/>
      <w:bookmarkEnd w:id="220"/>
      <w:proofErr w:type="spellEnd"/>
    </w:p>
    <w:p w14:paraId="3082E8CC" w14:textId="77777777" w:rsidR="00BF5B08" w:rsidRDefault="00BF5B08" w:rsidP="006B5B60">
      <w:pPr>
        <w:spacing w:after="0" w:line="240" w:lineRule="auto"/>
      </w:pPr>
      <w:r>
        <w:t>Update the website as necessary.</w:t>
      </w:r>
    </w:p>
    <w:p w14:paraId="2929AFFB" w14:textId="77777777" w:rsidR="00BF5B08" w:rsidRDefault="00BF5B08" w:rsidP="006B5B60">
      <w:pPr>
        <w:spacing w:after="0" w:line="240" w:lineRule="auto"/>
      </w:pPr>
      <w:r>
        <w:t>Schedule</w:t>
      </w:r>
    </w:p>
    <w:p w14:paraId="3F50E9CE" w14:textId="77777777" w:rsidR="00BF5B08" w:rsidRDefault="00BF5B08" w:rsidP="001D028C">
      <w:pPr>
        <w:spacing w:after="0" w:line="240" w:lineRule="auto"/>
      </w:pPr>
      <w:r>
        <w:t>File Downloads</w:t>
      </w:r>
    </w:p>
    <w:p w14:paraId="1E265177" w14:textId="77777777" w:rsidR="00BF5B08" w:rsidRDefault="00BF5B08" w:rsidP="006B5B60">
      <w:pPr>
        <w:spacing w:after="0" w:line="240" w:lineRule="auto"/>
      </w:pPr>
      <w:r>
        <w:t>Hotel availability</w:t>
      </w:r>
    </w:p>
    <w:p w14:paraId="3F0FFC9A" w14:textId="77777777" w:rsidR="00BF5B08" w:rsidRDefault="00BF5B08" w:rsidP="006B5B60">
      <w:pPr>
        <w:spacing w:after="0" w:line="240" w:lineRule="auto"/>
      </w:pPr>
      <w:r>
        <w:t>Description</w:t>
      </w:r>
    </w:p>
    <w:p w14:paraId="635A6687" w14:textId="77777777" w:rsidR="00BF5B08" w:rsidRDefault="00BF5B08" w:rsidP="006B5B60">
      <w:pPr>
        <w:spacing w:after="0" w:line="240" w:lineRule="auto"/>
      </w:pPr>
      <w:r>
        <w:t>Map and directions</w:t>
      </w:r>
    </w:p>
    <w:p w14:paraId="1E1C26EE" w14:textId="77777777" w:rsidR="00BF5B08" w:rsidRDefault="00BF5B08" w:rsidP="006B5B60">
      <w:pPr>
        <w:spacing w:after="0" w:line="240" w:lineRule="auto"/>
      </w:pPr>
      <w:r>
        <w:t>Work with the Czar of Propaganda for new website artwork.</w:t>
      </w:r>
    </w:p>
    <w:p w14:paraId="390E42CA" w14:textId="77777777" w:rsidR="00BF5B08" w:rsidRDefault="00BF5B08" w:rsidP="006B5B60">
      <w:pPr>
        <w:pStyle w:val="Heading2"/>
      </w:pPr>
      <w:bookmarkStart w:id="221" w:name="_Toc404097807"/>
      <w:bookmarkStart w:id="222" w:name="_Toc461554832"/>
      <w:r>
        <w:t xml:space="preserve">After </w:t>
      </w:r>
      <w:proofErr w:type="spellStart"/>
      <w:r>
        <w:t>Nanocon</w:t>
      </w:r>
      <w:bookmarkEnd w:id="221"/>
      <w:bookmarkEnd w:id="222"/>
      <w:proofErr w:type="spellEnd"/>
    </w:p>
    <w:p w14:paraId="7325206A" w14:textId="77777777" w:rsidR="00BF5B08" w:rsidRDefault="00BF5B08" w:rsidP="006B5B60">
      <w:pPr>
        <w:spacing w:after="0" w:line="240" w:lineRule="auto"/>
      </w:pPr>
      <w:r>
        <w:t>Update the website as necessary.</w:t>
      </w:r>
    </w:p>
    <w:p w14:paraId="725964F6" w14:textId="77777777" w:rsidR="00BF5B08" w:rsidRDefault="00BF5B08" w:rsidP="006B5B60">
      <w:pPr>
        <w:spacing w:after="0" w:line="240" w:lineRule="auto"/>
      </w:pPr>
      <w:r>
        <w:t>Mass Thank You</w:t>
      </w:r>
    </w:p>
    <w:p w14:paraId="6A832547" w14:textId="77777777" w:rsidR="006B5B60" w:rsidRDefault="00BF5B08">
      <w:r>
        <w:br w:type="page"/>
      </w:r>
    </w:p>
    <w:p w14:paraId="443A14FF" w14:textId="77777777" w:rsidR="00E716AF" w:rsidRDefault="002B5C27">
      <w:pPr>
        <w:pStyle w:val="Heading1"/>
      </w:pPr>
      <w:bookmarkStart w:id="223" w:name="_Game_Consoles"/>
      <w:bookmarkStart w:id="224" w:name="_Toc404097808"/>
      <w:bookmarkStart w:id="225" w:name="_Toc461554833"/>
      <w:bookmarkEnd w:id="223"/>
      <w:r w:rsidRPr="005D2BDA">
        <w:lastRenderedPageBreak/>
        <w:t>Deadlines</w:t>
      </w:r>
      <w:bookmarkEnd w:id="224"/>
      <w:bookmarkEnd w:id="225"/>
    </w:p>
    <w:p w14:paraId="03444C50" w14:textId="77777777" w:rsidR="00F47F0E" w:rsidRDefault="00F47F0E" w:rsidP="00343CF8">
      <w:r>
        <w:t>The booklet needs to be printed out the week of the con, this way all changes can be put into the booklet.</w:t>
      </w:r>
    </w:p>
    <w:p w14:paraId="6E304C16" w14:textId="77777777" w:rsidR="00F47F0E" w:rsidRDefault="00F47F0E" w:rsidP="00343CF8">
      <w:r>
        <w:t>The online event schedule will contain the current and most up to date information regarding the events.</w:t>
      </w:r>
    </w:p>
    <w:p w14:paraId="4DE3DC95" w14:textId="08B11C3B" w:rsidR="00F47F0E" w:rsidRPr="00466607" w:rsidRDefault="00F47F0E" w:rsidP="00343CF8">
      <w:r>
        <w:t xml:space="preserve">The events in the booklet will be the complete list of events from the site on Monday of the week of </w:t>
      </w:r>
      <w:proofErr w:type="spellStart"/>
      <w:r w:rsidR="000E78B2">
        <w:t>N</w:t>
      </w:r>
      <w:r>
        <w:t>anocon</w:t>
      </w:r>
      <w:proofErr w:type="spellEnd"/>
    </w:p>
    <w:p w14:paraId="399222F6" w14:textId="4F7AA64E" w:rsidR="00E716AF" w:rsidRDefault="00E716AF" w:rsidP="00343CF8">
      <w:pPr>
        <w:pStyle w:val="NoSpacing"/>
        <w:numPr>
          <w:ilvl w:val="0"/>
          <w:numId w:val="30"/>
        </w:numPr>
      </w:pPr>
      <w:r>
        <w:t>Guests</w:t>
      </w:r>
      <w:r w:rsidR="00AD470D">
        <w:t xml:space="preserve"> –</w:t>
      </w:r>
      <w:r>
        <w:t xml:space="preserve"> Start of </w:t>
      </w:r>
      <w:ins w:id="226" w:author="xrachel.the.greatx@gmail.com" w:date="2018-01-16T19:21:00Z">
        <w:r w:rsidR="00756186">
          <w:t>Fall Semester (hopefully!)</w:t>
        </w:r>
      </w:ins>
      <w:del w:id="227" w:author="xrachel.the.greatx@gmail.com" w:date="2018-01-16T19:21:00Z">
        <w:r w:rsidDel="00756186">
          <w:delText>September</w:delText>
        </w:r>
      </w:del>
    </w:p>
    <w:p w14:paraId="3654013F" w14:textId="61ED5EF1" w:rsidR="00E716AF" w:rsidRDefault="00E716AF" w:rsidP="00343CF8">
      <w:pPr>
        <w:pStyle w:val="NoSpacing"/>
        <w:numPr>
          <w:ilvl w:val="0"/>
          <w:numId w:val="30"/>
        </w:numPr>
      </w:pPr>
      <w:r>
        <w:t>Events (non-club)</w:t>
      </w:r>
      <w:r w:rsidR="00343EB5">
        <w:t xml:space="preserve"> </w:t>
      </w:r>
      <w:r w:rsidR="00AD470D">
        <w:t>–</w:t>
      </w:r>
      <w:r>
        <w:t xml:space="preserve"> End of </w:t>
      </w:r>
      <w:ins w:id="228" w:author="xrachel.the.greatx@gmail.com" w:date="2018-01-16T19:21:00Z">
        <w:r w:rsidR="00756186">
          <w:t>October</w:t>
        </w:r>
      </w:ins>
      <w:del w:id="229" w:author="xrachel.the.greatx@gmail.com" w:date="2018-01-16T19:21:00Z">
        <w:r w:rsidDel="00756186">
          <w:delText>September</w:delText>
        </w:r>
      </w:del>
    </w:p>
    <w:p w14:paraId="4FC0AB79" w14:textId="77777777" w:rsidR="00E716AF" w:rsidRDefault="00E716AF" w:rsidP="00343CF8">
      <w:pPr>
        <w:pStyle w:val="NoSpacing"/>
        <w:numPr>
          <w:ilvl w:val="0"/>
          <w:numId w:val="30"/>
        </w:numPr>
      </w:pPr>
      <w:r>
        <w:t>Events</w:t>
      </w:r>
      <w:r w:rsidR="00343EB5">
        <w:t xml:space="preserve"> </w:t>
      </w:r>
      <w:r>
        <w:t>(club)</w:t>
      </w:r>
      <w:r w:rsidR="00343EB5">
        <w:t xml:space="preserve"> </w:t>
      </w:r>
      <w:r w:rsidR="00AD470D">
        <w:t>–</w:t>
      </w:r>
      <w:r>
        <w:t xml:space="preserve"> Mid-October</w:t>
      </w:r>
    </w:p>
    <w:p w14:paraId="2D7F15C7" w14:textId="77777777" w:rsidR="00E716AF" w:rsidRDefault="00E716AF" w:rsidP="00343CF8">
      <w:pPr>
        <w:pStyle w:val="NoSpacing"/>
        <w:numPr>
          <w:ilvl w:val="0"/>
          <w:numId w:val="30"/>
        </w:numPr>
      </w:pPr>
      <w:r>
        <w:t>Vendors</w:t>
      </w:r>
      <w:r w:rsidR="00AD470D">
        <w:t xml:space="preserve"> – </w:t>
      </w:r>
      <w:r>
        <w:t>Middle of September</w:t>
      </w:r>
    </w:p>
    <w:p w14:paraId="032F7C60" w14:textId="6D0AA63E" w:rsidR="00766CA0" w:rsidDel="000E78B2" w:rsidRDefault="00AD470D">
      <w:pPr>
        <w:pStyle w:val="NoSpacing"/>
        <w:numPr>
          <w:ilvl w:val="0"/>
          <w:numId w:val="30"/>
        </w:numPr>
        <w:rPr>
          <w:ins w:id="230" w:author="Hicks, Cameron" w:date="2015-02-12T17:42:00Z"/>
          <w:del w:id="231" w:author="Rachel Groth" w:date="2016-09-07T18:11:00Z"/>
        </w:rPr>
      </w:pPr>
      <w:r>
        <w:t>Advertising – Start of October</w:t>
      </w:r>
      <w:r w:rsidR="00F92CD9">
        <w:t xml:space="preserve"> </w:t>
      </w:r>
    </w:p>
    <w:p w14:paraId="4FC32426" w14:textId="77777777" w:rsidR="0073596F" w:rsidRDefault="0073596F" w:rsidP="000E78B2">
      <w:pPr>
        <w:pStyle w:val="NoSpacing"/>
        <w:numPr>
          <w:ilvl w:val="0"/>
          <w:numId w:val="30"/>
        </w:numPr>
      </w:pPr>
    </w:p>
    <w:p w14:paraId="4026FBEB" w14:textId="6E727BEC" w:rsidR="0073596F" w:rsidRDefault="00F92CD9">
      <w:pPr>
        <w:pStyle w:val="NoSpacing"/>
        <w:numPr>
          <w:ilvl w:val="0"/>
          <w:numId w:val="30"/>
        </w:numPr>
      </w:pPr>
      <w:r>
        <w:t>Booklet</w:t>
      </w:r>
      <w:r w:rsidR="0073596F">
        <w:t xml:space="preserve"> – October 31</w:t>
      </w:r>
      <w:r w:rsidR="0073596F" w:rsidRPr="000E3873">
        <w:rPr>
          <w:vertAlign w:val="superscript"/>
        </w:rPr>
        <w:t>st</w:t>
      </w:r>
    </w:p>
    <w:p w14:paraId="329B3486" w14:textId="77777777" w:rsidR="0073596F" w:rsidRDefault="0073596F">
      <w:pPr>
        <w:pStyle w:val="NoSpacing"/>
        <w:numPr>
          <w:ilvl w:val="0"/>
          <w:numId w:val="30"/>
        </w:numPr>
      </w:pPr>
      <w:r>
        <w:t>Event Submission – October 28</w:t>
      </w:r>
      <w:r w:rsidRPr="000E3873">
        <w:rPr>
          <w:vertAlign w:val="superscript"/>
        </w:rPr>
        <w:t>th</w:t>
      </w:r>
    </w:p>
    <w:p w14:paraId="073ABD78" w14:textId="24288473" w:rsidR="00F92CD9" w:rsidRDefault="0073596F">
      <w:pPr>
        <w:pStyle w:val="NoSpacing"/>
        <w:numPr>
          <w:ilvl w:val="0"/>
          <w:numId w:val="30"/>
        </w:numPr>
      </w:pPr>
      <w:r>
        <w:t>Propaganda – Before Spring Semester Ends</w:t>
      </w:r>
    </w:p>
    <w:p w14:paraId="73834E53" w14:textId="77777777" w:rsidR="0073596F" w:rsidRDefault="0073596F">
      <w:pPr>
        <w:pStyle w:val="NoSpacing"/>
        <w:numPr>
          <w:ilvl w:val="0"/>
          <w:numId w:val="30"/>
        </w:numPr>
      </w:pPr>
      <w:r>
        <w:t>Vendors</w:t>
      </w:r>
    </w:p>
    <w:p w14:paraId="0F60CD07" w14:textId="77777777" w:rsidR="0073596F" w:rsidRDefault="0073596F" w:rsidP="000E3873">
      <w:pPr>
        <w:pStyle w:val="NoSpacing"/>
        <w:numPr>
          <w:ilvl w:val="1"/>
          <w:numId w:val="30"/>
        </w:numPr>
      </w:pPr>
      <w:r>
        <w:t>Invites sent in April</w:t>
      </w:r>
    </w:p>
    <w:p w14:paraId="0FA63739" w14:textId="77777777" w:rsidR="0073596F" w:rsidRDefault="0073596F" w:rsidP="000E3873">
      <w:pPr>
        <w:pStyle w:val="NoSpacing"/>
        <w:numPr>
          <w:ilvl w:val="1"/>
          <w:numId w:val="30"/>
        </w:numPr>
      </w:pPr>
      <w:r>
        <w:t>Need to be finalized on September 30</w:t>
      </w:r>
      <w:r w:rsidRPr="000E3873">
        <w:rPr>
          <w:vertAlign w:val="superscript"/>
        </w:rPr>
        <w:t>th</w:t>
      </w:r>
    </w:p>
    <w:p w14:paraId="76A14997" w14:textId="77777777" w:rsidR="00953A71" w:rsidRDefault="0073596F">
      <w:pPr>
        <w:pStyle w:val="NoSpacing"/>
        <w:numPr>
          <w:ilvl w:val="0"/>
          <w:numId w:val="30"/>
        </w:numPr>
      </w:pPr>
      <w:r>
        <w:t>Floor Plan – Finalized by Oct. 14</w:t>
      </w:r>
    </w:p>
    <w:p w14:paraId="2491156D" w14:textId="77777777" w:rsidR="00FE7709" w:rsidRDefault="00FE7709">
      <w:r>
        <w:br w:type="page"/>
      </w:r>
    </w:p>
    <w:p w14:paraId="6CEFBBE7" w14:textId="77777777" w:rsidR="003F2A40" w:rsidRDefault="003F2A40" w:rsidP="003F2A40">
      <w:pPr>
        <w:pStyle w:val="Heading1"/>
      </w:pPr>
      <w:bookmarkStart w:id="232" w:name="_Rules"/>
      <w:bookmarkStart w:id="233" w:name="_Toc404097809"/>
      <w:bookmarkStart w:id="234" w:name="_Toc461554834"/>
      <w:bookmarkEnd w:id="232"/>
      <w:r>
        <w:lastRenderedPageBreak/>
        <w:t>Rules</w:t>
      </w:r>
      <w:bookmarkEnd w:id="233"/>
      <w:bookmarkEnd w:id="234"/>
    </w:p>
    <w:p w14:paraId="44088DCB" w14:textId="77777777" w:rsidR="00FE7709" w:rsidRDefault="00FE7709" w:rsidP="003F2A40">
      <w:pPr>
        <w:pStyle w:val="Heading2"/>
      </w:pPr>
      <w:bookmarkStart w:id="235" w:name="_Toc404097810"/>
      <w:bookmarkStart w:id="236" w:name="_Toc461554835"/>
      <w:r>
        <w:t>Convention</w:t>
      </w:r>
      <w:bookmarkEnd w:id="235"/>
      <w:bookmarkEnd w:id="236"/>
    </w:p>
    <w:p w14:paraId="17348EC6" w14:textId="77777777" w:rsidR="00FE7709" w:rsidRDefault="00FE7709" w:rsidP="002E4DEB">
      <w:pPr>
        <w:pStyle w:val="ListParagraph"/>
        <w:numPr>
          <w:ilvl w:val="0"/>
          <w:numId w:val="16"/>
        </w:numPr>
      </w:pPr>
      <w:commentRangeStart w:id="237"/>
      <w:r>
        <w:t>All events require an event ticket to participate.</w:t>
      </w:r>
      <w:commentRangeEnd w:id="237"/>
      <w:r w:rsidR="000E78B2">
        <w:rPr>
          <w:rStyle w:val="CommentReference"/>
        </w:rPr>
        <w:commentReference w:id="237"/>
      </w:r>
      <w:r>
        <w:t xml:space="preserve"> Tickets can be picked up at the ticket booth across from concessions.</w:t>
      </w:r>
    </w:p>
    <w:p w14:paraId="5655F63B" w14:textId="77777777" w:rsidR="00FE7709" w:rsidRDefault="00FE7709" w:rsidP="002E4DEB">
      <w:pPr>
        <w:pStyle w:val="ListParagraph"/>
        <w:numPr>
          <w:ilvl w:val="0"/>
          <w:numId w:val="16"/>
        </w:numPr>
      </w:pPr>
      <w:r>
        <w:t xml:space="preserve">While </w:t>
      </w:r>
      <w:proofErr w:type="spellStart"/>
      <w:r>
        <w:t>Nanocon</w:t>
      </w:r>
      <w:proofErr w:type="spellEnd"/>
      <w:r>
        <w:t xml:space="preserve"> is a free convention, there may be some events that are pay to play.</w:t>
      </w:r>
    </w:p>
    <w:p w14:paraId="3AD40708" w14:textId="77777777" w:rsidR="00FE7709" w:rsidRDefault="00FE7709" w:rsidP="002E4DEB">
      <w:pPr>
        <w:pStyle w:val="ListParagraph"/>
        <w:numPr>
          <w:ilvl w:val="0"/>
          <w:numId w:val="16"/>
        </w:numPr>
      </w:pPr>
      <w:r>
        <w:t>Please do not use designated featured areas for non-scheduled games and events.</w:t>
      </w:r>
    </w:p>
    <w:p w14:paraId="731E9053" w14:textId="77777777" w:rsidR="00FE7709" w:rsidRDefault="00FE7709" w:rsidP="002E4DEB">
      <w:pPr>
        <w:pStyle w:val="ListParagraph"/>
        <w:numPr>
          <w:ilvl w:val="0"/>
          <w:numId w:val="16"/>
        </w:numPr>
      </w:pPr>
      <w:r>
        <w:t>Tables not designated as featured areas can be used by anyone for personal games and events.</w:t>
      </w:r>
    </w:p>
    <w:p w14:paraId="7693B8DC" w14:textId="77777777" w:rsidR="00FE7709" w:rsidRDefault="00FE7709" w:rsidP="002E4DEB">
      <w:pPr>
        <w:pStyle w:val="ListParagraph"/>
        <w:numPr>
          <w:ilvl w:val="0"/>
          <w:numId w:val="16"/>
        </w:numPr>
      </w:pPr>
      <w:r>
        <w:t>Updates to the event schedule will be posted throughout the convention hall as well as at the ticket booth.</w:t>
      </w:r>
    </w:p>
    <w:p w14:paraId="1C27C1BE" w14:textId="77777777" w:rsidR="00FE7709" w:rsidRDefault="00FE7709" w:rsidP="002E4DEB">
      <w:pPr>
        <w:pStyle w:val="ListParagraph"/>
        <w:numPr>
          <w:ilvl w:val="0"/>
          <w:numId w:val="16"/>
        </w:numPr>
      </w:pPr>
      <w:proofErr w:type="spellStart"/>
      <w:r>
        <w:t>Nanocon</w:t>
      </w:r>
      <w:proofErr w:type="spellEnd"/>
      <w:r>
        <w:t xml:space="preserve"> Staff reserves the right to refuse service to anyone for any reason, as well as ask people to leave the convention.</w:t>
      </w:r>
    </w:p>
    <w:p w14:paraId="3C404634" w14:textId="77777777" w:rsidR="00FE7709" w:rsidRDefault="00FE7709" w:rsidP="002E4DEB">
      <w:pPr>
        <w:pStyle w:val="ListParagraph"/>
        <w:numPr>
          <w:ilvl w:val="0"/>
          <w:numId w:val="16"/>
        </w:numPr>
      </w:pPr>
      <w:r>
        <w:t>Minors under the age of 13 must be accompanied by an adult, or will be asked to leave the convention.</w:t>
      </w:r>
    </w:p>
    <w:p w14:paraId="08D20ADE" w14:textId="77777777" w:rsidR="00FE7709" w:rsidRDefault="00FE7709" w:rsidP="003F2A40">
      <w:pPr>
        <w:pStyle w:val="Heading2"/>
      </w:pPr>
      <w:bookmarkStart w:id="238" w:name="_Toc404097811"/>
      <w:bookmarkStart w:id="239" w:name="_Toc461554836"/>
      <w:commentRangeStart w:id="240"/>
      <w:r>
        <w:t>Cabine</w:t>
      </w:r>
      <w:r w:rsidR="003F2A40">
        <w:t>t</w:t>
      </w:r>
      <w:bookmarkEnd w:id="238"/>
      <w:commentRangeEnd w:id="240"/>
      <w:r w:rsidR="006161A9">
        <w:rPr>
          <w:rStyle w:val="CommentReference"/>
          <w:rFonts w:asciiTheme="minorHAnsi" w:eastAsiaTheme="minorEastAsia" w:hAnsiTheme="minorHAnsi" w:cstheme="minorBidi"/>
          <w:color w:val="auto"/>
        </w:rPr>
        <w:commentReference w:id="240"/>
      </w:r>
      <w:bookmarkEnd w:id="239"/>
    </w:p>
    <w:p w14:paraId="7CF78F2E" w14:textId="77777777" w:rsidR="00FE7709" w:rsidRDefault="00FE7709" w:rsidP="002E4DEB">
      <w:pPr>
        <w:pStyle w:val="ListParagraph"/>
        <w:numPr>
          <w:ilvl w:val="0"/>
          <w:numId w:val="15"/>
        </w:numPr>
      </w:pPr>
      <w:r>
        <w:t>Only one game will be checked out at a time per person.</w:t>
      </w:r>
    </w:p>
    <w:p w14:paraId="403CE22E" w14:textId="77777777" w:rsidR="00FE7709" w:rsidRDefault="00FE7709" w:rsidP="002E4DEB">
      <w:pPr>
        <w:pStyle w:val="ListParagraph"/>
        <w:numPr>
          <w:ilvl w:val="0"/>
          <w:numId w:val="15"/>
        </w:numPr>
      </w:pPr>
      <w:r>
        <w:t>All games must be returned to the cabinet at the end of use.</w:t>
      </w:r>
    </w:p>
    <w:p w14:paraId="7ABDCBF5" w14:textId="77777777" w:rsidR="00FE7709" w:rsidRDefault="00FE7709" w:rsidP="002E4DEB">
      <w:pPr>
        <w:pStyle w:val="ListParagraph"/>
        <w:numPr>
          <w:ilvl w:val="0"/>
          <w:numId w:val="15"/>
        </w:numPr>
      </w:pPr>
      <w:r>
        <w:t>Please respect our property so others can enjoy these games, too.</w:t>
      </w:r>
    </w:p>
    <w:p w14:paraId="5E46809F" w14:textId="77777777" w:rsidR="00FE7709" w:rsidRDefault="00FE7709" w:rsidP="002E4DEB">
      <w:pPr>
        <w:pStyle w:val="ListParagraph"/>
        <w:numPr>
          <w:ilvl w:val="0"/>
          <w:numId w:val="15"/>
        </w:numPr>
      </w:pPr>
      <w:r>
        <w:t xml:space="preserve">Please help keep the </w:t>
      </w:r>
      <w:r w:rsidR="002E4DEB">
        <w:t>cabinets</w:t>
      </w:r>
      <w:r>
        <w:t xml:space="preserve"> clean and organized so that others may easily find the games they wish to play.</w:t>
      </w:r>
    </w:p>
    <w:p w14:paraId="51C12F19" w14:textId="77777777" w:rsidR="00FE7709" w:rsidRDefault="00FE7709" w:rsidP="002E4DEB">
      <w:pPr>
        <w:pStyle w:val="ListParagraph"/>
        <w:numPr>
          <w:ilvl w:val="0"/>
          <w:numId w:val="15"/>
        </w:numPr>
      </w:pPr>
      <w:r>
        <w:t>Keep small game pieces away from small children to avoid injury</w:t>
      </w:r>
    </w:p>
    <w:p w14:paraId="7B38BC07" w14:textId="77777777" w:rsidR="00FE7709" w:rsidRDefault="00FE7709" w:rsidP="002E4DEB">
      <w:pPr>
        <w:pStyle w:val="ListParagraph"/>
        <w:numPr>
          <w:ilvl w:val="0"/>
          <w:numId w:val="15"/>
        </w:numPr>
      </w:pPr>
      <w:r>
        <w:t xml:space="preserve">If you need assistance with game rules, please ask a </w:t>
      </w:r>
      <w:proofErr w:type="spellStart"/>
      <w:r>
        <w:t>Nanocon</w:t>
      </w:r>
      <w:proofErr w:type="spellEnd"/>
      <w:r>
        <w:t xml:space="preserve"> staff member.</w:t>
      </w:r>
    </w:p>
    <w:p w14:paraId="4A92529A" w14:textId="77777777" w:rsidR="00F47F0E" w:rsidRDefault="00FE7709">
      <w:pPr>
        <w:pStyle w:val="ListParagraph"/>
        <w:numPr>
          <w:ilvl w:val="0"/>
          <w:numId w:val="15"/>
        </w:numPr>
      </w:pPr>
      <w:r>
        <w:t>Play at your own risk. We are not responsible for injury or humiliation experienced while playing these games.</w:t>
      </w:r>
    </w:p>
    <w:p w14:paraId="6A77B3BC" w14:textId="77777777" w:rsidR="00F47F0E" w:rsidRDefault="00F47F0E" w:rsidP="00343CF8">
      <w:pPr>
        <w:pStyle w:val="Heading3"/>
      </w:pPr>
      <w:bookmarkStart w:id="241" w:name="_Toc404097812"/>
      <w:bookmarkStart w:id="242" w:name="_Toc461554837"/>
      <w:proofErr w:type="spellStart"/>
      <w:r>
        <w:t>Nanocon</w:t>
      </w:r>
      <w:proofErr w:type="spellEnd"/>
      <w:r>
        <w:t xml:space="preserve"> Attendee Policy</w:t>
      </w:r>
      <w:bookmarkEnd w:id="241"/>
      <w:bookmarkEnd w:id="242"/>
    </w:p>
    <w:p w14:paraId="0D3732AE" w14:textId="77777777" w:rsidR="00F47F0E" w:rsidRDefault="00F47F0E" w:rsidP="00343CF8">
      <w:pPr>
        <w:pStyle w:val="ListParagraph"/>
        <w:ind w:left="360"/>
      </w:pPr>
      <w:r>
        <w:t xml:space="preserve">Entering the con hall constitutes the acceptance of the following policies. These policies are not all inclusive and the </w:t>
      </w:r>
      <w:proofErr w:type="spellStart"/>
      <w:r>
        <w:t>Nanocon</w:t>
      </w:r>
      <w:proofErr w:type="spellEnd"/>
      <w:r>
        <w:t xml:space="preserve"> staff retain the right to remove you from the con for reasons expressed or not. </w:t>
      </w:r>
    </w:p>
    <w:p w14:paraId="199FE899" w14:textId="77777777" w:rsidR="00F47F0E" w:rsidRDefault="00F47F0E" w:rsidP="00F47F0E">
      <w:pPr>
        <w:pStyle w:val="ListParagraph"/>
      </w:pPr>
    </w:p>
    <w:p w14:paraId="26AAEF94" w14:textId="6E513CA8" w:rsidR="00F47F0E" w:rsidRDefault="00F47F0E" w:rsidP="00343CF8">
      <w:pPr>
        <w:pStyle w:val="ListParagraph"/>
        <w:numPr>
          <w:ilvl w:val="0"/>
          <w:numId w:val="32"/>
        </w:numPr>
        <w:ind w:left="720"/>
      </w:pPr>
      <w:r>
        <w:t xml:space="preserve">Any persons under </w:t>
      </w:r>
      <w:ins w:id="243" w:author="Rachel Groth" w:date="2016-09-15T14:22:00Z">
        <w:r w:rsidR="00340F41">
          <w:t>thirteen</w:t>
        </w:r>
      </w:ins>
      <w:commentRangeStart w:id="244"/>
      <w:del w:id="245" w:author="Rachel Groth" w:date="2016-09-15T14:22:00Z">
        <w:r w:rsidDel="00340F41">
          <w:delText>fifteen</w:delText>
        </w:r>
      </w:del>
      <w:r>
        <w:t xml:space="preserve"> (1</w:t>
      </w:r>
      <w:ins w:id="246" w:author="Rachel Groth" w:date="2016-09-15T14:22:00Z">
        <w:r w:rsidR="00340F41">
          <w:t>3</w:t>
        </w:r>
      </w:ins>
      <w:del w:id="247" w:author="Rachel Groth" w:date="2016-09-07T18:14:00Z">
        <w:r w:rsidDel="006161A9">
          <w:delText>5</w:delText>
        </w:r>
      </w:del>
      <w:r>
        <w:t xml:space="preserve">) </w:t>
      </w:r>
      <w:commentRangeEnd w:id="244"/>
      <w:r w:rsidR="006161A9">
        <w:rPr>
          <w:rStyle w:val="CommentReference"/>
        </w:rPr>
        <w:commentReference w:id="244"/>
      </w:r>
      <w:r>
        <w:t>years of age MUST be accompanied by a parent or guardian inside of the con hall. No exceptions. Any minor found in violation of this policy will be removed, with a call to a parent or guardian to retrieve them.</w:t>
      </w:r>
    </w:p>
    <w:p w14:paraId="06B5CAE0" w14:textId="77777777" w:rsidR="00F47F0E" w:rsidRDefault="00F47F0E" w:rsidP="00343CF8">
      <w:pPr>
        <w:pStyle w:val="ListParagraph"/>
        <w:ind w:left="360"/>
      </w:pPr>
    </w:p>
    <w:p w14:paraId="07349925" w14:textId="77777777" w:rsidR="00F47F0E" w:rsidRDefault="00F47F0E" w:rsidP="00343CF8">
      <w:pPr>
        <w:pStyle w:val="ListParagraph"/>
        <w:numPr>
          <w:ilvl w:val="0"/>
          <w:numId w:val="32"/>
        </w:numPr>
        <w:ind w:left="720"/>
      </w:pPr>
      <w:r>
        <w:t xml:space="preserve">Practice good hygiene. </w:t>
      </w:r>
      <w:proofErr w:type="spellStart"/>
      <w:r>
        <w:t>Nanocon</w:t>
      </w:r>
      <w:proofErr w:type="spellEnd"/>
      <w:r>
        <w:t xml:space="preserve"> staff and Dakota State University (hereby referred to as “DSU”) work hard to keep the con hall clean and usable.</w:t>
      </w:r>
    </w:p>
    <w:p w14:paraId="07E3C28A" w14:textId="77777777" w:rsidR="00F47F0E" w:rsidRDefault="00F47F0E" w:rsidP="00343CF8">
      <w:pPr>
        <w:pStyle w:val="ListParagraph"/>
        <w:ind w:left="360"/>
      </w:pPr>
    </w:p>
    <w:p w14:paraId="47AACE0C" w14:textId="77777777" w:rsidR="00F47F0E" w:rsidRDefault="00F47F0E" w:rsidP="00343CF8">
      <w:pPr>
        <w:pStyle w:val="ListParagraph"/>
        <w:numPr>
          <w:ilvl w:val="0"/>
          <w:numId w:val="32"/>
        </w:numPr>
        <w:ind w:left="720"/>
      </w:pPr>
      <w:r>
        <w:t>Fighting is not allowed in or around the con hall, or anywhere on DSU property. Those in violation of this policy will be removed immediately.</w:t>
      </w:r>
    </w:p>
    <w:p w14:paraId="7EAF78C0" w14:textId="77777777" w:rsidR="00F47F0E" w:rsidRDefault="00F47F0E" w:rsidP="00343CF8">
      <w:pPr>
        <w:pStyle w:val="ListParagraph"/>
        <w:ind w:left="360"/>
      </w:pPr>
    </w:p>
    <w:p w14:paraId="2CB84826" w14:textId="77777777" w:rsidR="00F47F0E" w:rsidRDefault="00F47F0E" w:rsidP="00343CF8">
      <w:pPr>
        <w:pStyle w:val="ListParagraph"/>
        <w:numPr>
          <w:ilvl w:val="0"/>
          <w:numId w:val="32"/>
        </w:numPr>
        <w:ind w:left="720"/>
      </w:pPr>
      <w:r>
        <w:t xml:space="preserve">Theft is illegal. Law enforcement will be contacted. </w:t>
      </w:r>
      <w:proofErr w:type="spellStart"/>
      <w:r>
        <w:t>Nanocon</w:t>
      </w:r>
      <w:proofErr w:type="spellEnd"/>
      <w:r>
        <w:t xml:space="preserve"> staff retains the right to detain your persons until law enforcement has arrived to handle the situation.</w:t>
      </w:r>
    </w:p>
    <w:p w14:paraId="34B4B0F3" w14:textId="77777777" w:rsidR="00F47F0E" w:rsidRDefault="00F47F0E" w:rsidP="00343CF8">
      <w:pPr>
        <w:pStyle w:val="ListParagraph"/>
        <w:ind w:left="360"/>
      </w:pPr>
    </w:p>
    <w:p w14:paraId="12F51746" w14:textId="77777777" w:rsidR="00F47F0E" w:rsidRDefault="00F47F0E" w:rsidP="00343CF8">
      <w:pPr>
        <w:pStyle w:val="ListParagraph"/>
        <w:numPr>
          <w:ilvl w:val="0"/>
          <w:numId w:val="32"/>
        </w:numPr>
        <w:ind w:left="720"/>
      </w:pPr>
      <w:r>
        <w:t xml:space="preserve">Sexual harassment is not allowed. Any confirmed reports of sexual harassment will result in an immediate banning from </w:t>
      </w:r>
      <w:proofErr w:type="spellStart"/>
      <w:r>
        <w:t>Nanocon</w:t>
      </w:r>
      <w:proofErr w:type="spellEnd"/>
      <w:r>
        <w:t xml:space="preserve"> and the con hall.</w:t>
      </w:r>
    </w:p>
    <w:p w14:paraId="5F8A865C" w14:textId="77777777" w:rsidR="00F47F0E" w:rsidRDefault="00F47F0E" w:rsidP="00343CF8">
      <w:pPr>
        <w:pStyle w:val="ListParagraph"/>
        <w:ind w:left="360"/>
      </w:pPr>
    </w:p>
    <w:p w14:paraId="60515E86" w14:textId="77777777" w:rsidR="00F47F0E" w:rsidRDefault="00F47F0E" w:rsidP="00343CF8">
      <w:pPr>
        <w:pStyle w:val="ListParagraph"/>
        <w:numPr>
          <w:ilvl w:val="0"/>
          <w:numId w:val="32"/>
        </w:numPr>
        <w:ind w:left="720"/>
      </w:pPr>
      <w:r>
        <w:t>No destruction of property will be tolerated. This will result from an immediate removal from the con hall. At the discretion of the offended persons, you will be liable to provide monetary compensation.</w:t>
      </w:r>
    </w:p>
    <w:p w14:paraId="2CA4121F" w14:textId="77777777" w:rsidR="00F47F0E" w:rsidRDefault="00F47F0E" w:rsidP="00343CF8">
      <w:pPr>
        <w:pStyle w:val="ListParagraph"/>
        <w:ind w:left="360"/>
      </w:pPr>
    </w:p>
    <w:p w14:paraId="2D580821" w14:textId="77777777" w:rsidR="00F47F0E" w:rsidRDefault="00F47F0E" w:rsidP="00343CF8">
      <w:pPr>
        <w:pStyle w:val="ListParagraph"/>
        <w:numPr>
          <w:ilvl w:val="0"/>
          <w:numId w:val="32"/>
        </w:numPr>
        <w:ind w:left="720"/>
      </w:pPr>
      <w:r>
        <w:t xml:space="preserve">DSU is a dry campus. </w:t>
      </w:r>
      <w:proofErr w:type="spellStart"/>
      <w:r>
        <w:t>Nanocon</w:t>
      </w:r>
      <w:proofErr w:type="spellEnd"/>
      <w:r>
        <w:t xml:space="preserve"> and its staff will not tolerate alcohol in or around the con hall.</w:t>
      </w:r>
    </w:p>
    <w:p w14:paraId="253C9DCD" w14:textId="77777777" w:rsidR="00F47F0E" w:rsidRDefault="00F47F0E" w:rsidP="00343CF8">
      <w:pPr>
        <w:pStyle w:val="ListParagraph"/>
        <w:ind w:left="360"/>
      </w:pPr>
    </w:p>
    <w:p w14:paraId="217E83B6" w14:textId="77777777" w:rsidR="00F47F0E" w:rsidRDefault="00F47F0E" w:rsidP="00343CF8">
      <w:pPr>
        <w:pStyle w:val="ListParagraph"/>
        <w:numPr>
          <w:ilvl w:val="0"/>
          <w:numId w:val="32"/>
        </w:numPr>
        <w:ind w:left="720"/>
      </w:pPr>
      <w:r>
        <w:t>Sleeping in the con hall is strictly prohibited.</w:t>
      </w:r>
    </w:p>
    <w:p w14:paraId="0D8FA67A" w14:textId="77777777" w:rsidR="00F47F0E" w:rsidRDefault="00F47F0E" w:rsidP="00343CF8">
      <w:pPr>
        <w:pStyle w:val="ListParagraph"/>
        <w:ind w:left="360"/>
      </w:pPr>
    </w:p>
    <w:p w14:paraId="5AF24320" w14:textId="77777777" w:rsidR="00F47F0E" w:rsidRDefault="00F47F0E" w:rsidP="00343CF8">
      <w:pPr>
        <w:pStyle w:val="ListParagraph"/>
        <w:numPr>
          <w:ilvl w:val="0"/>
          <w:numId w:val="32"/>
        </w:numPr>
        <w:ind w:left="720"/>
      </w:pPr>
      <w:proofErr w:type="gramStart"/>
      <w:r>
        <w:t>Any and all</w:t>
      </w:r>
      <w:proofErr w:type="gramEnd"/>
      <w:r>
        <w:t xml:space="preserve"> applicable laws must be upheld while in attendance of </w:t>
      </w:r>
      <w:proofErr w:type="spellStart"/>
      <w:r>
        <w:t>Nanocon</w:t>
      </w:r>
      <w:proofErr w:type="spellEnd"/>
      <w:r>
        <w:t>.</w:t>
      </w:r>
    </w:p>
    <w:p w14:paraId="1B06144B" w14:textId="77777777" w:rsidR="00F92CD9" w:rsidRDefault="00F92CD9" w:rsidP="00FC7AE7"/>
    <w:p w14:paraId="534549C7" w14:textId="77777777" w:rsidR="008F10FF" w:rsidRDefault="00070169" w:rsidP="00E94144">
      <w:pPr>
        <w:pStyle w:val="Heading1"/>
      </w:pPr>
      <w:bookmarkStart w:id="248" w:name="_Propaganda_1"/>
      <w:bookmarkEnd w:id="248"/>
      <w:r>
        <w:br w:type="page"/>
      </w:r>
      <w:bookmarkStart w:id="249" w:name="_Toc404097813"/>
      <w:bookmarkStart w:id="250" w:name="_Toc461554838"/>
      <w:commentRangeStart w:id="251"/>
      <w:r w:rsidR="008F10FF">
        <w:lastRenderedPageBreak/>
        <w:t>Finances</w:t>
      </w:r>
      <w:bookmarkEnd w:id="249"/>
      <w:commentRangeEnd w:id="251"/>
      <w:r w:rsidR="006161A9">
        <w:rPr>
          <w:rStyle w:val="CommentReference"/>
          <w:rFonts w:asciiTheme="minorHAnsi" w:eastAsiaTheme="minorEastAsia" w:hAnsiTheme="minorHAnsi" w:cstheme="minorBidi"/>
          <w:color w:val="auto"/>
        </w:rPr>
        <w:commentReference w:id="251"/>
      </w:r>
      <w:bookmarkEnd w:id="250"/>
    </w:p>
    <w:p w14:paraId="242C2A8A" w14:textId="77777777" w:rsidR="008F10FF" w:rsidRPr="008F10FF" w:rsidRDefault="008F10FF">
      <w:r>
        <w:t xml:space="preserve">The </w:t>
      </w:r>
      <w:proofErr w:type="spellStart"/>
      <w:r>
        <w:t>Nanocon</w:t>
      </w:r>
      <w:proofErr w:type="spellEnd"/>
      <w:r>
        <w:t xml:space="preserve"> budget is usually well balanced.</w:t>
      </w:r>
    </w:p>
    <w:p w14:paraId="4D68C267" w14:textId="77777777" w:rsidR="008F10FF" w:rsidRDefault="008F10FF" w:rsidP="00E94144">
      <w:pPr>
        <w:pStyle w:val="Heading2"/>
      </w:pPr>
      <w:bookmarkStart w:id="252" w:name="_Toc404097814"/>
      <w:bookmarkStart w:id="253" w:name="_Toc461554839"/>
      <w:r>
        <w:t>Funding</w:t>
      </w:r>
      <w:bookmarkEnd w:id="252"/>
      <w:bookmarkEnd w:id="253"/>
    </w:p>
    <w:p w14:paraId="46F6D431" w14:textId="77777777" w:rsidR="008F10FF" w:rsidRPr="008F10FF" w:rsidRDefault="008F10FF">
      <w:r>
        <w:t xml:space="preserve">When we first started we usually used the </w:t>
      </w:r>
      <w:ins w:id="254" w:author="Rachel Groth" w:date="2016-09-07T18:15:00Z">
        <w:r w:rsidR="006161A9">
          <w:t>G</w:t>
        </w:r>
      </w:ins>
      <w:del w:id="255" w:author="Rachel Groth" w:date="2016-09-07T18:15:00Z">
        <w:r w:rsidDel="006161A9">
          <w:delText>g</w:delText>
        </w:r>
      </w:del>
      <w:r>
        <w:t xml:space="preserve">aming club budget.  But during the 2012 and 2013 we were able to </w:t>
      </w:r>
      <w:commentRangeStart w:id="256"/>
      <w:r>
        <w:t>get a</w:t>
      </w:r>
      <w:del w:id="257" w:author="Rachel Groth" w:date="2016-09-07T18:15:00Z">
        <w:r w:rsidDel="006161A9">
          <w:delText>n</w:delText>
        </w:r>
      </w:del>
      <w:r>
        <w:t xml:space="preserve"> separate fund just for </w:t>
      </w:r>
      <w:proofErr w:type="spellStart"/>
      <w:r>
        <w:t>Nanocon</w:t>
      </w:r>
      <w:commentRangeEnd w:id="256"/>
      <w:proofErr w:type="spellEnd"/>
      <w:r w:rsidR="006161A9">
        <w:rPr>
          <w:rStyle w:val="CommentReference"/>
        </w:rPr>
        <w:commentReference w:id="256"/>
      </w:r>
      <w:r>
        <w:t>.  During the 2012 year we were able to get $$$ amount and the next year we were able to get $$$ amount.</w:t>
      </w:r>
    </w:p>
    <w:p w14:paraId="06372F6D" w14:textId="77777777" w:rsidR="008F10FF" w:rsidRDefault="008F10FF" w:rsidP="00E94144">
      <w:pPr>
        <w:pStyle w:val="Heading2"/>
      </w:pPr>
      <w:bookmarkStart w:id="258" w:name="_Toc404097815"/>
      <w:bookmarkStart w:id="259" w:name="_Toc461554840"/>
      <w:r>
        <w:t>Breakdown</w:t>
      </w:r>
      <w:bookmarkEnd w:id="258"/>
      <w:bookmarkEnd w:id="259"/>
    </w:p>
    <w:p w14:paraId="0E2310FD" w14:textId="77777777" w:rsidR="008F10FF" w:rsidRDefault="008F10FF">
      <w:r>
        <w:t xml:space="preserve">The funding we get is usually broken down into two </w:t>
      </w:r>
      <w:proofErr w:type="gramStart"/>
      <w:r>
        <w:t>different categories</w:t>
      </w:r>
      <w:proofErr w:type="gramEnd"/>
      <w:r>
        <w:t xml:space="preserve">, </w:t>
      </w:r>
      <w:proofErr w:type="spellStart"/>
      <w:r>
        <w:t>IDiG</w:t>
      </w:r>
      <w:proofErr w:type="spellEnd"/>
      <w:r>
        <w:t xml:space="preserve"> and Concessions.</w:t>
      </w:r>
    </w:p>
    <w:p w14:paraId="724F69B6" w14:textId="77777777" w:rsidR="008F10FF" w:rsidRPr="008F10FF" w:rsidRDefault="008F10FF">
      <w:proofErr w:type="spellStart"/>
      <w:r>
        <w:t>IDiG</w:t>
      </w:r>
      <w:proofErr w:type="spellEnd"/>
      <w:r>
        <w:t xml:space="preserve"> funds are usually %%% of the total </w:t>
      </w:r>
      <w:proofErr w:type="spellStart"/>
      <w:r>
        <w:t>Nanocon</w:t>
      </w:r>
      <w:proofErr w:type="spellEnd"/>
      <w:r>
        <w:t xml:space="preserve"> budget.  The rest usually goes towards Concessions.  We do have to pay</w:t>
      </w:r>
    </w:p>
    <w:p w14:paraId="6B9766F9" w14:textId="77777777" w:rsidR="008F10FF" w:rsidRDefault="008F10FF" w:rsidP="00E94144">
      <w:pPr>
        <w:pStyle w:val="Heading2"/>
      </w:pPr>
      <w:bookmarkStart w:id="260" w:name="_Toc404097816"/>
      <w:bookmarkStart w:id="261" w:name="_Toc461554841"/>
      <w:r>
        <w:t>Expenditures</w:t>
      </w:r>
      <w:bookmarkEnd w:id="260"/>
      <w:bookmarkEnd w:id="261"/>
    </w:p>
    <w:p w14:paraId="2A56420A" w14:textId="77777777" w:rsidR="008F10FF" w:rsidRPr="008F10FF" w:rsidRDefault="008F10FF">
      <w:r>
        <w:t xml:space="preserve">Our biggest expenditure is in concessions, which also acts as the biggest profit for </w:t>
      </w:r>
      <w:proofErr w:type="spellStart"/>
      <w:r>
        <w:t>Nanocon</w:t>
      </w:r>
      <w:proofErr w:type="spellEnd"/>
    </w:p>
    <w:p w14:paraId="4A303C8B" w14:textId="77777777" w:rsidR="005173C5" w:rsidRDefault="008F10FF" w:rsidP="00E94144">
      <w:pPr>
        <w:pStyle w:val="Heading2"/>
      </w:pPr>
      <w:bookmarkStart w:id="262" w:name="_Toc404097817"/>
      <w:bookmarkStart w:id="263" w:name="_Toc461554842"/>
      <w:r>
        <w:t>Profit</w:t>
      </w:r>
      <w:bookmarkEnd w:id="262"/>
      <w:bookmarkEnd w:id="263"/>
    </w:p>
    <w:p w14:paraId="378F8234" w14:textId="77777777" w:rsidR="005173C5" w:rsidRDefault="005173C5">
      <w:pPr>
        <w:rPr>
          <w:rFonts w:asciiTheme="majorHAnsi" w:eastAsiaTheme="majorEastAsia" w:hAnsiTheme="majorHAnsi" w:cstheme="majorBidi"/>
          <w:color w:val="365F91" w:themeColor="accent1" w:themeShade="BF"/>
          <w:sz w:val="32"/>
          <w:szCs w:val="32"/>
        </w:rPr>
      </w:pPr>
      <w:r>
        <w:br w:type="page"/>
      </w:r>
    </w:p>
    <w:p w14:paraId="1782D956" w14:textId="77777777" w:rsidR="005173C5" w:rsidRDefault="005173C5" w:rsidP="00343CF8">
      <w:pPr>
        <w:pStyle w:val="Heading1"/>
      </w:pPr>
      <w:bookmarkStart w:id="264" w:name="_Toc404097818"/>
      <w:bookmarkStart w:id="265" w:name="_Toc461554843"/>
      <w:r>
        <w:lastRenderedPageBreak/>
        <w:t>Booklets</w:t>
      </w:r>
      <w:bookmarkEnd w:id="264"/>
      <w:bookmarkEnd w:id="265"/>
    </w:p>
    <w:p w14:paraId="11D886EC" w14:textId="77777777" w:rsidR="00404AD0" w:rsidRPr="00466607" w:rsidRDefault="00404AD0" w:rsidP="00343CF8">
      <w:pPr>
        <w:ind w:left="720"/>
      </w:pPr>
      <w:r>
        <w:t xml:space="preserve">We have been creating </w:t>
      </w:r>
      <w:proofErr w:type="spellStart"/>
      <w:r>
        <w:t>Nanocon</w:t>
      </w:r>
      <w:proofErr w:type="spellEnd"/>
      <w:r>
        <w:t xml:space="preserve"> Booklets for the last xxx years.  In the booklet we can find all the events, the menu, ads from our sponsors, and the rules and code of conduct for the con.  The booklet requires the collaboration of many people to create.  </w:t>
      </w:r>
    </w:p>
    <w:p w14:paraId="3ABCB492" w14:textId="77777777" w:rsidR="005173C5" w:rsidRDefault="005173C5" w:rsidP="00343CF8">
      <w:pPr>
        <w:pStyle w:val="Heading2"/>
        <w:ind w:left="720"/>
      </w:pPr>
      <w:bookmarkStart w:id="266" w:name="_Toc404097819"/>
      <w:bookmarkStart w:id="267" w:name="_Toc461554844"/>
      <w:r>
        <w:t>Personal Coordination</w:t>
      </w:r>
      <w:bookmarkEnd w:id="266"/>
      <w:bookmarkEnd w:id="267"/>
    </w:p>
    <w:p w14:paraId="74681EA7" w14:textId="77777777" w:rsidR="005173C5" w:rsidRPr="00AA1632" w:rsidRDefault="005173C5" w:rsidP="00343CF8">
      <w:pPr>
        <w:ind w:left="720"/>
      </w:pPr>
      <w:proofErr w:type="gramStart"/>
      <w:r>
        <w:t>In order to</w:t>
      </w:r>
      <w:proofErr w:type="gramEnd"/>
      <w:r>
        <w:t xml:space="preserve"> get the booklets all figured out, you need these people to collaborate.</w:t>
      </w:r>
    </w:p>
    <w:p w14:paraId="596CCFCC" w14:textId="77777777" w:rsidR="005173C5" w:rsidRDefault="005173C5" w:rsidP="00343CF8">
      <w:pPr>
        <w:pStyle w:val="Heading3"/>
        <w:ind w:left="1440"/>
      </w:pPr>
      <w:bookmarkStart w:id="268" w:name="_Toc404097820"/>
      <w:bookmarkStart w:id="269" w:name="_Toc461554845"/>
      <w:r>
        <w:t>Event Coordinator</w:t>
      </w:r>
      <w:bookmarkEnd w:id="268"/>
      <w:bookmarkEnd w:id="269"/>
    </w:p>
    <w:p w14:paraId="3E6CAAF0" w14:textId="77777777" w:rsidR="005173C5" w:rsidRPr="00AA1632" w:rsidRDefault="005173C5" w:rsidP="00343CF8">
      <w:pPr>
        <w:ind w:left="1440"/>
      </w:pPr>
      <w:r>
        <w:t xml:space="preserve">Ensures events are correct.  </w:t>
      </w:r>
    </w:p>
    <w:p w14:paraId="69E68D41" w14:textId="77777777" w:rsidR="005173C5" w:rsidRDefault="005173C5" w:rsidP="00343CF8">
      <w:pPr>
        <w:pStyle w:val="Heading3"/>
        <w:ind w:left="1440"/>
      </w:pPr>
      <w:bookmarkStart w:id="270" w:name="_Toc404097821"/>
      <w:bookmarkStart w:id="271" w:name="_Toc461554846"/>
      <w:r>
        <w:t>Czar of Propaganda</w:t>
      </w:r>
      <w:bookmarkEnd w:id="270"/>
      <w:bookmarkEnd w:id="271"/>
    </w:p>
    <w:p w14:paraId="4CC5EF2C" w14:textId="77777777" w:rsidR="005173C5" w:rsidRPr="00AA1632" w:rsidRDefault="005173C5" w:rsidP="00343CF8">
      <w:pPr>
        <w:ind w:left="1440"/>
      </w:pPr>
      <w:r>
        <w:t xml:space="preserve">It is the responsibility of the Czar of Propaganda to create the cover Art.  It is also the responsibility of the Czar of </w:t>
      </w:r>
      <w:ins w:id="272" w:author="Rachel Groth" w:date="2016-09-07T18:17:00Z">
        <w:r w:rsidR="006161A9">
          <w:t>P</w:t>
        </w:r>
      </w:ins>
      <w:del w:id="273" w:author="Rachel Groth" w:date="2016-09-07T18:17:00Z">
        <w:r w:rsidDel="006161A9">
          <w:delText>p</w:delText>
        </w:r>
      </w:del>
      <w:r>
        <w:t>ropaganda to create the “See you next year” back page for the booklet.</w:t>
      </w:r>
    </w:p>
    <w:p w14:paraId="60754ECA" w14:textId="77777777" w:rsidR="005173C5" w:rsidRDefault="005173C5" w:rsidP="00343CF8">
      <w:pPr>
        <w:pStyle w:val="Heading3"/>
        <w:ind w:left="1440"/>
      </w:pPr>
      <w:bookmarkStart w:id="274" w:name="_Toc404097822"/>
      <w:bookmarkStart w:id="275" w:name="_Toc461554847"/>
      <w:r>
        <w:t>Web Master</w:t>
      </w:r>
      <w:bookmarkEnd w:id="274"/>
      <w:bookmarkEnd w:id="275"/>
    </w:p>
    <w:p w14:paraId="0F5C7321" w14:textId="77777777" w:rsidR="005173C5" w:rsidRDefault="005173C5" w:rsidP="00343CF8">
      <w:pPr>
        <w:ind w:left="1440"/>
      </w:pPr>
      <w:r>
        <w:t>Grabs event info from the Sched.org site.</w:t>
      </w:r>
    </w:p>
    <w:p w14:paraId="68B960FF" w14:textId="77777777" w:rsidR="005173C5" w:rsidRDefault="005173C5" w:rsidP="00343CF8">
      <w:pPr>
        <w:pStyle w:val="Heading3"/>
        <w:ind w:left="1440"/>
      </w:pPr>
      <w:bookmarkStart w:id="276" w:name="_Toc404097823"/>
      <w:bookmarkStart w:id="277" w:name="_Toc461554848"/>
      <w:r w:rsidRPr="00FB7F6F">
        <w:t xml:space="preserve">Concessions </w:t>
      </w:r>
      <w:r w:rsidRPr="00343CF8">
        <w:rPr>
          <w:rStyle w:val="Heading3Char"/>
        </w:rPr>
        <w:t>M</w:t>
      </w:r>
      <w:r w:rsidRPr="00FB7F6F">
        <w:t>anager</w:t>
      </w:r>
      <w:bookmarkEnd w:id="276"/>
      <w:bookmarkEnd w:id="277"/>
    </w:p>
    <w:p w14:paraId="2ACB16B1" w14:textId="77777777" w:rsidR="005173C5" w:rsidRDefault="005173C5" w:rsidP="00343CF8">
      <w:pPr>
        <w:ind w:left="1440"/>
      </w:pPr>
      <w:r>
        <w:t>Provides the menu details</w:t>
      </w:r>
      <w:r w:rsidR="00404AD0">
        <w:t xml:space="preserve"> for the booklet.</w:t>
      </w:r>
    </w:p>
    <w:p w14:paraId="4C324809" w14:textId="77777777" w:rsidR="005173C5" w:rsidRDefault="005173C5" w:rsidP="00343CF8">
      <w:pPr>
        <w:pStyle w:val="Heading3"/>
        <w:ind w:left="1440"/>
      </w:pPr>
      <w:bookmarkStart w:id="278" w:name="_Toc404097824"/>
      <w:bookmarkStart w:id="279" w:name="_Toc461554849"/>
      <w:r>
        <w:t>Advertising</w:t>
      </w:r>
      <w:r w:rsidRPr="00343CF8">
        <w:rPr>
          <w:rStyle w:val="Heading3Char"/>
        </w:rPr>
        <w:t xml:space="preserve"> </w:t>
      </w:r>
      <w:r>
        <w:t>Manager</w:t>
      </w:r>
      <w:bookmarkEnd w:id="278"/>
      <w:bookmarkEnd w:id="279"/>
    </w:p>
    <w:p w14:paraId="400262E7" w14:textId="77777777" w:rsidR="005173C5" w:rsidRPr="004751B2" w:rsidRDefault="005173C5" w:rsidP="00343CF8">
      <w:pPr>
        <w:ind w:left="1440"/>
      </w:pPr>
      <w:r>
        <w:t>Provides the ads for booklet</w:t>
      </w:r>
      <w:r w:rsidR="00404AD0">
        <w:t>.</w:t>
      </w:r>
    </w:p>
    <w:p w14:paraId="36990565" w14:textId="77777777" w:rsidR="005173C5" w:rsidRDefault="005173C5" w:rsidP="00343CF8">
      <w:pPr>
        <w:pStyle w:val="Heading2"/>
      </w:pPr>
      <w:bookmarkStart w:id="280" w:name="_Toc404097825"/>
      <w:bookmarkStart w:id="281" w:name="_Toc461554850"/>
      <w:r w:rsidRPr="00466607">
        <w:t>Content</w:t>
      </w:r>
      <w:bookmarkEnd w:id="280"/>
      <w:bookmarkEnd w:id="281"/>
    </w:p>
    <w:p w14:paraId="2770C67D" w14:textId="77777777" w:rsidR="005173C5" w:rsidRPr="004751B2" w:rsidRDefault="005173C5" w:rsidP="00343CF8">
      <w:pPr>
        <w:ind w:left="720"/>
      </w:pPr>
      <w:r>
        <w:t xml:space="preserve">The first page of the booklet should be a generic welcome statement to </w:t>
      </w:r>
      <w:proofErr w:type="spellStart"/>
      <w:ins w:id="282" w:author="Rachel Groth" w:date="2016-09-07T18:17:00Z">
        <w:r w:rsidR="006161A9">
          <w:t>N</w:t>
        </w:r>
      </w:ins>
      <w:del w:id="283" w:author="Rachel Groth" w:date="2016-09-07T18:17:00Z">
        <w:r w:rsidDel="006161A9">
          <w:delText>n</w:delText>
        </w:r>
      </w:del>
      <w:r>
        <w:t>anocon</w:t>
      </w:r>
      <w:proofErr w:type="spellEnd"/>
      <w:r>
        <w:t xml:space="preserve">.  Followed by the menu.  Then we have the rules and policies section of the booklet.  Then the speaker section of the booklet.  After all that, you can start inserting ads into the booklet, limit it to two pages of ads.  Then you can insert the events for Friday starting at 5pm.  After </w:t>
      </w:r>
      <w:proofErr w:type="gramStart"/>
      <w:r>
        <w:t>all of</w:t>
      </w:r>
      <w:proofErr w:type="gramEnd"/>
      <w:r>
        <w:t xml:space="preserve"> those events, we can insert some more ads, once again no more than 2 pages.  Then we can </w:t>
      </w:r>
      <w:proofErr w:type="gramStart"/>
      <w:r>
        <w:t>continue on</w:t>
      </w:r>
      <w:proofErr w:type="gramEnd"/>
      <w:r>
        <w:t xml:space="preserve"> to </w:t>
      </w:r>
      <w:r w:rsidR="00B068E6">
        <w:t>Saturday’s</w:t>
      </w:r>
      <w:r>
        <w:t xml:space="preserve"> events, starting at 6am and ending around 12.  Then some more ads, and then Sunday’s events.  Finally add any remaining ads.  If the number of pages isn’t a multiple of 4, then you can add a Notes and Autograph section to the back of the booklet, until the pages are a multiple of 4.  Then at the back of the booklet, we have a “See you next year” with the dates for the next </w:t>
      </w:r>
      <w:proofErr w:type="spellStart"/>
      <w:r>
        <w:t>nanocon</w:t>
      </w:r>
      <w:proofErr w:type="spellEnd"/>
      <w:r>
        <w:t>.</w:t>
      </w:r>
    </w:p>
    <w:p w14:paraId="2C7B783C" w14:textId="77777777" w:rsidR="005173C5" w:rsidRDefault="005173C5" w:rsidP="00343CF8">
      <w:pPr>
        <w:pStyle w:val="Heading3"/>
        <w:ind w:left="720"/>
      </w:pPr>
      <w:bookmarkStart w:id="284" w:name="_Toc404097826"/>
      <w:bookmarkStart w:id="285" w:name="_Toc461554851"/>
      <w:r>
        <w:t>Layout</w:t>
      </w:r>
      <w:bookmarkEnd w:id="284"/>
      <w:bookmarkEnd w:id="285"/>
    </w:p>
    <w:p w14:paraId="17C072EF" w14:textId="77777777" w:rsidR="005173C5" w:rsidRPr="005F5C1D" w:rsidRDefault="005173C5" w:rsidP="00343CF8">
      <w:pPr>
        <w:ind w:left="1440"/>
      </w:pPr>
      <w:r w:rsidRPr="005F5C1D">
        <w:t>The booklet is 5.5” x 8.5”.</w:t>
      </w:r>
      <w:r>
        <w:t xml:space="preserve">  You will be using the template provided in the template folder.</w:t>
      </w:r>
    </w:p>
    <w:p w14:paraId="4D060C32" w14:textId="77777777" w:rsidR="005173C5" w:rsidRPr="004751B2" w:rsidRDefault="005173C5" w:rsidP="005173C5">
      <w:pPr>
        <w:ind w:left="2160"/>
      </w:pPr>
    </w:p>
    <w:p w14:paraId="7C0EBE0A" w14:textId="77777777" w:rsidR="005173C5" w:rsidRPr="00AA1632" w:rsidRDefault="005173C5" w:rsidP="005173C5">
      <w:pPr>
        <w:pStyle w:val="Heading4"/>
        <w:ind w:left="1440"/>
      </w:pPr>
      <w:r>
        <w:lastRenderedPageBreak/>
        <w:t>Credits</w:t>
      </w:r>
    </w:p>
    <w:p w14:paraId="5C9D8AB4" w14:textId="77777777" w:rsidR="005173C5" w:rsidRDefault="005173C5" w:rsidP="005173C5">
      <w:pPr>
        <w:pStyle w:val="Heading4"/>
        <w:ind w:left="1440"/>
      </w:pPr>
      <w:r>
        <w:t>Ads</w:t>
      </w:r>
    </w:p>
    <w:p w14:paraId="22DF0C03" w14:textId="77777777" w:rsidR="005173C5" w:rsidRDefault="005173C5" w:rsidP="005173C5">
      <w:pPr>
        <w:pStyle w:val="Heading5"/>
        <w:ind w:left="2160"/>
      </w:pPr>
      <w:r>
        <w:t>Guidelines</w:t>
      </w:r>
    </w:p>
    <w:p w14:paraId="61DC82CA" w14:textId="77777777" w:rsidR="005173C5" w:rsidRDefault="005173C5" w:rsidP="005173C5">
      <w:pPr>
        <w:ind w:left="2880"/>
      </w:pPr>
      <w:r w:rsidRPr="005F5C1D">
        <w:t xml:space="preserve">Vendors are allowed (and encouraged) to advertise in the </w:t>
      </w:r>
      <w:proofErr w:type="spellStart"/>
      <w:r w:rsidRPr="005F5C1D">
        <w:t>Nanocon</w:t>
      </w:r>
      <w:proofErr w:type="spellEnd"/>
      <w:r w:rsidRPr="005F5C1D">
        <w:t xml:space="preserve"> booklet. </w:t>
      </w:r>
    </w:p>
    <w:p w14:paraId="639265F5" w14:textId="77777777" w:rsidR="005173C5" w:rsidRDefault="005173C5" w:rsidP="005173C5">
      <w:pPr>
        <w:pStyle w:val="Heading5"/>
        <w:ind w:left="2160"/>
      </w:pPr>
      <w:r>
        <w:t>Pricing</w:t>
      </w:r>
    </w:p>
    <w:p w14:paraId="025E5B66" w14:textId="7FC7AFCE" w:rsidR="005173C5" w:rsidRPr="0056799D" w:rsidRDefault="005173C5" w:rsidP="005173C5">
      <w:pPr>
        <w:ind w:left="2880"/>
      </w:pPr>
      <w:r>
        <w:t>$25 for half a page</w:t>
      </w:r>
      <w:ins w:id="286" w:author="Rachel Groth" w:date="2016-09-13T18:16:00Z">
        <w:r w:rsidR="00E256E3">
          <w:t>.</w:t>
        </w:r>
      </w:ins>
      <w:del w:id="287" w:author="Rachel Groth" w:date="2016-09-13T18:16:00Z">
        <w:r w:rsidDel="00E256E3">
          <w:delText xml:space="preserve"> (4.5 x </w:delText>
        </w:r>
      </w:del>
      <w:r>
        <w:br/>
        <w:t>$50 for a full page.</w:t>
      </w:r>
    </w:p>
    <w:p w14:paraId="78E5010A" w14:textId="77777777" w:rsidR="005173C5" w:rsidRDefault="005173C5" w:rsidP="005173C5">
      <w:pPr>
        <w:pStyle w:val="Heading3"/>
        <w:ind w:left="720"/>
      </w:pPr>
      <w:bookmarkStart w:id="288" w:name="_Toc404097827"/>
      <w:bookmarkStart w:id="289" w:name="_Toc461554852"/>
      <w:r>
        <w:t>Printing</w:t>
      </w:r>
      <w:bookmarkEnd w:id="288"/>
      <w:bookmarkEnd w:id="289"/>
    </w:p>
    <w:p w14:paraId="0465C431" w14:textId="77777777" w:rsidR="005173C5" w:rsidRDefault="005173C5" w:rsidP="005173C5">
      <w:pPr>
        <w:ind w:left="1440"/>
      </w:pPr>
      <w:r>
        <w:t>Who usually prints these?  Who puts them together? Where does the money come from to print these?  Is it revenue from the Ads?</w:t>
      </w:r>
    </w:p>
    <w:p w14:paraId="4F24310A" w14:textId="77777777" w:rsidR="005173C5" w:rsidRPr="00AA1632" w:rsidRDefault="005173C5" w:rsidP="005173C5">
      <w:pPr>
        <w:ind w:left="1440"/>
      </w:pPr>
      <w:r>
        <w:t>Contact Details for the people who print it.</w:t>
      </w:r>
    </w:p>
    <w:p w14:paraId="3A7A310A" w14:textId="77777777" w:rsidR="008F10FF" w:rsidRDefault="008F10FF" w:rsidP="00E94144">
      <w:pPr>
        <w:pStyle w:val="Heading2"/>
      </w:pPr>
    </w:p>
    <w:p w14:paraId="7CB80F64" w14:textId="77777777" w:rsidR="008F10FF" w:rsidRDefault="008F10FF" w:rsidP="00E94144">
      <w:pPr>
        <w:pStyle w:val="Heading2"/>
      </w:pPr>
      <w:r>
        <w:br w:type="page"/>
      </w:r>
    </w:p>
    <w:p w14:paraId="3C336976" w14:textId="77777777" w:rsidR="00070169" w:rsidRDefault="00335C2F" w:rsidP="008F21CA">
      <w:pPr>
        <w:pStyle w:val="Heading1"/>
      </w:pPr>
      <w:bookmarkStart w:id="290" w:name="_Toc404097828"/>
      <w:bookmarkStart w:id="291" w:name="_Toc461554853"/>
      <w:r>
        <w:lastRenderedPageBreak/>
        <w:t>Propaganda</w:t>
      </w:r>
      <w:bookmarkEnd w:id="290"/>
      <w:bookmarkEnd w:id="291"/>
    </w:p>
    <w:p w14:paraId="1B61B0B5" w14:textId="77777777" w:rsidR="00B053FF" w:rsidRDefault="00B053FF" w:rsidP="00B053FF">
      <w:pPr>
        <w:pStyle w:val="ListParagraph"/>
        <w:numPr>
          <w:ilvl w:val="0"/>
          <w:numId w:val="4"/>
        </w:numPr>
        <w:spacing w:after="0" w:line="240" w:lineRule="auto"/>
        <w:rPr>
          <w:ins w:id="292" w:author="Rachel Groth" w:date="2016-09-07T18:18:00Z"/>
        </w:rPr>
      </w:pPr>
      <w:r>
        <w:t xml:space="preserve">Before </w:t>
      </w:r>
      <w:proofErr w:type="spellStart"/>
      <w:r>
        <w:t>Nanocon</w:t>
      </w:r>
      <w:proofErr w:type="spellEnd"/>
    </w:p>
    <w:p w14:paraId="0DC4C542" w14:textId="77777777" w:rsidR="006161A9" w:rsidRDefault="006161A9">
      <w:pPr>
        <w:pStyle w:val="ListParagraph"/>
        <w:numPr>
          <w:ilvl w:val="1"/>
          <w:numId w:val="4"/>
        </w:numPr>
        <w:spacing w:after="0" w:line="240" w:lineRule="auto"/>
        <w:pPrChange w:id="293" w:author="Rachel Groth" w:date="2016-09-07T18:18:00Z">
          <w:pPr>
            <w:pStyle w:val="ListParagraph"/>
            <w:numPr>
              <w:numId w:val="4"/>
            </w:numPr>
            <w:spacing w:after="0" w:line="240" w:lineRule="auto"/>
            <w:ind w:hanging="360"/>
          </w:pPr>
        </w:pPrChange>
      </w:pPr>
      <w:ins w:id="294" w:author="Rachel Groth" w:date="2016-09-07T18:18:00Z">
        <w:r>
          <w:t>We will be creating propaganda themes a year in advance, so posters will be available at the con.</w:t>
        </w:r>
      </w:ins>
    </w:p>
    <w:p w14:paraId="50D01C9D" w14:textId="77777777" w:rsidR="00B053FF" w:rsidRDefault="00B053FF" w:rsidP="00B053FF">
      <w:pPr>
        <w:pStyle w:val="ListParagraph"/>
        <w:numPr>
          <w:ilvl w:val="1"/>
          <w:numId w:val="4"/>
        </w:numPr>
        <w:spacing w:after="0" w:line="240" w:lineRule="auto"/>
      </w:pPr>
      <w:del w:id="295" w:author="Rachel Groth" w:date="2016-09-07T18:19:00Z">
        <w:r w:rsidDel="006161A9">
          <w:delText xml:space="preserve">Create </w:delText>
        </w:r>
      </w:del>
      <w:ins w:id="296" w:author="Rachel Groth" w:date="2016-09-07T18:19:00Z">
        <w:r w:rsidR="006161A9">
          <w:t xml:space="preserve">Finalize </w:t>
        </w:r>
      </w:ins>
      <w:r>
        <w:t xml:space="preserve">all propaganda to be used for </w:t>
      </w:r>
      <w:ins w:id="297" w:author="Rachel Groth" w:date="2016-09-07T18:18:00Z">
        <w:r w:rsidR="006161A9">
          <w:t>this</w:t>
        </w:r>
      </w:ins>
      <w:del w:id="298" w:author="Rachel Groth" w:date="2016-09-07T18:18:00Z">
        <w:r w:rsidDel="006161A9">
          <w:delText>that</w:delText>
        </w:r>
      </w:del>
      <w:r>
        <w:t xml:space="preserve"> year’s </w:t>
      </w:r>
      <w:proofErr w:type="spellStart"/>
      <w:r>
        <w:t>Nanocon</w:t>
      </w:r>
      <w:proofErr w:type="spellEnd"/>
      <w:r>
        <w:t>.</w:t>
      </w:r>
    </w:p>
    <w:p w14:paraId="5AE6903F" w14:textId="77777777" w:rsidR="00B053FF" w:rsidRDefault="00B053FF" w:rsidP="00B053FF">
      <w:pPr>
        <w:pStyle w:val="ListParagraph"/>
        <w:numPr>
          <w:ilvl w:val="2"/>
          <w:numId w:val="4"/>
        </w:numPr>
        <w:spacing w:after="0" w:line="240" w:lineRule="auto"/>
      </w:pPr>
      <w:r>
        <w:t>Small poster</w:t>
      </w:r>
    </w:p>
    <w:p w14:paraId="5A38993A" w14:textId="77777777" w:rsidR="00B053FF" w:rsidRDefault="00B053FF" w:rsidP="00B053FF">
      <w:pPr>
        <w:pStyle w:val="ListParagraph"/>
        <w:numPr>
          <w:ilvl w:val="2"/>
          <w:numId w:val="4"/>
        </w:numPr>
        <w:spacing w:after="0" w:line="240" w:lineRule="auto"/>
      </w:pPr>
      <w:r>
        <w:t>Large poster</w:t>
      </w:r>
    </w:p>
    <w:p w14:paraId="485B25D4" w14:textId="77777777" w:rsidR="00B053FF" w:rsidRDefault="00B053FF" w:rsidP="00B053FF">
      <w:pPr>
        <w:pStyle w:val="ListParagraph"/>
        <w:numPr>
          <w:ilvl w:val="2"/>
          <w:numId w:val="4"/>
        </w:numPr>
        <w:spacing w:after="0" w:line="240" w:lineRule="auto"/>
      </w:pPr>
      <w:r>
        <w:t>Con Booklet</w:t>
      </w:r>
    </w:p>
    <w:p w14:paraId="6BC71519" w14:textId="77777777" w:rsidR="00B053FF" w:rsidRDefault="00B053FF" w:rsidP="00B053FF">
      <w:pPr>
        <w:pStyle w:val="ListParagraph"/>
        <w:numPr>
          <w:ilvl w:val="2"/>
          <w:numId w:val="4"/>
        </w:numPr>
        <w:spacing w:after="0" w:line="240" w:lineRule="auto"/>
      </w:pPr>
      <w:r>
        <w:t>Con Badges</w:t>
      </w:r>
    </w:p>
    <w:p w14:paraId="4F814D2D" w14:textId="77777777" w:rsidR="00B053FF" w:rsidRDefault="00B053FF" w:rsidP="00B053FF">
      <w:pPr>
        <w:pStyle w:val="ListParagraph"/>
        <w:numPr>
          <w:ilvl w:val="2"/>
          <w:numId w:val="4"/>
        </w:numPr>
        <w:spacing w:after="0" w:line="240" w:lineRule="auto"/>
      </w:pPr>
      <w:r>
        <w:t>Con Signs</w:t>
      </w:r>
    </w:p>
    <w:p w14:paraId="2E7AA32C" w14:textId="77777777" w:rsidR="00B053FF" w:rsidRDefault="00B053FF" w:rsidP="00B053FF">
      <w:pPr>
        <w:pStyle w:val="ListParagraph"/>
        <w:numPr>
          <w:ilvl w:val="2"/>
          <w:numId w:val="4"/>
        </w:numPr>
        <w:spacing w:after="0" w:line="240" w:lineRule="auto"/>
      </w:pPr>
      <w:r>
        <w:t>T-shirt design</w:t>
      </w:r>
    </w:p>
    <w:p w14:paraId="31D29113" w14:textId="77777777" w:rsidR="00B053FF" w:rsidRDefault="00B053FF" w:rsidP="00B053FF">
      <w:pPr>
        <w:pStyle w:val="ListParagraph"/>
        <w:numPr>
          <w:ilvl w:val="2"/>
          <w:numId w:val="4"/>
        </w:numPr>
        <w:spacing w:after="0" w:line="240" w:lineRule="auto"/>
      </w:pPr>
      <w:r>
        <w:t>Menu</w:t>
      </w:r>
    </w:p>
    <w:p w14:paraId="76144151" w14:textId="77777777" w:rsidR="00B053FF" w:rsidRDefault="00B053FF" w:rsidP="00B053FF">
      <w:pPr>
        <w:pStyle w:val="ListParagraph"/>
        <w:numPr>
          <w:ilvl w:val="2"/>
          <w:numId w:val="4"/>
        </w:numPr>
        <w:spacing w:after="0" w:line="240" w:lineRule="auto"/>
      </w:pPr>
      <w:r>
        <w:t>Schedule Template</w:t>
      </w:r>
    </w:p>
    <w:p w14:paraId="021AC235" w14:textId="77777777" w:rsidR="00B053FF" w:rsidRDefault="00B053FF" w:rsidP="00B053FF">
      <w:pPr>
        <w:pStyle w:val="ListParagraph"/>
        <w:numPr>
          <w:ilvl w:val="2"/>
          <w:numId w:val="4"/>
        </w:numPr>
        <w:spacing w:after="0" w:line="240" w:lineRule="auto"/>
        <w:rPr>
          <w:ins w:id="299" w:author="Rachel Groth" w:date="2016-09-07T18:19:00Z"/>
        </w:rPr>
      </w:pPr>
      <w:r>
        <w:t>Event tickets</w:t>
      </w:r>
    </w:p>
    <w:p w14:paraId="57990F71" w14:textId="77777777" w:rsidR="006161A9" w:rsidRDefault="006161A9" w:rsidP="00B053FF">
      <w:pPr>
        <w:pStyle w:val="ListParagraph"/>
        <w:numPr>
          <w:ilvl w:val="2"/>
          <w:numId w:val="4"/>
        </w:numPr>
        <w:spacing w:after="0" w:line="240" w:lineRule="auto"/>
      </w:pPr>
      <w:ins w:id="300" w:author="Rachel Groth" w:date="2016-09-07T18:19:00Z">
        <w:r>
          <w:t>Next Year’s Poster/flyer</w:t>
        </w:r>
      </w:ins>
    </w:p>
    <w:p w14:paraId="25F257FE" w14:textId="77777777" w:rsidR="00B053FF" w:rsidRDefault="00B053FF" w:rsidP="00B053FF">
      <w:pPr>
        <w:pStyle w:val="ListParagraph"/>
        <w:numPr>
          <w:ilvl w:val="1"/>
          <w:numId w:val="4"/>
        </w:numPr>
        <w:spacing w:after="0" w:line="240" w:lineRule="auto"/>
      </w:pPr>
      <w:r>
        <w:t>Work with the Website Manager for new website artwork.</w:t>
      </w:r>
    </w:p>
    <w:p w14:paraId="5D267201" w14:textId="77777777" w:rsidR="00335C2F" w:rsidRPr="00335C2F" w:rsidRDefault="00B053FF" w:rsidP="00343CF8">
      <w:pPr>
        <w:pStyle w:val="ListParagraph"/>
        <w:numPr>
          <w:ilvl w:val="1"/>
          <w:numId w:val="4"/>
        </w:numPr>
        <w:spacing w:after="0" w:line="240" w:lineRule="auto"/>
      </w:pPr>
      <w:r>
        <w:t xml:space="preserve">Work with event coordinators and </w:t>
      </w:r>
      <w:proofErr w:type="spellStart"/>
      <w:r>
        <w:t>Nanocon</w:t>
      </w:r>
      <w:proofErr w:type="spellEnd"/>
      <w:r>
        <w:t xml:space="preserve"> Manager to create event tickets.</w:t>
      </w:r>
      <w:bookmarkStart w:id="301" w:name="_Booklets"/>
      <w:bookmarkEnd w:id="301"/>
    </w:p>
    <w:p w14:paraId="26F07C30" w14:textId="77777777" w:rsidR="00335C2F" w:rsidRDefault="00335C2F" w:rsidP="00335C2F">
      <w:pPr>
        <w:pStyle w:val="Heading2"/>
      </w:pPr>
      <w:bookmarkStart w:id="302" w:name="_Toc404097829"/>
      <w:bookmarkStart w:id="303" w:name="_Toc461554854"/>
      <w:r>
        <w:t>Posters</w:t>
      </w:r>
      <w:bookmarkEnd w:id="302"/>
      <w:bookmarkEnd w:id="303"/>
    </w:p>
    <w:p w14:paraId="72D8FF85" w14:textId="77777777" w:rsidR="00F439A0" w:rsidRDefault="00F439A0" w:rsidP="00F439A0">
      <w:r>
        <w:t xml:space="preserve">This is an overview of posters for </w:t>
      </w:r>
      <w:proofErr w:type="spellStart"/>
      <w:ins w:id="304" w:author="Rachel Groth" w:date="2016-09-07T18:20:00Z">
        <w:r w:rsidR="006161A9">
          <w:t>N</w:t>
        </w:r>
      </w:ins>
      <w:del w:id="305" w:author="Rachel Groth" w:date="2016-09-07T18:20:00Z">
        <w:r w:rsidDel="006161A9">
          <w:delText>n</w:delText>
        </w:r>
      </w:del>
      <w:r>
        <w:t>anocon</w:t>
      </w:r>
      <w:proofErr w:type="spellEnd"/>
      <w:r>
        <w:t>.</w:t>
      </w:r>
    </w:p>
    <w:p w14:paraId="09CF9977" w14:textId="77777777" w:rsidR="00F439A0" w:rsidRDefault="00F439A0" w:rsidP="00F439A0">
      <w:pPr>
        <w:pStyle w:val="Heading3"/>
        <w:ind w:left="720"/>
      </w:pPr>
      <w:bookmarkStart w:id="306" w:name="_Toc404097830"/>
      <w:bookmarkStart w:id="307" w:name="_Toc461554855"/>
      <w:r>
        <w:t>Advertising Locations</w:t>
      </w:r>
      <w:bookmarkEnd w:id="306"/>
      <w:bookmarkEnd w:id="307"/>
    </w:p>
    <w:p w14:paraId="7C3F1F5A" w14:textId="6A88A053" w:rsidR="00F439A0" w:rsidRPr="00F439A0" w:rsidRDefault="002E4DEB" w:rsidP="00D95116">
      <w:pPr>
        <w:ind w:left="1440"/>
      </w:pPr>
      <w:r>
        <w:t>See.</w:t>
      </w:r>
    </w:p>
    <w:p w14:paraId="1CA2B795" w14:textId="77777777" w:rsidR="00F439A0" w:rsidRDefault="00F439A0" w:rsidP="00F439A0">
      <w:pPr>
        <w:pStyle w:val="Heading3"/>
        <w:ind w:left="720"/>
      </w:pPr>
      <w:bookmarkStart w:id="308" w:name="_Toc404097831"/>
      <w:bookmarkStart w:id="309" w:name="_Toc461554856"/>
      <w:r>
        <w:t>Guidelines</w:t>
      </w:r>
      <w:bookmarkEnd w:id="308"/>
      <w:bookmarkEnd w:id="309"/>
    </w:p>
    <w:p w14:paraId="29699A95" w14:textId="77777777" w:rsidR="00F439A0" w:rsidRPr="00F439A0" w:rsidRDefault="00F439A0" w:rsidP="00F439A0">
      <w:pPr>
        <w:ind w:left="1440"/>
      </w:pPr>
      <w:del w:id="310" w:author="Rachel Groth" w:date="2016-09-07T18:21:00Z">
        <w:r w:rsidDel="006161A9">
          <w:delText>How many people need</w:delText>
        </w:r>
      </w:del>
      <w:del w:id="311" w:author="Rachel Groth" w:date="2016-09-07T18:20:00Z">
        <w:r w:rsidDel="006161A9">
          <w:delText>s</w:delText>
        </w:r>
      </w:del>
      <w:del w:id="312" w:author="Rachel Groth" w:date="2016-09-07T18:21:00Z">
        <w:r w:rsidDel="006161A9">
          <w:delText xml:space="preserve"> to approve the poster before it is printed?</w:delText>
        </w:r>
      </w:del>
      <w:ins w:id="313" w:author="Rachel Groth" w:date="2016-09-07T18:21:00Z">
        <w:r w:rsidR="006161A9">
          <w:t>Before printing or proceeding with the design, present it at a Meeting for approval and feedback.</w:t>
        </w:r>
      </w:ins>
    </w:p>
    <w:p w14:paraId="535C1C98" w14:textId="77777777" w:rsidR="00CD2A89" w:rsidRDefault="00CD2A89" w:rsidP="00FA38A6">
      <w:pPr>
        <w:pStyle w:val="Heading2"/>
      </w:pPr>
      <w:bookmarkStart w:id="314" w:name="_Toc404097832"/>
      <w:bookmarkStart w:id="315" w:name="_Toc461554857"/>
      <w:r>
        <w:t>Table Signs</w:t>
      </w:r>
      <w:bookmarkEnd w:id="314"/>
      <w:bookmarkEnd w:id="315"/>
    </w:p>
    <w:p w14:paraId="0FC1E497" w14:textId="77777777" w:rsidR="00CD2A89" w:rsidRPr="00CD2A89" w:rsidRDefault="00CD2A89" w:rsidP="0043162F">
      <w:pPr>
        <w:ind w:left="1440"/>
      </w:pPr>
      <w:r>
        <w:t>These are put over tables that have scheduled events.  The ones closest to the entrance should be placed the highest, while the ones closer to the back should be placed lower, this way who ever walks in, will be able to find where they need to be.</w:t>
      </w:r>
    </w:p>
    <w:p w14:paraId="1C6B2184" w14:textId="77777777" w:rsidR="009650C6" w:rsidRDefault="009650C6">
      <w:pPr>
        <w:rPr>
          <w:rFonts w:asciiTheme="majorHAnsi" w:eastAsiaTheme="majorEastAsia" w:hAnsiTheme="majorHAnsi" w:cstheme="majorBidi"/>
          <w:color w:val="244061" w:themeColor="accent1" w:themeShade="80"/>
          <w:sz w:val="36"/>
          <w:szCs w:val="36"/>
        </w:rPr>
      </w:pPr>
      <w:bookmarkStart w:id="316" w:name="_Advertising"/>
      <w:bookmarkEnd w:id="316"/>
      <w:r>
        <w:br w:type="page"/>
      </w:r>
    </w:p>
    <w:tbl>
      <w:tblPr>
        <w:tblStyle w:val="TableGrid"/>
        <w:tblpPr w:leftFromText="180" w:rightFromText="180" w:vertAnchor="text" w:horzAnchor="page" w:tblpX="7850" w:tblpY="265"/>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0"/>
        <w:gridCol w:w="1926"/>
      </w:tblGrid>
      <w:tr w:rsidR="006E2751" w14:paraId="50215490" w14:textId="77777777" w:rsidTr="0087310F">
        <w:tc>
          <w:tcPr>
            <w:tcW w:w="3906" w:type="dxa"/>
            <w:gridSpan w:val="2"/>
            <w:tcBorders>
              <w:top w:val="single" w:sz="4" w:space="0" w:color="auto"/>
              <w:bottom w:val="single" w:sz="4" w:space="0" w:color="auto"/>
            </w:tcBorders>
            <w:tcMar>
              <w:top w:w="115" w:type="dxa"/>
              <w:left w:w="115" w:type="dxa"/>
              <w:bottom w:w="115" w:type="dxa"/>
              <w:right w:w="115" w:type="dxa"/>
            </w:tcMar>
            <w:vAlign w:val="center"/>
          </w:tcPr>
          <w:p w14:paraId="54F18252" w14:textId="77777777" w:rsidR="006E2751" w:rsidRDefault="006E2751" w:rsidP="006E2751">
            <w:pPr>
              <w:pStyle w:val="Heading2"/>
              <w:spacing w:before="0"/>
              <w:jc w:val="center"/>
              <w:outlineLvl w:val="1"/>
            </w:pPr>
            <w:bookmarkStart w:id="317" w:name="_Toc404097833"/>
            <w:bookmarkStart w:id="318" w:name="_Toc461554858"/>
            <w:r>
              <w:lastRenderedPageBreak/>
              <w:t>Types</w:t>
            </w:r>
            <w:bookmarkEnd w:id="317"/>
            <w:bookmarkEnd w:id="318"/>
          </w:p>
        </w:tc>
      </w:tr>
      <w:tr w:rsidR="006E2751" w14:paraId="209AEF36" w14:textId="77777777" w:rsidTr="0087310F">
        <w:tc>
          <w:tcPr>
            <w:tcW w:w="1980" w:type="dxa"/>
            <w:tcBorders>
              <w:top w:val="single" w:sz="4" w:space="0" w:color="auto"/>
              <w:bottom w:val="single" w:sz="4" w:space="0" w:color="auto"/>
            </w:tcBorders>
            <w:vAlign w:val="center"/>
          </w:tcPr>
          <w:p w14:paraId="29B5EACF" w14:textId="77777777" w:rsidR="006E2751" w:rsidRDefault="006E2751" w:rsidP="006E2751">
            <w:pPr>
              <w:jc w:val="center"/>
            </w:pPr>
            <w:r>
              <w:rPr>
                <w:noProof/>
              </w:rPr>
              <w:drawing>
                <wp:inline distT="0" distB="0" distL="0" distR="0" wp14:anchorId="0FD8A225" wp14:editId="04D1219D">
                  <wp:extent cx="914400" cy="1371600"/>
                  <wp:effectExtent l="0" t="0" r="0" b="0"/>
                  <wp:docPr id="7" name="Picture 7" descr="C:\Users\DSU\Desktop\Nanocon\Nanocon 11\Propaganda\Badges\vendor ba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SU\Desktop\Nanocon\Nanocon 11\Propaganda\Badges\vendor badge.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14400" cy="1371600"/>
                          </a:xfrm>
                          <a:prstGeom prst="rect">
                            <a:avLst/>
                          </a:prstGeom>
                          <a:noFill/>
                          <a:ln>
                            <a:noFill/>
                          </a:ln>
                        </pic:spPr>
                      </pic:pic>
                    </a:graphicData>
                  </a:graphic>
                </wp:inline>
              </w:drawing>
            </w:r>
          </w:p>
        </w:tc>
        <w:tc>
          <w:tcPr>
            <w:tcW w:w="1926" w:type="dxa"/>
            <w:tcBorders>
              <w:top w:val="single" w:sz="4" w:space="0" w:color="auto"/>
              <w:bottom w:val="single" w:sz="4" w:space="0" w:color="auto"/>
            </w:tcBorders>
            <w:vAlign w:val="center"/>
          </w:tcPr>
          <w:p w14:paraId="42FDE084" w14:textId="77777777" w:rsidR="006E2751" w:rsidRDefault="006E2751" w:rsidP="006E2751">
            <w:pPr>
              <w:jc w:val="center"/>
            </w:pPr>
            <w:r>
              <w:t>These are printed on green paper.  The vendor’s name should be on the badge.</w:t>
            </w:r>
          </w:p>
        </w:tc>
      </w:tr>
      <w:tr w:rsidR="006E2751" w14:paraId="5EFE2A5A" w14:textId="77777777" w:rsidTr="0087310F">
        <w:tc>
          <w:tcPr>
            <w:tcW w:w="1980" w:type="dxa"/>
            <w:tcBorders>
              <w:top w:val="single" w:sz="4" w:space="0" w:color="auto"/>
              <w:bottom w:val="single" w:sz="4" w:space="0" w:color="auto"/>
            </w:tcBorders>
            <w:vAlign w:val="center"/>
          </w:tcPr>
          <w:p w14:paraId="72D7BA7D" w14:textId="77777777" w:rsidR="006E2751" w:rsidRDefault="006E2751" w:rsidP="006E2751">
            <w:pPr>
              <w:jc w:val="center"/>
            </w:pPr>
            <w:r>
              <w:t>The staff badges are usually printed in Orange.</w:t>
            </w:r>
          </w:p>
        </w:tc>
        <w:tc>
          <w:tcPr>
            <w:tcW w:w="1926" w:type="dxa"/>
            <w:tcBorders>
              <w:top w:val="single" w:sz="4" w:space="0" w:color="auto"/>
              <w:bottom w:val="single" w:sz="4" w:space="0" w:color="auto"/>
            </w:tcBorders>
            <w:vAlign w:val="center"/>
          </w:tcPr>
          <w:p w14:paraId="591A3F60" w14:textId="77777777" w:rsidR="006E2751" w:rsidRDefault="006E2751" w:rsidP="006E2751">
            <w:pPr>
              <w:jc w:val="center"/>
            </w:pPr>
            <w:r>
              <w:rPr>
                <w:noProof/>
              </w:rPr>
              <w:drawing>
                <wp:inline distT="0" distB="0" distL="0" distR="0" wp14:anchorId="6603320A" wp14:editId="23A397B4">
                  <wp:extent cx="914400" cy="1371600"/>
                  <wp:effectExtent l="0" t="0" r="0" b="0"/>
                  <wp:docPr id="8" name="Picture 8" descr="C:\Users\DSU\Desktop\Nanocon\Nanocon 11\Propaganda\Badges\staff ba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SU\Desktop\Nanocon\Nanocon 11\Propaganda\Badges\staff badge.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14400" cy="1371600"/>
                          </a:xfrm>
                          <a:prstGeom prst="rect">
                            <a:avLst/>
                          </a:prstGeom>
                          <a:noFill/>
                          <a:ln>
                            <a:noFill/>
                          </a:ln>
                        </pic:spPr>
                      </pic:pic>
                    </a:graphicData>
                  </a:graphic>
                </wp:inline>
              </w:drawing>
            </w:r>
          </w:p>
        </w:tc>
      </w:tr>
      <w:tr w:rsidR="006E2751" w14:paraId="46144EF8" w14:textId="77777777" w:rsidTr="0087310F">
        <w:tc>
          <w:tcPr>
            <w:tcW w:w="1980" w:type="dxa"/>
            <w:tcBorders>
              <w:top w:val="single" w:sz="4" w:space="0" w:color="auto"/>
              <w:bottom w:val="single" w:sz="4" w:space="0" w:color="auto"/>
            </w:tcBorders>
            <w:vAlign w:val="center"/>
          </w:tcPr>
          <w:p w14:paraId="57ABAEC9" w14:textId="77777777" w:rsidR="006E2751" w:rsidRDefault="006E2751" w:rsidP="006E2751">
            <w:pPr>
              <w:jc w:val="center"/>
            </w:pPr>
            <w:r>
              <w:rPr>
                <w:noProof/>
              </w:rPr>
              <w:drawing>
                <wp:inline distT="0" distB="0" distL="0" distR="0" wp14:anchorId="55FFA7B6" wp14:editId="4BD1CA5B">
                  <wp:extent cx="914400" cy="1371600"/>
                  <wp:effectExtent l="0" t="0" r="0" b="0"/>
                  <wp:docPr id="6" name="Picture 6" descr="C:\Users\DSU\Desktop\Nanocon\Nanocon 11\Propaganda\Badges\guest ba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SU\Desktop\Nanocon\Nanocon 11\Propaganda\Badges\guest badge.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14400" cy="1371600"/>
                          </a:xfrm>
                          <a:prstGeom prst="rect">
                            <a:avLst/>
                          </a:prstGeom>
                          <a:noFill/>
                          <a:ln>
                            <a:noFill/>
                          </a:ln>
                        </pic:spPr>
                      </pic:pic>
                    </a:graphicData>
                  </a:graphic>
                </wp:inline>
              </w:drawing>
            </w:r>
          </w:p>
        </w:tc>
        <w:tc>
          <w:tcPr>
            <w:tcW w:w="1926" w:type="dxa"/>
            <w:tcBorders>
              <w:top w:val="single" w:sz="4" w:space="0" w:color="auto"/>
              <w:bottom w:val="single" w:sz="4" w:space="0" w:color="auto"/>
            </w:tcBorders>
            <w:vAlign w:val="center"/>
          </w:tcPr>
          <w:p w14:paraId="705D4B07" w14:textId="77777777" w:rsidR="006E2751" w:rsidRDefault="006E2751" w:rsidP="006E2751">
            <w:pPr>
              <w:jc w:val="center"/>
            </w:pPr>
            <w:r>
              <w:t xml:space="preserve">These are usually printed on white paper.  There should be a number system (guest tracking). </w:t>
            </w:r>
          </w:p>
        </w:tc>
      </w:tr>
      <w:tr w:rsidR="006E2751" w14:paraId="5C8B3AD4" w14:textId="77777777" w:rsidTr="0087310F">
        <w:tc>
          <w:tcPr>
            <w:tcW w:w="1980" w:type="dxa"/>
            <w:tcBorders>
              <w:top w:val="single" w:sz="4" w:space="0" w:color="auto"/>
              <w:bottom w:val="single" w:sz="4" w:space="0" w:color="auto"/>
            </w:tcBorders>
            <w:vAlign w:val="center"/>
          </w:tcPr>
          <w:p w14:paraId="14264AA7" w14:textId="77777777" w:rsidR="006E2751" w:rsidRDefault="006E2751" w:rsidP="006E2751">
            <w:pPr>
              <w:jc w:val="center"/>
            </w:pPr>
            <w:r>
              <w:t>Speaker badges are usually printed on blue paper.  They can also have the speaker’s name on it.</w:t>
            </w:r>
          </w:p>
        </w:tc>
        <w:tc>
          <w:tcPr>
            <w:tcW w:w="1926" w:type="dxa"/>
            <w:tcBorders>
              <w:top w:val="single" w:sz="4" w:space="0" w:color="auto"/>
              <w:bottom w:val="single" w:sz="4" w:space="0" w:color="auto"/>
            </w:tcBorders>
            <w:vAlign w:val="center"/>
          </w:tcPr>
          <w:p w14:paraId="1C0A91E2" w14:textId="77777777" w:rsidR="006E2751" w:rsidRDefault="006E2751" w:rsidP="006E2751">
            <w:pPr>
              <w:jc w:val="center"/>
            </w:pPr>
            <w:r>
              <w:rPr>
                <w:noProof/>
              </w:rPr>
              <w:drawing>
                <wp:inline distT="0" distB="0" distL="0" distR="0" wp14:anchorId="4A4CEBB6" wp14:editId="03FB791E">
                  <wp:extent cx="914400" cy="1371600"/>
                  <wp:effectExtent l="0" t="0" r="0" b="0"/>
                  <wp:docPr id="10" name="Picture 10" descr="C:\Users\DSU\Desktop\Nanocon\Nanocon 11\Propaganda\Badges\speaker ba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SU\Desktop\Nanocon\Nanocon 11\Propaganda\Badges\speaker badge.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14400" cy="1371600"/>
                          </a:xfrm>
                          <a:prstGeom prst="rect">
                            <a:avLst/>
                          </a:prstGeom>
                          <a:noFill/>
                          <a:ln>
                            <a:noFill/>
                          </a:ln>
                        </pic:spPr>
                      </pic:pic>
                    </a:graphicData>
                  </a:graphic>
                </wp:inline>
              </w:drawing>
            </w:r>
          </w:p>
        </w:tc>
      </w:tr>
      <w:tr w:rsidR="006E2751" w14:paraId="4CDD6A5A" w14:textId="77777777" w:rsidTr="0087310F">
        <w:tc>
          <w:tcPr>
            <w:tcW w:w="1980" w:type="dxa"/>
            <w:tcBorders>
              <w:top w:val="single" w:sz="4" w:space="0" w:color="auto"/>
              <w:bottom w:val="single" w:sz="4" w:space="0" w:color="auto"/>
            </w:tcBorders>
            <w:vAlign w:val="center"/>
          </w:tcPr>
          <w:p w14:paraId="645CCBE7" w14:textId="77777777" w:rsidR="006E2751" w:rsidRDefault="006E2751" w:rsidP="006E2751">
            <w:pPr>
              <w:jc w:val="center"/>
            </w:pPr>
            <w:r>
              <w:rPr>
                <w:noProof/>
              </w:rPr>
              <w:drawing>
                <wp:inline distT="0" distB="0" distL="0" distR="0" wp14:anchorId="616218C3" wp14:editId="0B5CD8C5">
                  <wp:extent cx="914400" cy="1371600"/>
                  <wp:effectExtent l="0" t="0" r="0" b="0"/>
                  <wp:docPr id="13" name="Picture 13" descr="C:\Users\DSU\Desktop\Nanocon\Nanocon 11\Propaganda\Badges\bizk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SU\Desktop\Nanocon\Nanocon 11\Propaganda\Badges\bizkit.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14400" cy="1371600"/>
                          </a:xfrm>
                          <a:prstGeom prst="rect">
                            <a:avLst/>
                          </a:prstGeom>
                          <a:noFill/>
                          <a:ln>
                            <a:noFill/>
                          </a:ln>
                        </pic:spPr>
                      </pic:pic>
                    </a:graphicData>
                  </a:graphic>
                </wp:inline>
              </w:drawing>
            </w:r>
          </w:p>
        </w:tc>
        <w:tc>
          <w:tcPr>
            <w:tcW w:w="1926" w:type="dxa"/>
            <w:tcBorders>
              <w:top w:val="single" w:sz="4" w:space="0" w:color="auto"/>
              <w:bottom w:val="single" w:sz="4" w:space="0" w:color="auto"/>
            </w:tcBorders>
            <w:vAlign w:val="center"/>
          </w:tcPr>
          <w:p w14:paraId="5707448B" w14:textId="77777777" w:rsidR="006E2751" w:rsidRDefault="006E2751" w:rsidP="006E2751">
            <w:pPr>
              <w:jc w:val="center"/>
            </w:pPr>
            <w:r>
              <w:t>Unique badges are usually printed on purple paper. They can be completely customized.</w:t>
            </w:r>
          </w:p>
        </w:tc>
      </w:tr>
    </w:tbl>
    <w:p w14:paraId="6545E113" w14:textId="77777777" w:rsidR="005B2CF8" w:rsidRDefault="005B2CF8" w:rsidP="00FA38A6">
      <w:pPr>
        <w:pStyle w:val="Heading1"/>
      </w:pPr>
      <w:bookmarkStart w:id="319" w:name="_Toc404097834"/>
      <w:bookmarkStart w:id="320" w:name="_Toc461554859"/>
      <w:r>
        <w:t>Creating the</w:t>
      </w:r>
      <w:r w:rsidR="00084320">
        <w:t xml:space="preserve"> Badges</w:t>
      </w:r>
      <w:bookmarkEnd w:id="319"/>
      <w:bookmarkEnd w:id="320"/>
    </w:p>
    <w:p w14:paraId="44D882B3" w14:textId="77777777" w:rsidR="00084320" w:rsidRDefault="005B2CF8" w:rsidP="00FA38A6">
      <w:r>
        <w:t>The badge is composed of three items, the Lanyard, the badge holder and the badge</w:t>
      </w:r>
      <w:r w:rsidR="00084320">
        <w:t xml:space="preserve">s themselves.  </w:t>
      </w:r>
    </w:p>
    <w:p w14:paraId="411ADCFA" w14:textId="77777777" w:rsidR="00084320" w:rsidRDefault="00084320" w:rsidP="00FA38A6">
      <w:pPr>
        <w:pStyle w:val="Heading2"/>
      </w:pPr>
      <w:bookmarkStart w:id="321" w:name="_Toc404097835"/>
      <w:bookmarkStart w:id="322" w:name="_Toc461554860"/>
      <w:commentRangeStart w:id="323"/>
      <w:commentRangeStart w:id="324"/>
      <w:r>
        <w:t>Lanyard</w:t>
      </w:r>
      <w:bookmarkEnd w:id="321"/>
      <w:commentRangeEnd w:id="323"/>
      <w:r w:rsidR="006161A9">
        <w:rPr>
          <w:rStyle w:val="CommentReference"/>
          <w:rFonts w:asciiTheme="minorHAnsi" w:eastAsiaTheme="minorEastAsia" w:hAnsiTheme="minorHAnsi" w:cstheme="minorBidi"/>
          <w:color w:val="auto"/>
        </w:rPr>
        <w:commentReference w:id="323"/>
      </w:r>
      <w:bookmarkEnd w:id="322"/>
      <w:commentRangeEnd w:id="324"/>
      <w:r w:rsidR="005B43EA">
        <w:rPr>
          <w:rStyle w:val="CommentReference"/>
          <w:rFonts w:asciiTheme="minorHAnsi" w:eastAsiaTheme="minorEastAsia" w:hAnsiTheme="minorHAnsi" w:cstheme="minorBidi"/>
          <w:color w:val="auto"/>
        </w:rPr>
        <w:commentReference w:id="324"/>
      </w:r>
    </w:p>
    <w:p w14:paraId="3E9C3564" w14:textId="77777777" w:rsidR="005B2CF8" w:rsidRDefault="00084320" w:rsidP="00FA38A6">
      <w:r>
        <w:t xml:space="preserve">The first two we need to order from </w:t>
      </w:r>
      <w:r w:rsidR="005B2CF8">
        <w:t xml:space="preserve">Central Business Supply, Inc. here in Madison.  </w:t>
      </w:r>
      <w:r>
        <w:t>Below are the two items that we need to order.</w:t>
      </w:r>
    </w:p>
    <w:tbl>
      <w:tblPr>
        <w:tblStyle w:val="TableGrid"/>
        <w:tblpPr w:leftFromText="180" w:rightFromText="180" w:vertAnchor="text" w:tblpXSpec="center" w:tblpY="1"/>
        <w:tblOverlap w:val="never"/>
        <w:tblW w:w="54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10"/>
        <w:gridCol w:w="2849"/>
      </w:tblGrid>
      <w:tr w:rsidR="005B2CF8" w14:paraId="474E75C4" w14:textId="77777777" w:rsidTr="0087310F">
        <w:trPr>
          <w:trHeight w:val="2678"/>
        </w:trPr>
        <w:tc>
          <w:tcPr>
            <w:tcW w:w="2610" w:type="dxa"/>
            <w:tcBorders>
              <w:right w:val="single" w:sz="4" w:space="0" w:color="auto"/>
            </w:tcBorders>
            <w:vAlign w:val="center"/>
          </w:tcPr>
          <w:p w14:paraId="09B91D9D" w14:textId="77777777" w:rsidR="005B2CF8" w:rsidRDefault="005B2CF8" w:rsidP="006E2751">
            <w:pPr>
              <w:jc w:val="center"/>
            </w:pPr>
            <w:r w:rsidRPr="00E91640">
              <w:rPr>
                <w:noProof/>
              </w:rPr>
              <w:drawing>
                <wp:inline distT="0" distB="0" distL="0" distR="0" wp14:anchorId="03F4AE93" wp14:editId="5CD9E8EF">
                  <wp:extent cx="1226820" cy="1798955"/>
                  <wp:effectExtent l="0" t="0" r="0" b="0"/>
                  <wp:docPr id="5" name="Picture 5" descr="http://content.etilize.com/images/500/11960732.jpg?rwndrnd=0.22692858264781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content.etilize.com/images/500/11960732.jpg?rwndrnd=0.22692858264781535"/>
                          <pic:cNvPicPr>
                            <a:picLocks noChangeAspect="1" noChangeArrowheads="1"/>
                          </pic:cNvPicPr>
                        </pic:nvPicPr>
                        <pic:blipFill rotWithShape="1">
                          <a:blip r:embed="rId26">
                            <a:extLst>
                              <a:ext uri="{28A0092B-C50C-407E-A947-70E740481C1C}">
                                <a14:useLocalDpi xmlns:a14="http://schemas.microsoft.com/office/drawing/2010/main" val="0"/>
                              </a:ext>
                            </a:extLst>
                          </a:blip>
                          <a:srcRect l="20891" t="7527" r="20128" b="5985"/>
                          <a:stretch/>
                        </pic:blipFill>
                        <pic:spPr bwMode="auto">
                          <a:xfrm>
                            <a:off x="0" y="0"/>
                            <a:ext cx="1226820" cy="179895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49" w:type="dxa"/>
            <w:tcBorders>
              <w:left w:val="single" w:sz="4" w:space="0" w:color="auto"/>
            </w:tcBorders>
            <w:vAlign w:val="center"/>
          </w:tcPr>
          <w:p w14:paraId="1DB1D32C" w14:textId="77777777" w:rsidR="005B2CF8" w:rsidRPr="00FA38A6" w:rsidRDefault="005B2CF8" w:rsidP="006E2751">
            <w:pPr>
              <w:ind w:firstLine="180"/>
              <w:jc w:val="center"/>
              <w:rPr>
                <w:b/>
                <w:sz w:val="22"/>
              </w:rPr>
            </w:pPr>
            <w:proofErr w:type="spellStart"/>
            <w:r w:rsidRPr="00FA38A6">
              <w:rPr>
                <w:b/>
                <w:sz w:val="22"/>
              </w:rPr>
              <w:t>Baumgartens</w:t>
            </w:r>
            <w:proofErr w:type="spellEnd"/>
            <w:r w:rsidRPr="00FA38A6">
              <w:rPr>
                <w:b/>
                <w:sz w:val="22"/>
              </w:rPr>
              <w:t xml:space="preserve"> Standard Cord Lanyard </w:t>
            </w:r>
          </w:p>
          <w:p w14:paraId="49FF0F3B" w14:textId="77777777" w:rsidR="005B2CF8" w:rsidRPr="00FA38A6" w:rsidRDefault="005B2CF8" w:rsidP="006E2751">
            <w:pPr>
              <w:ind w:firstLine="180"/>
              <w:jc w:val="center"/>
              <w:rPr>
                <w:sz w:val="22"/>
              </w:rPr>
            </w:pPr>
          </w:p>
          <w:p w14:paraId="58F838E0" w14:textId="77777777" w:rsidR="005B2CF8" w:rsidRPr="00FA38A6" w:rsidRDefault="005B2CF8" w:rsidP="006E2751">
            <w:pPr>
              <w:ind w:firstLine="180"/>
              <w:jc w:val="center"/>
              <w:rPr>
                <w:sz w:val="22"/>
              </w:rPr>
            </w:pPr>
            <w:r w:rsidRPr="00FA38A6">
              <w:rPr>
                <w:sz w:val="22"/>
              </w:rPr>
              <w:t>The lanyard product ID is BAU68909.  They do not come in packs, but each one is worth $0.69 as of 8/22/2014.</w:t>
            </w:r>
          </w:p>
          <w:p w14:paraId="45AADF89" w14:textId="77777777" w:rsidR="005B2CF8" w:rsidRDefault="005B2CF8" w:rsidP="006E2751">
            <w:pPr>
              <w:jc w:val="center"/>
            </w:pPr>
          </w:p>
        </w:tc>
      </w:tr>
      <w:tr w:rsidR="005B2CF8" w14:paraId="345662E0" w14:textId="77777777" w:rsidTr="0087310F">
        <w:trPr>
          <w:trHeight w:val="2013"/>
        </w:trPr>
        <w:tc>
          <w:tcPr>
            <w:tcW w:w="2610" w:type="dxa"/>
            <w:tcBorders>
              <w:right w:val="single" w:sz="4" w:space="0" w:color="auto"/>
            </w:tcBorders>
            <w:vAlign w:val="center"/>
          </w:tcPr>
          <w:p w14:paraId="2808C8BB" w14:textId="77777777" w:rsidR="005B2CF8" w:rsidRPr="00FA38A6" w:rsidRDefault="005B2CF8" w:rsidP="006E2751">
            <w:pPr>
              <w:ind w:firstLine="180"/>
              <w:jc w:val="center"/>
              <w:rPr>
                <w:sz w:val="22"/>
              </w:rPr>
            </w:pPr>
            <w:proofErr w:type="spellStart"/>
            <w:r w:rsidRPr="00FA38A6">
              <w:rPr>
                <w:b/>
                <w:sz w:val="22"/>
              </w:rPr>
              <w:t>Baumgartens</w:t>
            </w:r>
            <w:proofErr w:type="spellEnd"/>
            <w:r w:rsidRPr="00FA38A6">
              <w:rPr>
                <w:b/>
                <w:sz w:val="22"/>
              </w:rPr>
              <w:t xml:space="preserve"> Proximity Badge Holder</w:t>
            </w:r>
            <w:r w:rsidRPr="00FA38A6">
              <w:rPr>
                <w:sz w:val="22"/>
              </w:rPr>
              <w:t xml:space="preserve">  </w:t>
            </w:r>
          </w:p>
          <w:p w14:paraId="74097051" w14:textId="77777777" w:rsidR="005B2CF8" w:rsidRPr="00FA38A6" w:rsidRDefault="005B2CF8" w:rsidP="006E2751">
            <w:pPr>
              <w:ind w:firstLine="180"/>
              <w:jc w:val="center"/>
              <w:rPr>
                <w:sz w:val="22"/>
              </w:rPr>
            </w:pPr>
          </w:p>
          <w:p w14:paraId="2926D115" w14:textId="77777777" w:rsidR="005B2CF8" w:rsidRDefault="005B2CF8" w:rsidP="006E2751">
            <w:pPr>
              <w:ind w:firstLine="180"/>
              <w:jc w:val="center"/>
            </w:pPr>
            <w:r w:rsidRPr="00FA38A6">
              <w:rPr>
                <w:sz w:val="22"/>
              </w:rPr>
              <w:t>The badge holder product ID is BAU47820.  They come in packs of 50.  Their price as of 8/22/2014 is $16.49 per pack.</w:t>
            </w:r>
          </w:p>
        </w:tc>
        <w:tc>
          <w:tcPr>
            <w:tcW w:w="2849" w:type="dxa"/>
            <w:tcBorders>
              <w:left w:val="single" w:sz="4" w:space="0" w:color="auto"/>
            </w:tcBorders>
            <w:vAlign w:val="center"/>
          </w:tcPr>
          <w:p w14:paraId="512FDDA2" w14:textId="77777777" w:rsidR="005B2CF8" w:rsidRDefault="005B2CF8" w:rsidP="006E2751">
            <w:pPr>
              <w:jc w:val="center"/>
            </w:pPr>
            <w:r>
              <w:rPr>
                <w:noProof/>
              </w:rPr>
              <w:drawing>
                <wp:inline distT="0" distB="0" distL="0" distR="0" wp14:anchorId="2ECA071F" wp14:editId="177FF220">
                  <wp:extent cx="1660550" cy="1211478"/>
                  <wp:effectExtent l="0" t="0" r="0" b="8255"/>
                  <wp:docPr id="4" name="Picture 4" descr="http://content.etilize.com/images/500/11960788.jpg?rwndrnd=0.05210239766165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ontent.etilize.com/images/500/11960788.jpg?rwndrnd=0.05210239766165614"/>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3671" b="13369"/>
                          <a:stretch/>
                        </pic:blipFill>
                        <pic:spPr bwMode="auto">
                          <a:xfrm>
                            <a:off x="0" y="0"/>
                            <a:ext cx="1663091" cy="121333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B2CF8" w14:paraId="56BC91CC" w14:textId="77777777" w:rsidTr="0087310F">
        <w:trPr>
          <w:trHeight w:val="476"/>
        </w:trPr>
        <w:tc>
          <w:tcPr>
            <w:tcW w:w="5459" w:type="dxa"/>
            <w:gridSpan w:val="2"/>
            <w:vAlign w:val="center"/>
          </w:tcPr>
          <w:p w14:paraId="711BE8BD" w14:textId="77777777" w:rsidR="005B2CF8" w:rsidRPr="00E81996" w:rsidRDefault="005B2CF8" w:rsidP="006E2751">
            <w:pPr>
              <w:jc w:val="center"/>
              <w:rPr>
                <w:i/>
                <w:noProof/>
              </w:rPr>
            </w:pPr>
            <w:r w:rsidRPr="00E81996">
              <w:rPr>
                <w:i/>
                <w:noProof/>
                <w:sz w:val="20"/>
              </w:rPr>
              <w:t>(Pictures are from their website)</w:t>
            </w:r>
          </w:p>
        </w:tc>
      </w:tr>
    </w:tbl>
    <w:p w14:paraId="1B3211C2" w14:textId="77777777" w:rsidR="005B2CF8" w:rsidRDefault="005B2CF8" w:rsidP="005B2CF8">
      <w:pPr>
        <w:pStyle w:val="Heading2"/>
      </w:pPr>
      <w:bookmarkStart w:id="325" w:name="_Toc404097836"/>
      <w:bookmarkStart w:id="326" w:name="_Toc461554861"/>
      <w:r>
        <w:t>Badges</w:t>
      </w:r>
      <w:bookmarkEnd w:id="325"/>
      <w:bookmarkEnd w:id="326"/>
    </w:p>
    <w:p w14:paraId="6AE0005D" w14:textId="77777777" w:rsidR="005B2CF8" w:rsidRDefault="00084320" w:rsidP="00FA38A6">
      <w:pPr>
        <w:ind w:firstLine="180"/>
      </w:pPr>
      <w:r>
        <w:t xml:space="preserve">The third item we </w:t>
      </w:r>
      <w:proofErr w:type="gramStart"/>
      <w:r>
        <w:t>have to</w:t>
      </w:r>
      <w:proofErr w:type="gramEnd"/>
      <w:r>
        <w:t xml:space="preserve"> create ourselves.  The lead artist is responsible for creating the look and style of the badge, which should tie back into the year’s theme.  There are 5 types: Vendor, Staff, Guest, Speaker, and Unique. The </w:t>
      </w:r>
      <w:r w:rsidR="006E2751">
        <w:t>on the side</w:t>
      </w:r>
      <w:r>
        <w:t xml:space="preserve"> shows you the characteristics of each badge type.</w:t>
      </w:r>
    </w:p>
    <w:p w14:paraId="2E7AD52A" w14:textId="77777777" w:rsidR="004A1585" w:rsidRDefault="00B31E72" w:rsidP="00FA38A6">
      <w:pPr>
        <w:pStyle w:val="Heading2"/>
      </w:pPr>
      <w:bookmarkStart w:id="327" w:name="_Toc404097837"/>
      <w:bookmarkStart w:id="328" w:name="_Toc461554862"/>
      <w:r>
        <w:t>Badge Sizes</w:t>
      </w:r>
      <w:bookmarkEnd w:id="327"/>
      <w:bookmarkEnd w:id="328"/>
    </w:p>
    <w:p w14:paraId="39507CF5" w14:textId="77777777" w:rsidR="00B31E72" w:rsidRPr="00B31E72" w:rsidRDefault="00B31E72" w:rsidP="008E37AD">
      <w:r>
        <w:tab/>
        <w:t xml:space="preserve">The max size of a badge can be 3.5” x 2 3/8”. </w:t>
      </w:r>
    </w:p>
    <w:p w14:paraId="5FD68E88" w14:textId="77777777" w:rsidR="005B2CF8" w:rsidRDefault="005B2CF8" w:rsidP="00FA38A6">
      <w:pPr>
        <w:ind w:left="1440" w:firstLine="180"/>
        <w:rPr>
          <w:rFonts w:asciiTheme="majorHAnsi" w:eastAsiaTheme="majorEastAsia" w:hAnsiTheme="majorHAnsi" w:cstheme="majorBidi"/>
          <w:color w:val="244061" w:themeColor="accent1" w:themeShade="80"/>
          <w:sz w:val="36"/>
          <w:szCs w:val="36"/>
        </w:rPr>
      </w:pPr>
      <w:r>
        <w:br w:type="page"/>
      </w:r>
    </w:p>
    <w:p w14:paraId="4526D4D8" w14:textId="77777777" w:rsidR="008F21CA" w:rsidRDefault="008F21CA" w:rsidP="008F21CA">
      <w:pPr>
        <w:pStyle w:val="Heading1"/>
      </w:pPr>
      <w:bookmarkStart w:id="329" w:name="_Toc404097838"/>
      <w:bookmarkStart w:id="330" w:name="_Toc461554863"/>
      <w:r>
        <w:lastRenderedPageBreak/>
        <w:t>Advertising</w:t>
      </w:r>
      <w:bookmarkEnd w:id="329"/>
      <w:bookmarkEnd w:id="330"/>
    </w:p>
    <w:p w14:paraId="7DC02959" w14:textId="77777777" w:rsidR="008F21CA" w:rsidRDefault="008F21CA" w:rsidP="00777DD5">
      <w:pPr>
        <w:pStyle w:val="Heading2"/>
        <w:ind w:left="720"/>
      </w:pPr>
      <w:bookmarkStart w:id="331" w:name="_Toc404097839"/>
      <w:bookmarkStart w:id="332" w:name="_Toc461554864"/>
      <w:r>
        <w:t>Locations</w:t>
      </w:r>
      <w:bookmarkEnd w:id="331"/>
      <w:bookmarkEnd w:id="332"/>
    </w:p>
    <w:p w14:paraId="4FFF3517" w14:textId="77777777" w:rsidR="008F21CA" w:rsidRDefault="00287FF9" w:rsidP="00287FF9">
      <w:pPr>
        <w:ind w:left="1440"/>
      </w:pPr>
      <w:r>
        <w:t>Refer to Contacts Section</w:t>
      </w:r>
    </w:p>
    <w:p w14:paraId="0CA493A4" w14:textId="77777777" w:rsidR="008F21CA" w:rsidRDefault="008F21CA" w:rsidP="008F21CA"/>
    <w:p w14:paraId="20C0BDB7" w14:textId="77777777" w:rsidR="00777DD5" w:rsidRDefault="00777DD5" w:rsidP="00777DD5"/>
    <w:p w14:paraId="1D3AE5BB" w14:textId="77777777" w:rsidR="00287FF9" w:rsidRDefault="00287FF9">
      <w:pPr>
        <w:rPr>
          <w:rFonts w:asciiTheme="majorHAnsi" w:eastAsiaTheme="majorEastAsia" w:hAnsiTheme="majorHAnsi" w:cstheme="majorBidi"/>
          <w:color w:val="244061" w:themeColor="accent1" w:themeShade="80"/>
          <w:sz w:val="36"/>
          <w:szCs w:val="36"/>
        </w:rPr>
      </w:pPr>
      <w:r>
        <w:br w:type="page"/>
      </w:r>
    </w:p>
    <w:p w14:paraId="778BFF03" w14:textId="77777777" w:rsidR="00777DD5" w:rsidRDefault="00777DD5" w:rsidP="00777DD5">
      <w:pPr>
        <w:pStyle w:val="Heading1"/>
      </w:pPr>
      <w:bookmarkStart w:id="333" w:name="_Vendors"/>
      <w:bookmarkStart w:id="334" w:name="_Toc404097840"/>
      <w:bookmarkStart w:id="335" w:name="_Toc461554865"/>
      <w:bookmarkEnd w:id="333"/>
      <w:r>
        <w:lastRenderedPageBreak/>
        <w:t>Vendors</w:t>
      </w:r>
      <w:bookmarkEnd w:id="334"/>
      <w:bookmarkEnd w:id="335"/>
    </w:p>
    <w:p w14:paraId="50C30C40" w14:textId="77777777" w:rsidR="0056799D" w:rsidRDefault="0056799D" w:rsidP="0056799D">
      <w:pPr>
        <w:pStyle w:val="Heading2"/>
      </w:pPr>
      <w:bookmarkStart w:id="336" w:name="_Toc404097841"/>
      <w:bookmarkStart w:id="337" w:name="_Toc461554866"/>
      <w:r>
        <w:t>Fee</w:t>
      </w:r>
      <w:del w:id="338" w:author="Rachel Groth" w:date="2016-09-07T18:24:00Z">
        <w:r w:rsidDel="00332AF2">
          <w:delText>’</w:delText>
        </w:r>
      </w:del>
      <w:r>
        <w:t>s</w:t>
      </w:r>
      <w:bookmarkEnd w:id="336"/>
      <w:bookmarkEnd w:id="337"/>
    </w:p>
    <w:p w14:paraId="65B9DE52" w14:textId="77777777" w:rsidR="0056799D" w:rsidRDefault="007C6935" w:rsidP="0056799D">
      <w:pPr>
        <w:ind w:left="360"/>
      </w:pPr>
      <w:r>
        <w:t>There are no vendor fee</w:t>
      </w:r>
      <w:r w:rsidR="0056799D">
        <w:t>s</w:t>
      </w:r>
      <w:ins w:id="339" w:author="Rachel Groth" w:date="2016-09-07T18:24:00Z">
        <w:r w:rsidR="00332AF2">
          <w:t>, however we do ask they donate an item of some sort to the Charity Raffle.</w:t>
        </w:r>
      </w:ins>
      <w:del w:id="340" w:author="Rachel Groth" w:date="2016-09-07T18:24:00Z">
        <w:r w:rsidR="0056799D" w:rsidDel="00332AF2">
          <w:delText>.</w:delText>
        </w:r>
      </w:del>
    </w:p>
    <w:p w14:paraId="2692DF49" w14:textId="77777777" w:rsidR="0056799D" w:rsidRDefault="0056799D" w:rsidP="0056799D">
      <w:pPr>
        <w:pStyle w:val="Heading2"/>
      </w:pPr>
      <w:bookmarkStart w:id="341" w:name="_Toc404097842"/>
      <w:bookmarkStart w:id="342" w:name="_Toc461554867"/>
      <w:r>
        <w:t>Setup</w:t>
      </w:r>
      <w:bookmarkEnd w:id="341"/>
      <w:bookmarkEnd w:id="342"/>
    </w:p>
    <w:p w14:paraId="6B8CB1C8" w14:textId="77777777" w:rsidR="0056799D" w:rsidRPr="0056799D" w:rsidRDefault="0056799D" w:rsidP="0056799D">
      <w:pPr>
        <w:pStyle w:val="Heading3"/>
        <w:ind w:left="720"/>
      </w:pPr>
      <w:bookmarkStart w:id="343" w:name="_Toc404097843"/>
      <w:bookmarkStart w:id="344" w:name="_Toc461554868"/>
      <w:r>
        <w:t>Badges</w:t>
      </w:r>
      <w:bookmarkEnd w:id="343"/>
      <w:bookmarkEnd w:id="344"/>
    </w:p>
    <w:p w14:paraId="0F8D43B0" w14:textId="77777777" w:rsidR="0056799D" w:rsidRDefault="0056799D" w:rsidP="0056799D">
      <w:pPr>
        <w:ind w:left="1440"/>
      </w:pPr>
      <w:r>
        <w:t>Contact us for the number of badges you need, along with the name of the business, and name of the personnel as you wish it to appear on the badge.</w:t>
      </w:r>
    </w:p>
    <w:p w14:paraId="396A7E7F" w14:textId="77777777" w:rsidR="0056799D" w:rsidRDefault="0056799D" w:rsidP="0056799D">
      <w:pPr>
        <w:pStyle w:val="Heading3"/>
        <w:ind w:left="720"/>
      </w:pPr>
      <w:bookmarkStart w:id="345" w:name="_Toc404097844"/>
      <w:bookmarkStart w:id="346" w:name="_Toc461554869"/>
      <w:r>
        <w:t>Tabs</w:t>
      </w:r>
      <w:bookmarkEnd w:id="345"/>
      <w:bookmarkEnd w:id="346"/>
    </w:p>
    <w:p w14:paraId="45839385" w14:textId="77777777" w:rsidR="0056799D" w:rsidRPr="0056799D" w:rsidRDefault="0056799D" w:rsidP="0056799D">
      <w:pPr>
        <w:ind w:left="1440"/>
      </w:pPr>
      <w:r w:rsidRPr="005F5C1D">
        <w:t xml:space="preserve">Vendors </w:t>
      </w:r>
      <w:proofErr w:type="gramStart"/>
      <w:r w:rsidRPr="005F5C1D">
        <w:t>are allowed to</w:t>
      </w:r>
      <w:proofErr w:type="gramEnd"/>
      <w:r w:rsidRPr="005F5C1D">
        <w:t xml:space="preserve"> have a tab at the concessions counter. The tab must be paid before you leave the event. Any vendor who fails to pay their tab before leaving the event will not be invited or allowed back as a vendor.</w:t>
      </w:r>
    </w:p>
    <w:p w14:paraId="63BF36CC" w14:textId="77777777" w:rsidR="0056799D" w:rsidRDefault="0056799D" w:rsidP="0056799D">
      <w:pPr>
        <w:pStyle w:val="Heading3"/>
        <w:ind w:left="720"/>
      </w:pPr>
      <w:bookmarkStart w:id="347" w:name="_Toc404097845"/>
      <w:bookmarkStart w:id="348" w:name="_Toc461554870"/>
      <w:r>
        <w:t>Advertisement</w:t>
      </w:r>
      <w:bookmarkEnd w:id="347"/>
      <w:bookmarkEnd w:id="348"/>
    </w:p>
    <w:p w14:paraId="39A61603" w14:textId="77777777" w:rsidR="0056799D" w:rsidRPr="005F5C1D" w:rsidRDefault="0056799D" w:rsidP="0056799D">
      <w:pPr>
        <w:ind w:left="1440"/>
      </w:pPr>
      <w:r w:rsidRPr="005F5C1D">
        <w:t xml:space="preserve">Vendors are allowed (and encouraged) to advertise in the </w:t>
      </w:r>
      <w:proofErr w:type="spellStart"/>
      <w:r w:rsidRPr="005F5C1D">
        <w:t>Nanocon</w:t>
      </w:r>
      <w:proofErr w:type="spellEnd"/>
      <w:r w:rsidRPr="005F5C1D">
        <w:t xml:space="preserve"> booklet. The booklet is 5.5” x 8.5”.</w:t>
      </w:r>
    </w:p>
    <w:p w14:paraId="33A74C21" w14:textId="77777777" w:rsidR="0056799D" w:rsidRPr="005F5C1D" w:rsidRDefault="0056799D" w:rsidP="0056799D">
      <w:pPr>
        <w:ind w:left="2160"/>
      </w:pPr>
      <w:r w:rsidRPr="005F5C1D">
        <w:t>Ad space is available at the following rates:</w:t>
      </w:r>
    </w:p>
    <w:p w14:paraId="34205C11" w14:textId="77777777" w:rsidR="0056799D" w:rsidRPr="005F5C1D" w:rsidRDefault="0056799D" w:rsidP="0056799D">
      <w:pPr>
        <w:ind w:left="2880"/>
      </w:pPr>
      <w:r w:rsidRPr="005F5C1D">
        <w:t>$25 for a half page ad</w:t>
      </w:r>
    </w:p>
    <w:p w14:paraId="5878B5FE" w14:textId="77777777" w:rsidR="00CD4E7E" w:rsidRDefault="0056799D" w:rsidP="0056799D">
      <w:pPr>
        <w:ind w:left="2880"/>
      </w:pPr>
      <w:r w:rsidRPr="005F5C1D">
        <w:t xml:space="preserve">$40 for a </w:t>
      </w:r>
      <w:proofErr w:type="gramStart"/>
      <w:r w:rsidRPr="005F5C1D">
        <w:t>full page</w:t>
      </w:r>
      <w:proofErr w:type="gramEnd"/>
      <w:r w:rsidRPr="005F5C1D">
        <w:t xml:space="preserve"> ad</w:t>
      </w:r>
    </w:p>
    <w:p w14:paraId="29EAA57F" w14:textId="77777777" w:rsidR="00CD4E7E" w:rsidRPr="005F5C1D" w:rsidRDefault="00CD4E7E" w:rsidP="00CD4E7E">
      <w:pPr>
        <w:ind w:left="2160"/>
      </w:pPr>
      <w:r>
        <w:t>Payment is expected by the end of the convention.</w:t>
      </w:r>
    </w:p>
    <w:p w14:paraId="29DBB2E8" w14:textId="77777777" w:rsidR="0056799D" w:rsidRPr="0056799D" w:rsidRDefault="0056799D" w:rsidP="0056799D">
      <w:pPr>
        <w:pStyle w:val="Heading3"/>
        <w:ind w:left="360"/>
      </w:pPr>
      <w:bookmarkStart w:id="349" w:name="_Toc404097846"/>
      <w:bookmarkStart w:id="350" w:name="_Toc461554871"/>
      <w:r>
        <w:t>Day of Event</w:t>
      </w:r>
      <w:bookmarkEnd w:id="349"/>
      <w:bookmarkEnd w:id="350"/>
    </w:p>
    <w:p w14:paraId="6C6B49D7" w14:textId="77777777" w:rsidR="0056799D" w:rsidRDefault="005F5C1D" w:rsidP="0056799D">
      <w:pPr>
        <w:ind w:left="720"/>
      </w:pPr>
      <w:r w:rsidRPr="005F5C1D">
        <w:t>Doors</w:t>
      </w:r>
      <w:r w:rsidR="0056799D">
        <w:t xml:space="preserve"> open for vendor setup at 1 PM.  </w:t>
      </w:r>
    </w:p>
    <w:p w14:paraId="6AFCBBF5" w14:textId="77777777" w:rsidR="0056799D" w:rsidRDefault="005F5C1D" w:rsidP="0056799D">
      <w:pPr>
        <w:ind w:left="720"/>
      </w:pPr>
      <w:r w:rsidRPr="005F5C1D">
        <w:t>There will be people available to help unload and set up your booth.</w:t>
      </w:r>
    </w:p>
    <w:p w14:paraId="7CC393C5" w14:textId="77777777" w:rsidR="0056799D" w:rsidRDefault="0056799D" w:rsidP="0056799D">
      <w:pPr>
        <w:ind w:left="720"/>
      </w:pPr>
    </w:p>
    <w:p w14:paraId="7608F0D0" w14:textId="77777777" w:rsidR="0056799D" w:rsidRDefault="0056799D" w:rsidP="0056799D">
      <w:pPr>
        <w:pStyle w:val="Heading2"/>
      </w:pPr>
      <w:bookmarkStart w:id="351" w:name="_Toc404097847"/>
      <w:bookmarkStart w:id="352" w:name="_Toc461554872"/>
      <w:r>
        <w:t>Rules</w:t>
      </w:r>
      <w:bookmarkEnd w:id="351"/>
      <w:bookmarkEnd w:id="352"/>
    </w:p>
    <w:p w14:paraId="500B4C54" w14:textId="77777777" w:rsidR="0056799D" w:rsidRDefault="005F5C1D" w:rsidP="0056799D">
      <w:pPr>
        <w:ind w:left="360"/>
      </w:pPr>
      <w:r w:rsidRPr="005F5C1D">
        <w:t xml:space="preserve">Vendors are not allowed to sell food or drink, as that is how we pay for the convention. </w:t>
      </w:r>
    </w:p>
    <w:p w14:paraId="5C7C1A97" w14:textId="77777777" w:rsidR="0056799D" w:rsidRDefault="005F5C1D" w:rsidP="0056799D">
      <w:pPr>
        <w:ind w:left="360"/>
      </w:pPr>
      <w:r w:rsidRPr="005F5C1D">
        <w:t>Any vendor who does sell food or drink will not be invited or allowed back as a vendor.</w:t>
      </w:r>
    </w:p>
    <w:p w14:paraId="2014F829" w14:textId="77777777" w:rsidR="005F5C1D" w:rsidRPr="005F5C1D" w:rsidRDefault="005F5C1D" w:rsidP="0056799D">
      <w:pPr>
        <w:ind w:left="360"/>
      </w:pPr>
      <w:r w:rsidRPr="005F5C1D">
        <w:t>If you wish to advertise, please send the advertisement you wish to run to this address.</w:t>
      </w:r>
    </w:p>
    <w:p w14:paraId="5F81068C" w14:textId="77777777" w:rsidR="005F5C1D" w:rsidRPr="005F5C1D" w:rsidRDefault="005F5C1D" w:rsidP="005F5C1D"/>
    <w:p w14:paraId="73E517E6" w14:textId="77777777" w:rsidR="00CF2CA6" w:rsidRDefault="00CF2CA6">
      <w:pPr>
        <w:rPr>
          <w:rFonts w:asciiTheme="majorHAnsi" w:eastAsiaTheme="majorEastAsia" w:hAnsiTheme="majorHAnsi" w:cstheme="majorBidi"/>
          <w:color w:val="365F91" w:themeColor="accent1" w:themeShade="BF"/>
          <w:sz w:val="32"/>
          <w:szCs w:val="32"/>
        </w:rPr>
      </w:pPr>
      <w:r>
        <w:br w:type="page"/>
      </w:r>
    </w:p>
    <w:p w14:paraId="36D2DA1A" w14:textId="77777777" w:rsidR="004D48FA" w:rsidRPr="004D48FA" w:rsidRDefault="00777DD5" w:rsidP="00287FF9">
      <w:pPr>
        <w:pStyle w:val="Heading2"/>
      </w:pPr>
      <w:bookmarkStart w:id="353" w:name="_Toc404097848"/>
      <w:bookmarkStart w:id="354" w:name="_Toc461554873"/>
      <w:r>
        <w:lastRenderedPageBreak/>
        <w:t>Contracts</w:t>
      </w:r>
      <w:bookmarkEnd w:id="353"/>
      <w:bookmarkEnd w:id="354"/>
    </w:p>
    <w:p w14:paraId="5205E18C" w14:textId="77777777" w:rsidR="00CF2CA6" w:rsidRPr="00CF2CA6" w:rsidRDefault="00CF2CA6" w:rsidP="00CF2CA6">
      <w:pPr>
        <w:numPr>
          <w:ilvl w:val="0"/>
          <w:numId w:val="4"/>
        </w:numPr>
        <w:spacing w:after="0" w:line="240" w:lineRule="auto"/>
        <w:contextualSpacing/>
      </w:pPr>
      <w:r w:rsidRPr="00CF2CA6">
        <w:t xml:space="preserve">Before </w:t>
      </w:r>
      <w:proofErr w:type="spellStart"/>
      <w:r w:rsidRPr="00CF2CA6">
        <w:t>Nanocon</w:t>
      </w:r>
      <w:proofErr w:type="spellEnd"/>
    </w:p>
    <w:p w14:paraId="46AAAA5A" w14:textId="77777777" w:rsidR="00CF2CA6" w:rsidRPr="00CF2CA6" w:rsidRDefault="00CF2CA6" w:rsidP="00CF2CA6">
      <w:pPr>
        <w:numPr>
          <w:ilvl w:val="1"/>
          <w:numId w:val="4"/>
        </w:numPr>
        <w:spacing w:after="0" w:line="240" w:lineRule="auto"/>
        <w:contextualSpacing/>
      </w:pPr>
      <w:r w:rsidRPr="00CF2CA6">
        <w:t>Confirm what vendors will be attending.</w:t>
      </w:r>
    </w:p>
    <w:p w14:paraId="1C560727" w14:textId="77777777" w:rsidR="00CF2CA6" w:rsidRPr="00CF2CA6" w:rsidRDefault="00CF2CA6" w:rsidP="00CF2CA6">
      <w:pPr>
        <w:numPr>
          <w:ilvl w:val="1"/>
          <w:numId w:val="4"/>
        </w:numPr>
        <w:spacing w:after="0" w:line="240" w:lineRule="auto"/>
        <w:contextualSpacing/>
      </w:pPr>
      <w:r w:rsidRPr="00CF2CA6">
        <w:t xml:space="preserve">Send attending vendors confirmation letter detailing </w:t>
      </w:r>
      <w:proofErr w:type="spellStart"/>
      <w:r w:rsidRPr="00CF2CA6">
        <w:t>Nanocon</w:t>
      </w:r>
      <w:proofErr w:type="spellEnd"/>
      <w:r w:rsidRPr="00CF2CA6">
        <w:t xml:space="preserve"> rules concerning vendors, and offering advertisement in the Con Booklet.</w:t>
      </w:r>
    </w:p>
    <w:p w14:paraId="2B5D2F72" w14:textId="77777777" w:rsidR="00CF2CA6" w:rsidRPr="00CF2CA6" w:rsidRDefault="00CF2CA6" w:rsidP="00CF2CA6">
      <w:pPr>
        <w:numPr>
          <w:ilvl w:val="0"/>
          <w:numId w:val="4"/>
        </w:numPr>
        <w:spacing w:after="0" w:line="240" w:lineRule="auto"/>
        <w:contextualSpacing/>
      </w:pPr>
      <w:r w:rsidRPr="00CF2CA6">
        <w:t xml:space="preserve">At </w:t>
      </w:r>
      <w:proofErr w:type="spellStart"/>
      <w:r w:rsidRPr="00CF2CA6">
        <w:t>Nanocon</w:t>
      </w:r>
      <w:proofErr w:type="spellEnd"/>
    </w:p>
    <w:p w14:paraId="30F1FECF" w14:textId="77777777" w:rsidR="00CF2CA6" w:rsidRPr="00CF2CA6" w:rsidRDefault="00CF2CA6" w:rsidP="00CF2CA6">
      <w:pPr>
        <w:numPr>
          <w:ilvl w:val="1"/>
          <w:numId w:val="4"/>
        </w:numPr>
        <w:spacing w:after="0" w:line="240" w:lineRule="auto"/>
        <w:contextualSpacing/>
      </w:pPr>
      <w:r w:rsidRPr="00CF2CA6">
        <w:t>Gather people to help unload and set up as needed.</w:t>
      </w:r>
    </w:p>
    <w:p w14:paraId="4EC90F3C" w14:textId="77777777" w:rsidR="00CF2CA6" w:rsidRPr="00CF2CA6" w:rsidRDefault="00CF2CA6" w:rsidP="00CF2CA6">
      <w:pPr>
        <w:numPr>
          <w:ilvl w:val="1"/>
          <w:numId w:val="4"/>
        </w:numPr>
        <w:spacing w:after="0" w:line="240" w:lineRule="auto"/>
        <w:contextualSpacing/>
      </w:pPr>
      <w:r w:rsidRPr="00CF2CA6">
        <w:t>Inform vendors of their respective booths.</w:t>
      </w:r>
    </w:p>
    <w:p w14:paraId="125A47F1" w14:textId="77777777" w:rsidR="00CF2CA6" w:rsidRPr="00CF2CA6" w:rsidRDefault="00CF2CA6" w:rsidP="00CF2CA6">
      <w:pPr>
        <w:numPr>
          <w:ilvl w:val="1"/>
          <w:numId w:val="4"/>
        </w:numPr>
        <w:spacing w:after="0" w:line="240" w:lineRule="auto"/>
        <w:contextualSpacing/>
      </w:pPr>
      <w:r w:rsidRPr="00CF2CA6">
        <w:t>Inform vendors that they may run a tab at the concessions counter.</w:t>
      </w:r>
    </w:p>
    <w:p w14:paraId="2C86A58B" w14:textId="77777777" w:rsidR="00CF2CA6" w:rsidRPr="00CF2CA6" w:rsidRDefault="00CF2CA6" w:rsidP="00CF2CA6">
      <w:pPr>
        <w:numPr>
          <w:ilvl w:val="0"/>
          <w:numId w:val="4"/>
        </w:numPr>
        <w:spacing w:after="0" w:line="240" w:lineRule="auto"/>
        <w:contextualSpacing/>
      </w:pPr>
      <w:r w:rsidRPr="00CF2CA6">
        <w:t xml:space="preserve">After </w:t>
      </w:r>
      <w:proofErr w:type="spellStart"/>
      <w:r w:rsidRPr="00CF2CA6">
        <w:t>Nanocon</w:t>
      </w:r>
      <w:proofErr w:type="spellEnd"/>
    </w:p>
    <w:p w14:paraId="448999CA" w14:textId="77777777" w:rsidR="00CF2CA6" w:rsidRPr="00CF2CA6" w:rsidRDefault="00CF2CA6" w:rsidP="00CF2CA6">
      <w:pPr>
        <w:numPr>
          <w:ilvl w:val="1"/>
          <w:numId w:val="4"/>
        </w:numPr>
        <w:spacing w:after="0" w:line="240" w:lineRule="auto"/>
        <w:contextualSpacing/>
      </w:pPr>
      <w:r w:rsidRPr="00CF2CA6">
        <w:t>Send Thank You letters to all attending vendors.</w:t>
      </w:r>
    </w:p>
    <w:p w14:paraId="294A023B" w14:textId="77777777" w:rsidR="00C7780F" w:rsidRDefault="00C7780F">
      <w:pPr>
        <w:rPr>
          <w:ins w:id="355" w:author="Rachel Groth" w:date="2016-09-15T13:05:00Z"/>
        </w:rPr>
      </w:pPr>
      <w:ins w:id="356" w:author="Rachel Groth" w:date="2016-09-15T13:05:00Z">
        <w:r>
          <w:br w:type="page"/>
        </w:r>
      </w:ins>
    </w:p>
    <w:p w14:paraId="1CA799BD" w14:textId="77777777" w:rsidR="00C7780F" w:rsidRDefault="00C7780F">
      <w:pPr>
        <w:pStyle w:val="Heading1"/>
        <w:rPr>
          <w:ins w:id="357" w:author="Rachel Groth" w:date="2016-09-15T13:05:00Z"/>
        </w:rPr>
        <w:pPrChange w:id="358" w:author="Rachel Groth" w:date="2016-09-15T13:05:00Z">
          <w:pPr/>
        </w:pPrChange>
      </w:pPr>
      <w:ins w:id="359" w:author="Rachel Groth" w:date="2016-09-15T13:05:00Z">
        <w:r>
          <w:lastRenderedPageBreak/>
          <w:t>Artist’s Alley</w:t>
        </w:r>
      </w:ins>
    </w:p>
    <w:p w14:paraId="353A0EE0" w14:textId="77777777" w:rsidR="00C7780F" w:rsidRDefault="00C7780F" w:rsidP="00C7780F">
      <w:pPr>
        <w:pStyle w:val="NormalWeb"/>
        <w:spacing w:before="0" w:beforeAutospacing="0" w:after="160" w:afterAutospacing="0"/>
        <w:rPr>
          <w:ins w:id="360" w:author="Rachel Groth" w:date="2016-09-15T13:06:00Z"/>
          <w:rFonts w:ascii="Calibri" w:hAnsi="Calibri"/>
        </w:rPr>
      </w:pPr>
      <w:ins w:id="361" w:author="Rachel Groth" w:date="2016-09-15T13:06:00Z">
        <w:r>
          <w:rPr>
            <w:rFonts w:ascii="Calibri" w:hAnsi="Calibri"/>
          </w:rPr>
          <w:t xml:space="preserve">First come, first serve </w:t>
        </w:r>
        <w:proofErr w:type="gramStart"/>
        <w:r>
          <w:rPr>
            <w:rFonts w:ascii="Calibri" w:hAnsi="Calibri"/>
          </w:rPr>
          <w:t>in regards to</w:t>
        </w:r>
        <w:proofErr w:type="gramEnd"/>
        <w:r>
          <w:rPr>
            <w:rFonts w:ascii="Calibri" w:hAnsi="Calibri"/>
          </w:rPr>
          <w:t xml:space="preserve"> artist spots.</w:t>
        </w:r>
      </w:ins>
    </w:p>
    <w:p w14:paraId="0F597D19" w14:textId="050E4FE8" w:rsidR="00C7780F" w:rsidRDefault="00C7780F" w:rsidP="00C7780F">
      <w:pPr>
        <w:pStyle w:val="NormalWeb"/>
        <w:spacing w:before="0" w:beforeAutospacing="0" w:after="160" w:afterAutospacing="0"/>
        <w:rPr>
          <w:ins w:id="362" w:author="Rachel Groth" w:date="2016-09-15T13:06:00Z"/>
          <w:rFonts w:ascii="Calibri" w:hAnsi="Calibri"/>
        </w:rPr>
      </w:pPr>
      <w:ins w:id="363" w:author="Rachel Groth" w:date="2016-09-15T13:06:00Z">
        <w:r>
          <w:rPr>
            <w:rFonts w:ascii="Calibri" w:hAnsi="Calibri"/>
          </w:rPr>
          <w:t>Artists that want to participate in artist alley must include some game art (videogames, board games, DND etc.) in their stock. (Drawing or craft). Examples of art must be included in request.</w:t>
        </w:r>
      </w:ins>
    </w:p>
    <w:p w14:paraId="7720D3C3" w14:textId="77777777" w:rsidR="00C7780F" w:rsidRDefault="00C7780F" w:rsidP="00C7780F">
      <w:pPr>
        <w:pStyle w:val="NormalWeb"/>
        <w:spacing w:before="0" w:beforeAutospacing="0" w:after="160" w:afterAutospacing="0"/>
        <w:rPr>
          <w:ins w:id="364" w:author="Rachel Groth" w:date="2016-09-15T13:06:00Z"/>
          <w:rFonts w:ascii="Calibri" w:hAnsi="Calibri"/>
        </w:rPr>
      </w:pPr>
      <w:ins w:id="365" w:author="Rachel Groth" w:date="2016-09-15T13:06:00Z">
        <w:r>
          <w:rPr>
            <w:rFonts w:ascii="Calibri" w:hAnsi="Calibri"/>
          </w:rPr>
          <w:t>Requests will be sent to Artist Alley Head and will be regarded and will be either accepted, denied, or added to a waitlist.</w:t>
        </w:r>
      </w:ins>
    </w:p>
    <w:p w14:paraId="4168DC12" w14:textId="77777777" w:rsidR="00C7780F" w:rsidRDefault="00C7780F" w:rsidP="00C7780F">
      <w:pPr>
        <w:pStyle w:val="NormalWeb"/>
        <w:spacing w:before="0" w:beforeAutospacing="0" w:after="0" w:afterAutospacing="0"/>
        <w:rPr>
          <w:ins w:id="366" w:author="Rachel Groth" w:date="2016-09-15T13:06:00Z"/>
          <w:rFonts w:ascii="Calibri" w:hAnsi="Calibri"/>
        </w:rPr>
      </w:pPr>
      <w:ins w:id="367" w:author="Rachel Groth" w:date="2016-09-15T13:06:00Z">
        <w:r>
          <w:rPr>
            <w:rFonts w:ascii="Calibri" w:hAnsi="Calibri"/>
          </w:rPr>
          <w:t>Artists have 2 weeks prior to the con to confirm their spot. If they are unable to make the con, the next person in the waitlist will be contacted to take their place. If you fail to contact 2 weeks prior, the next person on the waitlist will be contacted.</w:t>
        </w:r>
      </w:ins>
    </w:p>
    <w:p w14:paraId="6DDDC17B" w14:textId="0BE99FE4" w:rsidR="00287FF9" w:rsidRDefault="00287FF9" w:rsidP="00C7780F">
      <w:pPr>
        <w:rPr>
          <w:rFonts w:eastAsiaTheme="majorEastAsia"/>
        </w:rPr>
      </w:pPr>
      <w:r>
        <w:br w:type="page"/>
      </w:r>
    </w:p>
    <w:p w14:paraId="6F54897C" w14:textId="77777777" w:rsidR="00A15637" w:rsidRDefault="00A15637" w:rsidP="00A15637">
      <w:pPr>
        <w:pStyle w:val="Heading1"/>
      </w:pPr>
      <w:bookmarkStart w:id="368" w:name="_Toc404097849"/>
      <w:bookmarkStart w:id="369" w:name="_Toc461554874"/>
      <w:r>
        <w:lastRenderedPageBreak/>
        <w:t>Forms</w:t>
      </w:r>
      <w:bookmarkEnd w:id="368"/>
      <w:bookmarkEnd w:id="369"/>
    </w:p>
    <w:p w14:paraId="192B595A" w14:textId="77777777" w:rsidR="00A15637" w:rsidRPr="00A15637" w:rsidRDefault="00A15637" w:rsidP="00A15637">
      <w:r>
        <w:t>This section will house all the information regarding form</w:t>
      </w:r>
      <w:r w:rsidR="00FC7080">
        <w:t>s</w:t>
      </w:r>
      <w:r>
        <w:t xml:space="preserve"> and contracts both online and off.</w:t>
      </w:r>
    </w:p>
    <w:p w14:paraId="2F0F9C8D" w14:textId="77777777" w:rsidR="00A15637" w:rsidRDefault="00A15637" w:rsidP="00A15637">
      <w:pPr>
        <w:pStyle w:val="Heading2"/>
        <w:ind w:left="720"/>
      </w:pPr>
      <w:bookmarkStart w:id="370" w:name="_Toc404097850"/>
      <w:bookmarkStart w:id="371" w:name="_Toc461554875"/>
      <w:r>
        <w:t>Online</w:t>
      </w:r>
      <w:bookmarkEnd w:id="370"/>
      <w:bookmarkEnd w:id="371"/>
    </w:p>
    <w:p w14:paraId="04F5924F" w14:textId="77777777" w:rsidR="00A15637" w:rsidRDefault="00A15637" w:rsidP="00A15637">
      <w:pPr>
        <w:pStyle w:val="Heading3"/>
        <w:ind w:left="1440"/>
      </w:pPr>
      <w:bookmarkStart w:id="372" w:name="_Toc404097851"/>
      <w:bookmarkStart w:id="373" w:name="_Toc461554876"/>
      <w:r>
        <w:t>Event Form</w:t>
      </w:r>
      <w:bookmarkEnd w:id="372"/>
      <w:bookmarkEnd w:id="373"/>
    </w:p>
    <w:p w14:paraId="5BFAA64E" w14:textId="77777777" w:rsidR="000604B9" w:rsidRPr="000604B9" w:rsidRDefault="000604B9" w:rsidP="000604B9">
      <w:pPr>
        <w:ind w:left="1440"/>
      </w:pPr>
      <w:r>
        <w:t>This form will be use</w:t>
      </w:r>
      <w:ins w:id="374" w:author="Rachel Groth" w:date="2016-09-07T18:26:00Z">
        <w:r w:rsidR="00332AF2">
          <w:t>d</w:t>
        </w:r>
      </w:ins>
      <w:r>
        <w:t xml:space="preserve"> online.  Whoever wants to setup an event will have to fill out this form.  </w:t>
      </w:r>
    </w:p>
    <w:p w14:paraId="39CAF4B9" w14:textId="77777777" w:rsidR="00A15637" w:rsidRDefault="00A15637" w:rsidP="00A15637">
      <w:pPr>
        <w:pStyle w:val="Heading3"/>
        <w:ind w:left="1440"/>
      </w:pPr>
      <w:bookmarkStart w:id="375" w:name="_Toc404097852"/>
      <w:bookmarkStart w:id="376" w:name="_Toc461554877"/>
      <w:r>
        <w:t>Vendor Form</w:t>
      </w:r>
      <w:bookmarkEnd w:id="375"/>
      <w:bookmarkEnd w:id="376"/>
    </w:p>
    <w:p w14:paraId="3A1B36BF" w14:textId="77777777" w:rsidR="00C53BBE" w:rsidRDefault="00C53BBE" w:rsidP="00C53BBE">
      <w:pPr>
        <w:ind w:left="1440"/>
      </w:pPr>
      <w:r>
        <w:t xml:space="preserve">The vendor contract is something that you will need to get from the University.  </w:t>
      </w:r>
    </w:p>
    <w:p w14:paraId="4110198C" w14:textId="77777777" w:rsidR="00A15637" w:rsidRDefault="00A15637" w:rsidP="00A15637">
      <w:pPr>
        <w:pStyle w:val="Heading2"/>
        <w:ind w:left="720"/>
      </w:pPr>
      <w:bookmarkStart w:id="377" w:name="_Paper"/>
      <w:bookmarkStart w:id="378" w:name="_Toc404097853"/>
      <w:bookmarkStart w:id="379" w:name="_Toc461554878"/>
      <w:bookmarkEnd w:id="377"/>
      <w:r>
        <w:t>Paper</w:t>
      </w:r>
      <w:bookmarkEnd w:id="378"/>
      <w:bookmarkEnd w:id="379"/>
    </w:p>
    <w:p w14:paraId="21B0F9BC" w14:textId="77777777" w:rsidR="00C53BBE" w:rsidRDefault="00A15637" w:rsidP="00A15637">
      <w:pPr>
        <w:pStyle w:val="Heading3"/>
        <w:ind w:left="1440"/>
      </w:pPr>
      <w:bookmarkStart w:id="380" w:name="_Toc404097854"/>
      <w:bookmarkStart w:id="381" w:name="_Toc461554879"/>
      <w:r>
        <w:t>Contracts</w:t>
      </w:r>
      <w:bookmarkEnd w:id="380"/>
      <w:bookmarkEnd w:id="381"/>
    </w:p>
    <w:p w14:paraId="1D696E07" w14:textId="77777777" w:rsidR="00C53BBE" w:rsidRDefault="00C53BBE" w:rsidP="00C53BBE">
      <w:pPr>
        <w:pStyle w:val="Heading3"/>
        <w:ind w:left="2160"/>
      </w:pPr>
      <w:bookmarkStart w:id="382" w:name="_Toc404097855"/>
      <w:bookmarkStart w:id="383" w:name="_Toc461554880"/>
      <w:r>
        <w:t>Dakota Prairie Playhouse</w:t>
      </w:r>
      <w:bookmarkEnd w:id="382"/>
      <w:bookmarkEnd w:id="383"/>
    </w:p>
    <w:p w14:paraId="70AEB604" w14:textId="77777777" w:rsidR="00A15637" w:rsidRDefault="00C53BBE" w:rsidP="00C53BBE">
      <w:pPr>
        <w:ind w:left="2160"/>
      </w:pPr>
      <w:r>
        <w:t xml:space="preserve">This is where we hold the convention.  We need to make a contract with them to rent out the entire facility.  They usually charge us $50 dollars a day for the event.  The contact person will be the Gaming Club Advisor.  You use his or her personal phone number on the contract.  </w:t>
      </w:r>
      <w:r w:rsidR="000604B9">
        <w:t xml:space="preserve">We need to create this contract by </w:t>
      </w:r>
      <w:commentRangeStart w:id="384"/>
      <w:r w:rsidR="000604B9">
        <w:t>DD/DD/DDDD</w:t>
      </w:r>
      <w:commentRangeEnd w:id="384"/>
      <w:r w:rsidR="00332AF2">
        <w:rPr>
          <w:rStyle w:val="CommentReference"/>
        </w:rPr>
        <w:commentReference w:id="384"/>
      </w:r>
      <w:r w:rsidR="000604B9">
        <w:t>, otherwise we will not be guaranteed the space.</w:t>
      </w:r>
    </w:p>
    <w:p w14:paraId="7989AF7C" w14:textId="77777777" w:rsidR="00C53BBE" w:rsidRDefault="00C53BBE">
      <w:pPr>
        <w:rPr>
          <w:rFonts w:asciiTheme="majorHAnsi" w:eastAsiaTheme="majorEastAsia" w:hAnsiTheme="majorHAnsi" w:cstheme="majorBidi"/>
          <w:color w:val="244061" w:themeColor="accent1" w:themeShade="80"/>
          <w:sz w:val="36"/>
          <w:szCs w:val="36"/>
        </w:rPr>
      </w:pPr>
      <w:r>
        <w:br w:type="page"/>
      </w:r>
    </w:p>
    <w:p w14:paraId="321E27F3" w14:textId="77777777" w:rsidR="008F21CA" w:rsidRDefault="00777DD5" w:rsidP="008F21CA">
      <w:pPr>
        <w:pStyle w:val="Heading1"/>
        <w:rPr>
          <w:ins w:id="385" w:author="Rachel Groth" w:date="2016-09-07T18:27:00Z"/>
        </w:rPr>
      </w:pPr>
      <w:bookmarkStart w:id="386" w:name="_Toc404097856"/>
      <w:bookmarkStart w:id="387" w:name="_Toc461554881"/>
      <w:r>
        <w:lastRenderedPageBreak/>
        <w:t>Clubs</w:t>
      </w:r>
      <w:bookmarkEnd w:id="386"/>
      <w:bookmarkEnd w:id="387"/>
    </w:p>
    <w:p w14:paraId="49EF7184" w14:textId="77777777" w:rsidR="00332AF2" w:rsidRPr="00332AF2" w:rsidRDefault="00332AF2">
      <w:pPr>
        <w:pPrChange w:id="388" w:author="Rachel Groth" w:date="2016-09-07T18:27:00Z">
          <w:pPr>
            <w:pStyle w:val="Heading1"/>
          </w:pPr>
        </w:pPrChange>
      </w:pPr>
      <w:proofErr w:type="spellStart"/>
      <w:ins w:id="389" w:author="Rachel Groth" w:date="2016-09-07T18:27:00Z">
        <w:r>
          <w:t>Nanocon</w:t>
        </w:r>
        <w:proofErr w:type="spellEnd"/>
        <w:r>
          <w:t xml:space="preserve"> receives help from local clubs on campus. We try to work with as many as possible, but please check with each club every year to verify their participation, and don’t be afraid to branch out!</w:t>
        </w:r>
      </w:ins>
    </w:p>
    <w:p w14:paraId="01E29F70" w14:textId="77777777" w:rsidR="00777DD5" w:rsidRDefault="00777DD5" w:rsidP="00777DD5">
      <w:pPr>
        <w:pStyle w:val="Heading2"/>
        <w:ind w:left="720"/>
      </w:pPr>
      <w:bookmarkStart w:id="390" w:name="_Toc404097857"/>
      <w:bookmarkStart w:id="391" w:name="_Toc461554882"/>
      <w:r>
        <w:t>Gaming Club</w:t>
      </w:r>
      <w:bookmarkEnd w:id="390"/>
      <w:bookmarkEnd w:id="391"/>
    </w:p>
    <w:p w14:paraId="6E0B2DED" w14:textId="77777777" w:rsidR="00777DD5" w:rsidRPr="00777DD5" w:rsidRDefault="00777DD5" w:rsidP="00C77D7B">
      <w:pPr>
        <w:ind w:left="1440"/>
      </w:pPr>
      <w:r>
        <w:t>Games</w:t>
      </w:r>
    </w:p>
    <w:p w14:paraId="3DEDDDAD" w14:textId="77777777" w:rsidR="00777DD5" w:rsidRDefault="00777DD5" w:rsidP="00777DD5">
      <w:pPr>
        <w:pStyle w:val="Heading2"/>
        <w:ind w:left="720"/>
      </w:pPr>
      <w:bookmarkStart w:id="392" w:name="_Toc404097858"/>
      <w:bookmarkStart w:id="393" w:name="_Toc461554883"/>
      <w:r>
        <w:t>Anime Club</w:t>
      </w:r>
      <w:bookmarkEnd w:id="392"/>
      <w:bookmarkEnd w:id="393"/>
    </w:p>
    <w:p w14:paraId="695E1B13" w14:textId="77777777" w:rsidR="00777DD5" w:rsidRPr="00777DD5" w:rsidRDefault="00777DD5" w:rsidP="00C77D7B">
      <w:pPr>
        <w:ind w:left="1440"/>
      </w:pPr>
      <w:r>
        <w:t>Front Desk</w:t>
      </w:r>
    </w:p>
    <w:p w14:paraId="5A4190F3" w14:textId="77777777" w:rsidR="00777DD5" w:rsidDel="00332AF2" w:rsidRDefault="00777DD5" w:rsidP="00777DD5">
      <w:pPr>
        <w:pStyle w:val="Heading2"/>
        <w:ind w:left="720"/>
        <w:rPr>
          <w:del w:id="394" w:author="Rachel Groth" w:date="2016-09-07T18:27:00Z"/>
        </w:rPr>
      </w:pPr>
      <w:bookmarkStart w:id="395" w:name="_Toc404097859"/>
      <w:del w:id="396" w:author="Rachel Groth" w:date="2016-09-07T18:27:00Z">
        <w:r w:rsidDel="00332AF2">
          <w:delText>Student Senate</w:delText>
        </w:r>
        <w:bookmarkEnd w:id="395"/>
      </w:del>
    </w:p>
    <w:p w14:paraId="2062AD72" w14:textId="77777777" w:rsidR="00207D41" w:rsidDel="00332AF2" w:rsidRDefault="00777DD5" w:rsidP="00C77D7B">
      <w:pPr>
        <w:ind w:left="1440"/>
        <w:rPr>
          <w:del w:id="397" w:author="Rachel Groth" w:date="2016-09-07T18:27:00Z"/>
        </w:rPr>
      </w:pPr>
      <w:del w:id="398" w:author="Rachel Groth" w:date="2016-09-07T18:27:00Z">
        <w:r w:rsidDel="00332AF2">
          <w:delText>Kitchen</w:delText>
        </w:r>
      </w:del>
    </w:p>
    <w:p w14:paraId="04A4A8DD" w14:textId="77777777" w:rsidR="00207D41" w:rsidRDefault="00207D41" w:rsidP="00207D41">
      <w:pPr>
        <w:pStyle w:val="Heading2"/>
        <w:ind w:left="720"/>
      </w:pPr>
      <w:bookmarkStart w:id="399" w:name="_Toc404097860"/>
      <w:bookmarkStart w:id="400" w:name="_Toc461554884"/>
      <w:r>
        <w:t>Photography Club</w:t>
      </w:r>
      <w:bookmarkEnd w:id="399"/>
      <w:bookmarkEnd w:id="400"/>
    </w:p>
    <w:p w14:paraId="3BEECD79" w14:textId="76F21233" w:rsidR="00207D41" w:rsidRDefault="00207D41" w:rsidP="00207D41">
      <w:pPr>
        <w:ind w:left="720"/>
        <w:rPr>
          <w:ins w:id="401" w:author="xrachel.the.greatx@gmail.com" w:date="2018-01-16T19:37:00Z"/>
        </w:rPr>
      </w:pPr>
      <w:r>
        <w:tab/>
        <w:t>Photography Area</w:t>
      </w:r>
    </w:p>
    <w:p w14:paraId="3FB129DC" w14:textId="14558EE5" w:rsidR="0039541F" w:rsidRDefault="0039541F" w:rsidP="0039541F">
      <w:pPr>
        <w:pStyle w:val="Heading3"/>
        <w:ind w:firstLine="720"/>
        <w:rPr>
          <w:ins w:id="402" w:author="xrachel.the.greatx@gmail.com" w:date="2018-01-16T19:38:00Z"/>
        </w:rPr>
      </w:pPr>
      <w:ins w:id="403" w:author="xrachel.the.greatx@gmail.com" w:date="2018-01-16T19:37:00Z">
        <w:r>
          <w:t>Game Design Club</w:t>
        </w:r>
      </w:ins>
    </w:p>
    <w:p w14:paraId="3157A289" w14:textId="377A4017" w:rsidR="0039541F" w:rsidRDefault="0039541F" w:rsidP="0039541F">
      <w:pPr>
        <w:rPr>
          <w:ins w:id="404" w:author="xrachel.the.greatx@gmail.com" w:date="2018-01-16T19:38:00Z"/>
        </w:rPr>
      </w:pPr>
    </w:p>
    <w:p w14:paraId="67F98D9E" w14:textId="7348EB07" w:rsidR="0039541F" w:rsidRPr="0039541F" w:rsidRDefault="0039541F" w:rsidP="0039541F">
      <w:pPr>
        <w:rPr>
          <w:rPrChange w:id="405" w:author="xrachel.the.greatx@gmail.com" w:date="2018-01-16T19:38:00Z">
            <w:rPr/>
          </w:rPrChange>
        </w:rPr>
        <w:pPrChange w:id="406" w:author="xrachel.the.greatx@gmail.com" w:date="2018-01-16T19:38:00Z">
          <w:pPr>
            <w:ind w:left="720"/>
          </w:pPr>
        </w:pPrChange>
      </w:pPr>
      <w:ins w:id="407" w:author="xrachel.the.greatx@gmail.com" w:date="2018-01-16T19:38:00Z">
        <w:r>
          <w:t>Drama club</w:t>
        </w:r>
      </w:ins>
    </w:p>
    <w:p w14:paraId="534D74B8" w14:textId="77777777" w:rsidR="00287FF9" w:rsidRDefault="00287FF9">
      <w:pPr>
        <w:rPr>
          <w:rFonts w:asciiTheme="majorHAnsi" w:eastAsiaTheme="majorEastAsia" w:hAnsiTheme="majorHAnsi" w:cstheme="majorBidi"/>
          <w:color w:val="244061" w:themeColor="accent1" w:themeShade="80"/>
          <w:sz w:val="36"/>
          <w:szCs w:val="36"/>
        </w:rPr>
      </w:pPr>
      <w:r>
        <w:br w:type="page"/>
      </w:r>
    </w:p>
    <w:p w14:paraId="5D83A7E9" w14:textId="77777777" w:rsidR="00357BBF" w:rsidRDefault="00357BBF" w:rsidP="00357BBF">
      <w:pPr>
        <w:pStyle w:val="Heading1"/>
      </w:pPr>
      <w:bookmarkStart w:id="408" w:name="_Toc404097861"/>
      <w:bookmarkStart w:id="409" w:name="_Toc461554885"/>
      <w:r>
        <w:lastRenderedPageBreak/>
        <w:t>Events</w:t>
      </w:r>
      <w:bookmarkEnd w:id="408"/>
      <w:bookmarkEnd w:id="409"/>
    </w:p>
    <w:p w14:paraId="1ECD7328" w14:textId="77777777" w:rsidR="00357BBF" w:rsidRDefault="00357BBF" w:rsidP="00EB6D14">
      <w:pPr>
        <w:pStyle w:val="Heading2"/>
        <w:ind w:left="720"/>
      </w:pPr>
      <w:bookmarkStart w:id="410" w:name="_Toc404097862"/>
      <w:bookmarkStart w:id="411" w:name="_Toc461554886"/>
      <w:r>
        <w:t>Submission Form</w:t>
      </w:r>
      <w:bookmarkEnd w:id="410"/>
      <w:bookmarkEnd w:id="411"/>
    </w:p>
    <w:p w14:paraId="4AC79362" w14:textId="77777777" w:rsidR="000604B9" w:rsidRPr="000604B9" w:rsidRDefault="000604B9" w:rsidP="000604B9"/>
    <w:p w14:paraId="656DE5E0" w14:textId="77777777" w:rsidR="00357BBF" w:rsidRDefault="00357BBF" w:rsidP="00EB6D14">
      <w:pPr>
        <w:pStyle w:val="Heading2"/>
        <w:ind w:left="720"/>
      </w:pPr>
      <w:bookmarkStart w:id="412" w:name="_Toc404097863"/>
      <w:bookmarkStart w:id="413" w:name="_Toc461554887"/>
      <w:r>
        <w:t>Website Integration</w:t>
      </w:r>
      <w:bookmarkEnd w:id="412"/>
      <w:bookmarkEnd w:id="413"/>
    </w:p>
    <w:p w14:paraId="4418A2F5" w14:textId="77777777" w:rsidR="000604B9" w:rsidRPr="000604B9" w:rsidRDefault="00521BCF" w:rsidP="00521BCF">
      <w:pPr>
        <w:ind w:left="1440"/>
      </w:pPr>
      <w:r>
        <w:t xml:space="preserve">During </w:t>
      </w:r>
      <w:proofErr w:type="spellStart"/>
      <w:r>
        <w:t>Nanocon</w:t>
      </w:r>
      <w:proofErr w:type="spellEnd"/>
      <w:r>
        <w:t xml:space="preserve"> 12, we tried out an online service that makes it easy and convenient for convention goers to sign up for events that they will be attending.  </w:t>
      </w:r>
    </w:p>
    <w:p w14:paraId="00307004" w14:textId="77777777" w:rsidR="00357BBF" w:rsidRDefault="00357BBF" w:rsidP="00EB6D14">
      <w:pPr>
        <w:pStyle w:val="Heading2"/>
        <w:ind w:left="720"/>
      </w:pPr>
      <w:bookmarkStart w:id="414" w:name="_Toc404097864"/>
      <w:bookmarkStart w:id="415" w:name="_Toc461554888"/>
      <w:r>
        <w:t>Sched.org</w:t>
      </w:r>
      <w:bookmarkEnd w:id="414"/>
      <w:bookmarkEnd w:id="415"/>
    </w:p>
    <w:p w14:paraId="5D460937" w14:textId="77777777" w:rsidR="000604B9" w:rsidRPr="000604B9" w:rsidRDefault="000604B9" w:rsidP="000604B9">
      <w:pPr>
        <w:ind w:left="1440"/>
      </w:pPr>
      <w:r>
        <w:t xml:space="preserve">This is an online website that we first tried out in </w:t>
      </w:r>
      <w:proofErr w:type="spellStart"/>
      <w:r>
        <w:t>Nanocon</w:t>
      </w:r>
      <w:proofErr w:type="spellEnd"/>
      <w:r>
        <w:t xml:space="preserve"> 12.  It is an online event scheduler that is very user friendly towards the convention guests.  It costs $200 to use.  There will be a Word</w:t>
      </w:r>
      <w:r w:rsidR="00521BCF">
        <w:t>P</w:t>
      </w:r>
      <w:r>
        <w:t>ress plugin that will enable us to automatically submit events to the service.  It will also automatically grab the event info and parse it to assist in the creation of the convention booklet.</w:t>
      </w:r>
    </w:p>
    <w:p w14:paraId="62DC72EC" w14:textId="77777777" w:rsidR="000604B9" w:rsidRPr="000604B9" w:rsidRDefault="000604B9" w:rsidP="000604B9"/>
    <w:p w14:paraId="3E31BE32" w14:textId="77777777" w:rsidR="00287FF9" w:rsidRDefault="00287FF9">
      <w:pPr>
        <w:rPr>
          <w:rFonts w:asciiTheme="majorHAnsi" w:eastAsiaTheme="majorEastAsia" w:hAnsiTheme="majorHAnsi" w:cstheme="majorBidi"/>
          <w:color w:val="244061" w:themeColor="accent1" w:themeShade="80"/>
          <w:sz w:val="36"/>
          <w:szCs w:val="36"/>
        </w:rPr>
      </w:pPr>
      <w:r>
        <w:br w:type="page"/>
      </w:r>
    </w:p>
    <w:p w14:paraId="155A64AD" w14:textId="77777777" w:rsidR="005D2BDA" w:rsidRDefault="005D2BDA" w:rsidP="005D2BDA">
      <w:pPr>
        <w:pStyle w:val="Heading1"/>
      </w:pPr>
      <w:bookmarkStart w:id="416" w:name="_Toc404097865"/>
      <w:bookmarkStart w:id="417" w:name="_Toc461554889"/>
      <w:proofErr w:type="spellStart"/>
      <w:r>
        <w:lastRenderedPageBreak/>
        <w:t>Nanoman</w:t>
      </w:r>
      <w:bookmarkEnd w:id="416"/>
      <w:bookmarkEnd w:id="417"/>
      <w:proofErr w:type="spellEnd"/>
    </w:p>
    <w:p w14:paraId="47D4F286" w14:textId="77777777" w:rsidR="00143438" w:rsidRPr="008E37AD" w:rsidRDefault="00143438" w:rsidP="008E37AD">
      <w:proofErr w:type="spellStart"/>
      <w:r>
        <w:t>Nanoman</w:t>
      </w:r>
      <w:proofErr w:type="spellEnd"/>
      <w:r>
        <w:t xml:space="preserve"> is the mascot for </w:t>
      </w:r>
      <w:proofErr w:type="spellStart"/>
      <w:r>
        <w:t>Nanocon</w:t>
      </w:r>
      <w:proofErr w:type="spellEnd"/>
      <w:r>
        <w:t>.</w:t>
      </w:r>
    </w:p>
    <w:p w14:paraId="4F68E8ED" w14:textId="77777777" w:rsidR="00143438" w:rsidRPr="008E37AD" w:rsidRDefault="00143438" w:rsidP="008E37AD">
      <w:pPr>
        <w:pStyle w:val="Heading2"/>
      </w:pPr>
      <w:bookmarkStart w:id="418" w:name="_Toc404097866"/>
      <w:bookmarkStart w:id="419" w:name="_Toc461554890"/>
      <w:r>
        <w:rPr>
          <w:noProof/>
        </w:rPr>
        <w:drawing>
          <wp:anchor distT="0" distB="0" distL="114300" distR="114300" simplePos="0" relativeHeight="251662336" behindDoc="0" locked="0" layoutInCell="1" allowOverlap="1" wp14:anchorId="22788281" wp14:editId="04335048">
            <wp:simplePos x="0" y="0"/>
            <wp:positionH relativeFrom="column">
              <wp:posOffset>1457325</wp:posOffset>
            </wp:positionH>
            <wp:positionV relativeFrom="paragraph">
              <wp:posOffset>13970</wp:posOffset>
            </wp:positionV>
            <wp:extent cx="3218180" cy="4297680"/>
            <wp:effectExtent l="0" t="0" r="0" b="0"/>
            <wp:wrapSquare wrapText="lef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anoman.png"/>
                    <pic:cNvPicPr/>
                  </pic:nvPicPr>
                  <pic:blipFill>
                    <a:blip r:embed="rId28">
                      <a:extLst>
                        <a:ext uri="{28A0092B-C50C-407E-A947-70E740481C1C}">
                          <a14:useLocalDpi xmlns:a14="http://schemas.microsoft.com/office/drawing/2010/main" val="0"/>
                        </a:ext>
                      </a:extLst>
                    </a:blip>
                    <a:stretch>
                      <a:fillRect/>
                    </a:stretch>
                  </pic:blipFill>
                  <pic:spPr>
                    <a:xfrm>
                      <a:off x="0" y="0"/>
                      <a:ext cx="3218180" cy="4297680"/>
                    </a:xfrm>
                    <a:prstGeom prst="rect">
                      <a:avLst/>
                    </a:prstGeom>
                  </pic:spPr>
                </pic:pic>
              </a:graphicData>
            </a:graphic>
            <wp14:sizeRelH relativeFrom="margin">
              <wp14:pctWidth>0</wp14:pctWidth>
            </wp14:sizeRelH>
            <wp14:sizeRelV relativeFrom="margin">
              <wp14:pctHeight>0</wp14:pctHeight>
            </wp14:sizeRelV>
          </wp:anchor>
        </w:drawing>
      </w:r>
      <w:proofErr w:type="spellStart"/>
      <w:r>
        <w:t>Nanoman</w:t>
      </w:r>
      <w:proofErr w:type="spellEnd"/>
      <w:r>
        <w:t xml:space="preserve"> 1.0</w:t>
      </w:r>
      <w:bookmarkEnd w:id="418"/>
      <w:bookmarkEnd w:id="419"/>
    </w:p>
    <w:p w14:paraId="06BCBBAB" w14:textId="77777777" w:rsidR="005D2BDA" w:rsidRDefault="005D2BDA" w:rsidP="00CB73A3">
      <w:pPr>
        <w:pStyle w:val="Heading2"/>
        <w:ind w:left="720"/>
      </w:pPr>
      <w:bookmarkStart w:id="420" w:name="_Toc404097867"/>
      <w:bookmarkStart w:id="421" w:name="_Toc461554891"/>
      <w:r>
        <w:t>Image</w:t>
      </w:r>
      <w:bookmarkEnd w:id="420"/>
      <w:bookmarkEnd w:id="421"/>
    </w:p>
    <w:p w14:paraId="1178545C" w14:textId="77777777" w:rsidR="005D2BDA" w:rsidRDefault="005D2BDA" w:rsidP="005D0D56"/>
    <w:p w14:paraId="5048FA9A" w14:textId="77777777" w:rsidR="005D0D56" w:rsidRDefault="005D0D56" w:rsidP="005D0D56"/>
    <w:p w14:paraId="1AC2D418" w14:textId="77777777" w:rsidR="005D0D56" w:rsidRDefault="005D0D56" w:rsidP="005D0D56"/>
    <w:p w14:paraId="3F4F50A5" w14:textId="77777777" w:rsidR="005D0D56" w:rsidRDefault="005D0D56" w:rsidP="005D0D56"/>
    <w:p w14:paraId="60D59F0F" w14:textId="77777777" w:rsidR="005D0D56" w:rsidRDefault="005D0D56" w:rsidP="005D0D56"/>
    <w:p w14:paraId="7E43E979" w14:textId="77777777" w:rsidR="005D0D56" w:rsidRDefault="005D0D56" w:rsidP="005D0D56"/>
    <w:p w14:paraId="0E60BDCC" w14:textId="77777777" w:rsidR="005D0D56" w:rsidRDefault="005D0D56" w:rsidP="005D0D56"/>
    <w:p w14:paraId="305DF1E2" w14:textId="77777777" w:rsidR="005D0D56" w:rsidRDefault="005D0D56" w:rsidP="005D0D56"/>
    <w:p w14:paraId="1F153C7A" w14:textId="77777777" w:rsidR="005D0D56" w:rsidRDefault="005D0D56" w:rsidP="005D0D56"/>
    <w:p w14:paraId="0CBDD1D7" w14:textId="77777777" w:rsidR="005D0D56" w:rsidRDefault="005D0D56" w:rsidP="005D0D56"/>
    <w:p w14:paraId="6927DD73" w14:textId="77777777" w:rsidR="005D0D56" w:rsidRDefault="005D0D56" w:rsidP="005D0D56"/>
    <w:p w14:paraId="39677565" w14:textId="77777777" w:rsidR="005D0D56" w:rsidRDefault="005D0D56" w:rsidP="005D0D56"/>
    <w:p w14:paraId="510F7DC1" w14:textId="77777777" w:rsidR="005D2BDA" w:rsidRDefault="005D2BDA" w:rsidP="00CB73A3">
      <w:pPr>
        <w:pStyle w:val="Heading2"/>
        <w:ind w:left="720"/>
      </w:pPr>
      <w:bookmarkStart w:id="422" w:name="_Toc404097868"/>
      <w:bookmarkStart w:id="423" w:name="_Toc461554892"/>
      <w:r>
        <w:t>Background Information</w:t>
      </w:r>
      <w:bookmarkEnd w:id="422"/>
      <w:bookmarkEnd w:id="423"/>
    </w:p>
    <w:p w14:paraId="5A583BB0" w14:textId="77777777" w:rsidR="00CB73A3" w:rsidRDefault="00CB73A3" w:rsidP="00CB73A3">
      <w:pPr>
        <w:pStyle w:val="Heading3"/>
        <w:ind w:left="1440"/>
      </w:pPr>
      <w:bookmarkStart w:id="424" w:name="_Toc404097869"/>
      <w:bookmarkStart w:id="425" w:name="_Toc461554893"/>
      <w:r>
        <w:t>Creator</w:t>
      </w:r>
      <w:bookmarkEnd w:id="424"/>
      <w:bookmarkEnd w:id="425"/>
    </w:p>
    <w:p w14:paraId="05F6C255" w14:textId="5D5DDD7C" w:rsidR="00BB1E84" w:rsidRPr="00BB1E84" w:rsidRDefault="00200AC3" w:rsidP="00BB1E84">
      <w:pPr>
        <w:ind w:left="2160"/>
      </w:pPr>
      <w:proofErr w:type="spellStart"/>
      <w:r>
        <w:t>Fred</w:t>
      </w:r>
      <w:ins w:id="426" w:author="xrachel.the.greatx@gmail.com" w:date="2018-01-16T19:39:00Z">
        <w:r w:rsidR="0039541F">
          <w:t>d</w:t>
        </w:r>
      </w:ins>
      <w:proofErr w:type="spellEnd"/>
      <w:r w:rsidR="002D5025">
        <w:t xml:space="preserve"> Gorham</w:t>
      </w:r>
    </w:p>
    <w:p w14:paraId="6689DFDD" w14:textId="77777777" w:rsidR="00CB73A3" w:rsidRDefault="00CB73A3" w:rsidP="00CB73A3">
      <w:pPr>
        <w:pStyle w:val="Heading3"/>
        <w:ind w:left="1440"/>
      </w:pPr>
      <w:bookmarkStart w:id="427" w:name="_Toc404097870"/>
      <w:bookmarkStart w:id="428" w:name="_Toc461554894"/>
      <w:r>
        <w:t>Date</w:t>
      </w:r>
      <w:r w:rsidRPr="00CB73A3">
        <w:t xml:space="preserve"> </w:t>
      </w:r>
      <w:r w:rsidR="00EB6D14">
        <w:t>of Creation</w:t>
      </w:r>
      <w:bookmarkEnd w:id="427"/>
      <w:bookmarkEnd w:id="428"/>
    </w:p>
    <w:p w14:paraId="525E08D6" w14:textId="77777777" w:rsidR="00BB1E84" w:rsidRPr="00BB1E84" w:rsidRDefault="00BB1E84" w:rsidP="00BB1E84">
      <w:pPr>
        <w:ind w:left="2160"/>
      </w:pPr>
      <w:r>
        <w:t>2004</w:t>
      </w:r>
      <w:del w:id="429" w:author="xrachel.the.greatx@gmail.com" w:date="2018-01-16T19:40:00Z">
        <w:r w:rsidDel="0039541F">
          <w:delText>?</w:delText>
        </w:r>
      </w:del>
    </w:p>
    <w:p w14:paraId="7C85D4A0" w14:textId="77777777" w:rsidR="00CB73A3" w:rsidRPr="00CB73A3" w:rsidRDefault="00CB73A3" w:rsidP="00CB73A3">
      <w:pPr>
        <w:pStyle w:val="Heading3"/>
        <w:ind w:left="1440"/>
      </w:pPr>
      <w:bookmarkStart w:id="430" w:name="_Toc404097871"/>
      <w:bookmarkStart w:id="431" w:name="_Toc461554895"/>
      <w:r>
        <w:t>Copy Right Info</w:t>
      </w:r>
      <w:bookmarkEnd w:id="430"/>
      <w:bookmarkEnd w:id="431"/>
    </w:p>
    <w:p w14:paraId="353B0AFE" w14:textId="77777777" w:rsidR="00BD4DFD" w:rsidRDefault="00BB1E84" w:rsidP="00BB1E84">
      <w:pPr>
        <w:ind w:left="2160"/>
      </w:pPr>
      <w:r>
        <w:t xml:space="preserve">Need to upload the documentation stating that </w:t>
      </w:r>
      <w:proofErr w:type="spellStart"/>
      <w:r w:rsidR="00E52596">
        <w:t>N</w:t>
      </w:r>
      <w:r>
        <w:t>anocon</w:t>
      </w:r>
      <w:proofErr w:type="spellEnd"/>
      <w:r>
        <w:t xml:space="preserve"> has exclusive rights to </w:t>
      </w:r>
      <w:proofErr w:type="spellStart"/>
      <w:ins w:id="432" w:author="Rachel Groth" w:date="2016-09-07T18:28:00Z">
        <w:r w:rsidR="00332AF2">
          <w:t>N</w:t>
        </w:r>
      </w:ins>
      <w:del w:id="433" w:author="Rachel Groth" w:date="2016-09-07T18:28:00Z">
        <w:r w:rsidDel="00332AF2">
          <w:delText>n</w:delText>
        </w:r>
      </w:del>
      <w:r>
        <w:t>anoman</w:t>
      </w:r>
      <w:proofErr w:type="spellEnd"/>
      <w:r>
        <w:t>.</w:t>
      </w:r>
    </w:p>
    <w:p w14:paraId="35217855" w14:textId="77777777" w:rsidR="00BD4DFD" w:rsidRDefault="00BD4DFD" w:rsidP="00BD4DFD">
      <w:pPr>
        <w:pStyle w:val="Heading2"/>
        <w:ind w:left="1440"/>
      </w:pPr>
      <w:bookmarkStart w:id="434" w:name="_Toc404097872"/>
      <w:bookmarkStart w:id="435" w:name="_Toc461554896"/>
      <w:r>
        <w:t>Tag Line?</w:t>
      </w:r>
      <w:bookmarkEnd w:id="434"/>
      <w:bookmarkEnd w:id="435"/>
    </w:p>
    <w:p w14:paraId="60122859" w14:textId="77777777" w:rsidR="00BD4DFD" w:rsidRPr="00BD4DFD" w:rsidRDefault="00BD4DFD" w:rsidP="00BD4DFD">
      <w:pPr>
        <w:ind w:left="2160"/>
      </w:pPr>
    </w:p>
    <w:p w14:paraId="33A2C582" w14:textId="77777777" w:rsidR="002E3A9D" w:rsidRDefault="002E3A9D" w:rsidP="002E3A9D">
      <w:pPr>
        <w:pStyle w:val="Heading2"/>
        <w:ind w:left="720"/>
      </w:pPr>
      <w:bookmarkStart w:id="436" w:name="_Toc404097873"/>
      <w:bookmarkStart w:id="437" w:name="_Toc461554897"/>
      <w:r>
        <w:t>Nanites</w:t>
      </w:r>
      <w:bookmarkEnd w:id="436"/>
      <w:bookmarkEnd w:id="437"/>
    </w:p>
    <w:p w14:paraId="067FEAA4" w14:textId="0AA15D57" w:rsidR="00B31E72" w:rsidRDefault="002E3A9D" w:rsidP="002E3A9D">
      <w:pPr>
        <w:ind w:left="1440"/>
      </w:pPr>
      <w:r>
        <w:t xml:space="preserve">An idea that was briefly thrown around during </w:t>
      </w:r>
      <w:proofErr w:type="spellStart"/>
      <w:ins w:id="438" w:author="Rachel Groth" w:date="2016-09-13T18:18:00Z">
        <w:r w:rsidR="00E256E3">
          <w:t>N</w:t>
        </w:r>
      </w:ins>
      <w:del w:id="439" w:author="Rachel Groth" w:date="2016-09-13T18:18:00Z">
        <w:r w:rsidDel="00E256E3">
          <w:delText>n</w:delText>
        </w:r>
      </w:del>
      <w:r>
        <w:t>anocon</w:t>
      </w:r>
      <w:proofErr w:type="spellEnd"/>
      <w:r>
        <w:t xml:space="preserve"> XII, basically the nanites </w:t>
      </w:r>
      <w:commentRangeStart w:id="440"/>
      <w:r>
        <w:t xml:space="preserve">would be based </w:t>
      </w:r>
      <w:commentRangeEnd w:id="440"/>
      <w:r w:rsidR="00332AF2">
        <w:rPr>
          <w:rStyle w:val="CommentReference"/>
        </w:rPr>
        <w:commentReference w:id="440"/>
      </w:r>
      <w:r>
        <w:t>on all the other die from a dice set.</w:t>
      </w:r>
    </w:p>
    <w:p w14:paraId="745943F5" w14:textId="77777777" w:rsidR="00B31E72" w:rsidRDefault="00B31E72" w:rsidP="008E37AD">
      <w:pPr>
        <w:pStyle w:val="Heading2"/>
      </w:pPr>
      <w:r>
        <w:br w:type="page"/>
      </w:r>
      <w:bookmarkStart w:id="441" w:name="_Toc404097874"/>
      <w:bookmarkStart w:id="442" w:name="_Toc461554898"/>
      <w:proofErr w:type="spellStart"/>
      <w:r>
        <w:lastRenderedPageBreak/>
        <w:t>Nanoman</w:t>
      </w:r>
      <w:proofErr w:type="spellEnd"/>
      <w:r w:rsidR="00143438">
        <w:t xml:space="preserve"> 3.0</w:t>
      </w:r>
      <w:bookmarkEnd w:id="441"/>
      <w:bookmarkEnd w:id="442"/>
    </w:p>
    <w:p w14:paraId="1F90F88E" w14:textId="77777777" w:rsidR="00B31E72" w:rsidRDefault="00B31E72" w:rsidP="00B31E72">
      <w:pPr>
        <w:pStyle w:val="Heading2"/>
        <w:ind w:left="720"/>
      </w:pPr>
      <w:bookmarkStart w:id="443" w:name="_Toc404097875"/>
      <w:bookmarkStart w:id="444" w:name="_Toc461554899"/>
      <w:r>
        <w:t>Image</w:t>
      </w:r>
      <w:bookmarkEnd w:id="443"/>
      <w:bookmarkEnd w:id="444"/>
    </w:p>
    <w:p w14:paraId="179C1E74" w14:textId="77777777" w:rsidR="00B31E72" w:rsidRDefault="00B31E72" w:rsidP="00B31E72">
      <w:r>
        <w:rPr>
          <w:noProof/>
        </w:rPr>
        <w:drawing>
          <wp:anchor distT="0" distB="0" distL="114300" distR="114300" simplePos="0" relativeHeight="251671552" behindDoc="0" locked="0" layoutInCell="1" allowOverlap="1" wp14:anchorId="3F9B7D39" wp14:editId="4B1FCDD8">
            <wp:simplePos x="0" y="0"/>
            <wp:positionH relativeFrom="column">
              <wp:posOffset>1257300</wp:posOffset>
            </wp:positionH>
            <wp:positionV relativeFrom="paragraph">
              <wp:posOffset>23495</wp:posOffset>
            </wp:positionV>
            <wp:extent cx="4438650" cy="3550920"/>
            <wp:effectExtent l="0" t="0" r="0" b="0"/>
            <wp:wrapSquare wrapText="lef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anoma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38650" cy="3550920"/>
                    </a:xfrm>
                    <a:prstGeom prst="rect">
                      <a:avLst/>
                    </a:prstGeom>
                  </pic:spPr>
                </pic:pic>
              </a:graphicData>
            </a:graphic>
            <wp14:sizeRelH relativeFrom="margin">
              <wp14:pctWidth>0</wp14:pctWidth>
            </wp14:sizeRelH>
            <wp14:sizeRelV relativeFrom="margin">
              <wp14:pctHeight>0</wp14:pctHeight>
            </wp14:sizeRelV>
          </wp:anchor>
        </w:drawing>
      </w:r>
    </w:p>
    <w:p w14:paraId="5B490AD3" w14:textId="77777777" w:rsidR="00B31E72" w:rsidRDefault="00B31E72" w:rsidP="00B31E72"/>
    <w:p w14:paraId="1C3133D2" w14:textId="77777777" w:rsidR="00B31E72" w:rsidRDefault="00B31E72" w:rsidP="00B31E72"/>
    <w:p w14:paraId="269DB9BC" w14:textId="77777777" w:rsidR="00B31E72" w:rsidRDefault="00B31E72" w:rsidP="00B31E72"/>
    <w:p w14:paraId="0BEB2EDA" w14:textId="77777777" w:rsidR="00B31E72" w:rsidRDefault="00B31E72" w:rsidP="00B31E72"/>
    <w:p w14:paraId="58711498" w14:textId="77777777" w:rsidR="00B31E72" w:rsidRDefault="00B31E72" w:rsidP="00B31E72"/>
    <w:p w14:paraId="052FFC4A" w14:textId="77777777" w:rsidR="00B31E72" w:rsidRDefault="00B31E72" w:rsidP="00B31E72"/>
    <w:p w14:paraId="1CEE5A08" w14:textId="77777777" w:rsidR="00B31E72" w:rsidRDefault="00B31E72" w:rsidP="00B31E72"/>
    <w:p w14:paraId="7F00B2C1" w14:textId="77777777" w:rsidR="00B31E72" w:rsidRDefault="00B31E72" w:rsidP="00B31E72"/>
    <w:p w14:paraId="58D68BC0" w14:textId="77777777" w:rsidR="00B31E72" w:rsidRDefault="00B31E72" w:rsidP="00B31E72"/>
    <w:p w14:paraId="39BC257C" w14:textId="77777777" w:rsidR="00B31E72" w:rsidRDefault="00B31E72" w:rsidP="00B31E72"/>
    <w:p w14:paraId="01F6CCA2" w14:textId="77777777" w:rsidR="00B31E72" w:rsidRDefault="00B31E72" w:rsidP="00B31E72">
      <w:pPr>
        <w:pStyle w:val="Heading2"/>
        <w:ind w:left="720"/>
      </w:pPr>
      <w:bookmarkStart w:id="445" w:name="_Toc404097876"/>
      <w:bookmarkStart w:id="446" w:name="_Toc461554900"/>
      <w:r>
        <w:t>Background Information</w:t>
      </w:r>
      <w:bookmarkEnd w:id="445"/>
      <w:bookmarkEnd w:id="446"/>
    </w:p>
    <w:p w14:paraId="74151A5F" w14:textId="77777777" w:rsidR="00B31E72" w:rsidRDefault="00B31E72" w:rsidP="00B31E72">
      <w:pPr>
        <w:pStyle w:val="Heading3"/>
        <w:ind w:left="1440"/>
      </w:pPr>
      <w:bookmarkStart w:id="447" w:name="_Toc404097877"/>
      <w:bookmarkStart w:id="448" w:name="_Toc461554901"/>
      <w:r>
        <w:t>Creator</w:t>
      </w:r>
      <w:bookmarkEnd w:id="447"/>
      <w:bookmarkEnd w:id="448"/>
    </w:p>
    <w:p w14:paraId="68A19F34" w14:textId="77777777" w:rsidR="00B31E72" w:rsidRPr="00BB1E84" w:rsidRDefault="00B31E72" w:rsidP="00B31E72">
      <w:pPr>
        <w:ind w:left="2160"/>
      </w:pPr>
      <w:r>
        <w:t>Travis Bentley</w:t>
      </w:r>
    </w:p>
    <w:p w14:paraId="1B658601" w14:textId="77777777" w:rsidR="00B31E72" w:rsidRDefault="00B31E72" w:rsidP="00B31E72">
      <w:pPr>
        <w:pStyle w:val="Heading3"/>
        <w:ind w:left="1440"/>
      </w:pPr>
      <w:bookmarkStart w:id="449" w:name="_Toc404097878"/>
      <w:bookmarkStart w:id="450" w:name="_Toc461554902"/>
      <w:r>
        <w:t>Date</w:t>
      </w:r>
      <w:r w:rsidRPr="00CB73A3">
        <w:t xml:space="preserve"> </w:t>
      </w:r>
      <w:r>
        <w:t>of Creation</w:t>
      </w:r>
      <w:bookmarkEnd w:id="449"/>
      <w:bookmarkEnd w:id="450"/>
    </w:p>
    <w:p w14:paraId="20D28E5C" w14:textId="77777777" w:rsidR="00B31E72" w:rsidRPr="00BB1E84" w:rsidRDefault="00B31E72" w:rsidP="00B31E72">
      <w:pPr>
        <w:ind w:left="2160"/>
      </w:pPr>
      <w:r>
        <w:t>2014</w:t>
      </w:r>
    </w:p>
    <w:p w14:paraId="48AC2987" w14:textId="77777777" w:rsidR="00B31E72" w:rsidRDefault="00792A60" w:rsidP="00B31E72">
      <w:pPr>
        <w:pStyle w:val="Heading3"/>
        <w:ind w:left="1440"/>
      </w:pPr>
      <w:bookmarkStart w:id="451" w:name="_Toc404097879"/>
      <w:bookmarkStart w:id="452" w:name="_Toc461554903"/>
      <w:r>
        <w:t>Terms of Use</w:t>
      </w:r>
      <w:bookmarkEnd w:id="451"/>
      <w:bookmarkEnd w:id="452"/>
    </w:p>
    <w:p w14:paraId="0FC1EC2C" w14:textId="77777777" w:rsidR="00B31E72" w:rsidRPr="00BD4DFD" w:rsidRDefault="00B31E72" w:rsidP="00B31E72">
      <w:pPr>
        <w:ind w:left="2160"/>
      </w:pPr>
      <w:r>
        <w:t xml:space="preserve">“My only terms for the use of this new </w:t>
      </w:r>
      <w:proofErr w:type="spellStart"/>
      <w:r>
        <w:t>Nanoman</w:t>
      </w:r>
      <w:proofErr w:type="spellEnd"/>
      <w:r>
        <w:t xml:space="preserve"> is that no alternation be made to him (color, pose, additions) with my express permission and that credit for this iteration of </w:t>
      </w:r>
      <w:proofErr w:type="spellStart"/>
      <w:r>
        <w:t>Nanoman</w:t>
      </w:r>
      <w:proofErr w:type="spellEnd"/>
      <w:r>
        <w:t xml:space="preserve"> be given to me on social media or websites that use these images with links to my design website </w:t>
      </w:r>
      <w:hyperlink r:id="rId30" w:tgtFrame="_blank" w:history="1">
        <w:r>
          <w:rPr>
            <w:rStyle w:val="Hyperlink"/>
          </w:rPr>
          <w:t>www.travisbentley.com</w:t>
        </w:r>
      </w:hyperlink>
      <w:r>
        <w:t>.”</w:t>
      </w:r>
      <w:r w:rsidRPr="00BD4DFD">
        <w:t xml:space="preserve"> </w:t>
      </w:r>
    </w:p>
    <w:p w14:paraId="1D8E1C71" w14:textId="77777777" w:rsidR="004D48FA" w:rsidRDefault="004D48FA" w:rsidP="008E37AD"/>
    <w:p w14:paraId="6FE5E753" w14:textId="77777777" w:rsidR="00B31E72" w:rsidRDefault="00B31E72">
      <w:pPr>
        <w:rPr>
          <w:rFonts w:asciiTheme="majorHAnsi" w:eastAsiaTheme="majorEastAsia" w:hAnsiTheme="majorHAnsi" w:cstheme="majorBidi"/>
          <w:color w:val="244061" w:themeColor="accent1" w:themeShade="80"/>
          <w:sz w:val="36"/>
          <w:szCs w:val="36"/>
        </w:rPr>
      </w:pPr>
      <w:bookmarkStart w:id="453" w:name="_Contacts"/>
      <w:bookmarkEnd w:id="453"/>
      <w:r>
        <w:br w:type="page"/>
      </w:r>
    </w:p>
    <w:p w14:paraId="61E857E8" w14:textId="77777777" w:rsidR="004D48FA" w:rsidRDefault="004D48FA" w:rsidP="004D48FA">
      <w:pPr>
        <w:pStyle w:val="Heading1"/>
      </w:pPr>
      <w:bookmarkStart w:id="454" w:name="_Toc404097880"/>
      <w:bookmarkStart w:id="455" w:name="_Toc461554904"/>
      <w:commentRangeStart w:id="456"/>
      <w:r>
        <w:lastRenderedPageBreak/>
        <w:t>Contacts</w:t>
      </w:r>
      <w:bookmarkEnd w:id="454"/>
      <w:commentRangeEnd w:id="456"/>
      <w:r w:rsidR="00332AF2">
        <w:rPr>
          <w:rStyle w:val="CommentReference"/>
          <w:rFonts w:asciiTheme="minorHAnsi" w:eastAsiaTheme="minorEastAsia" w:hAnsiTheme="minorHAnsi" w:cstheme="minorBidi"/>
          <w:color w:val="auto"/>
        </w:rPr>
        <w:commentReference w:id="456"/>
      </w:r>
      <w:bookmarkEnd w:id="455"/>
    </w:p>
    <w:p w14:paraId="298149C2" w14:textId="77777777" w:rsidR="007B09B8" w:rsidRDefault="007B09B8" w:rsidP="00C7204C">
      <w:pPr>
        <w:pStyle w:val="Heading2"/>
        <w:sectPr w:rsidR="007B09B8" w:rsidSect="00DA7F0A">
          <w:footerReference w:type="even" r:id="rId31"/>
          <w:type w:val="continuous"/>
          <w:pgSz w:w="12240" w:h="15840"/>
          <w:pgMar w:top="1440" w:right="1440" w:bottom="1440" w:left="1440" w:header="720" w:footer="720" w:gutter="0"/>
          <w:cols w:space="720"/>
          <w:docGrid w:linePitch="360"/>
        </w:sectPr>
      </w:pPr>
    </w:p>
    <w:p w14:paraId="5FF74F39" w14:textId="77777777" w:rsidR="00C7204C" w:rsidRDefault="00C7204C" w:rsidP="007B09B8">
      <w:pPr>
        <w:pStyle w:val="Heading2"/>
      </w:pPr>
      <w:bookmarkStart w:id="457" w:name="_Toc404097881"/>
      <w:bookmarkStart w:id="458" w:name="_Toc461554905"/>
      <w:r>
        <w:t>Template</w:t>
      </w:r>
      <w:bookmarkEnd w:id="457"/>
      <w:bookmarkEnd w:id="458"/>
    </w:p>
    <w:p w14:paraId="2DA71CF1" w14:textId="77777777" w:rsidR="00C7204C" w:rsidRDefault="00C7204C" w:rsidP="007B09B8">
      <w:pPr>
        <w:spacing w:line="240" w:lineRule="auto"/>
      </w:pPr>
      <w:r>
        <w:t>Street Address</w:t>
      </w:r>
      <w:r w:rsidR="00670BCD">
        <w:t xml:space="preserve"> </w:t>
      </w:r>
      <w:r>
        <w:br/>
        <w:t>Position Title of Contact (Last known name of Contact)</w:t>
      </w:r>
      <w:r w:rsidR="007274AC">
        <w:br/>
        <w:t>Phone Number</w:t>
      </w:r>
      <w:r w:rsidR="007274AC">
        <w:br/>
        <w:t>Email</w:t>
      </w:r>
      <w:r>
        <w:br/>
        <w:t>Last Contact Year</w:t>
      </w:r>
    </w:p>
    <w:p w14:paraId="7F0E1E37" w14:textId="77777777" w:rsidR="004D48FA" w:rsidRPr="004D48FA" w:rsidRDefault="004D48FA" w:rsidP="007B09B8">
      <w:pPr>
        <w:pStyle w:val="Heading2"/>
      </w:pPr>
      <w:bookmarkStart w:id="459" w:name="_Toc404097882"/>
      <w:bookmarkStart w:id="460" w:name="_Toc461554906"/>
      <w:r>
        <w:t>Sioux Falls</w:t>
      </w:r>
      <w:bookmarkEnd w:id="459"/>
      <w:bookmarkEnd w:id="460"/>
    </w:p>
    <w:p w14:paraId="5BAA2DEC" w14:textId="77777777" w:rsidR="004D48FA" w:rsidRDefault="004D48FA" w:rsidP="007B09B8">
      <w:pPr>
        <w:pStyle w:val="Heading3"/>
      </w:pPr>
      <w:bookmarkStart w:id="461" w:name="_Toc404097883"/>
      <w:bookmarkStart w:id="462" w:name="_Toc461554907"/>
      <w:r>
        <w:t>Dragons Den</w:t>
      </w:r>
      <w:bookmarkEnd w:id="461"/>
      <w:bookmarkEnd w:id="462"/>
    </w:p>
    <w:p w14:paraId="2AB0A003" w14:textId="77777777" w:rsidR="00670BCD" w:rsidRPr="00670BCD" w:rsidRDefault="00670BCD" w:rsidP="007B09B8">
      <w:pPr>
        <w:rPr>
          <w:rFonts w:ascii="Arial" w:hAnsi="Arial" w:cs="Arial"/>
          <w:color w:val="333333"/>
          <w:sz w:val="21"/>
          <w:szCs w:val="21"/>
          <w:shd w:val="clear" w:color="auto" w:fill="FFFFFF"/>
        </w:rPr>
      </w:pPr>
      <w:r>
        <w:rPr>
          <w:rFonts w:ascii="Arial" w:hAnsi="Arial" w:cs="Arial"/>
          <w:color w:val="333333"/>
          <w:sz w:val="21"/>
          <w:szCs w:val="21"/>
          <w:shd w:val="clear" w:color="auto" w:fill="FFFFFF"/>
        </w:rPr>
        <w:t>5403 W 41st St</w:t>
      </w:r>
      <w:r>
        <w:rPr>
          <w:rFonts w:ascii="Arial" w:hAnsi="Arial" w:cs="Arial"/>
          <w:color w:val="333333"/>
          <w:sz w:val="21"/>
          <w:szCs w:val="21"/>
          <w:shd w:val="clear" w:color="auto" w:fill="FFFFFF"/>
        </w:rPr>
        <w:br/>
      </w:r>
      <w:r>
        <w:t>Position (Name)</w:t>
      </w:r>
      <w:r>
        <w:br/>
        <w:t>(605) 361-4343</w:t>
      </w:r>
      <w:r>
        <w:br/>
        <w:t>4/16/2014</w:t>
      </w:r>
    </w:p>
    <w:p w14:paraId="54F74E6F" w14:textId="77777777" w:rsidR="004D48FA" w:rsidRDefault="004D48FA" w:rsidP="007B09B8">
      <w:pPr>
        <w:pStyle w:val="Heading3"/>
      </w:pPr>
      <w:bookmarkStart w:id="463" w:name="_Toc404097884"/>
      <w:bookmarkStart w:id="464" w:name="_Toc461554908"/>
      <w:r>
        <w:t xml:space="preserve">Rainbow Sports Cards </w:t>
      </w:r>
      <w:r w:rsidR="007B09B8">
        <w:br/>
      </w:r>
      <w:r>
        <w:t>and Comic Books</w:t>
      </w:r>
      <w:bookmarkEnd w:id="463"/>
      <w:bookmarkEnd w:id="464"/>
    </w:p>
    <w:p w14:paraId="2E88CCC5" w14:textId="77777777" w:rsidR="00670BCD" w:rsidRPr="00670BCD" w:rsidRDefault="00670BCD" w:rsidP="007B09B8">
      <w:r>
        <w:rPr>
          <w:rFonts w:ascii="Arial" w:hAnsi="Arial" w:cs="Arial"/>
          <w:color w:val="333333"/>
          <w:sz w:val="21"/>
          <w:szCs w:val="21"/>
          <w:shd w:val="clear" w:color="auto" w:fill="FFFFFF"/>
        </w:rPr>
        <w:t>3310 S Minnesota Ave</w:t>
      </w:r>
      <w:r w:rsidRPr="00670BCD">
        <w:t xml:space="preserve"> </w:t>
      </w:r>
      <w:r>
        <w:br/>
        <w:t>Position (Name)</w:t>
      </w:r>
      <w:r>
        <w:br/>
        <w:t>(605) 338-9519</w:t>
      </w:r>
      <w:r>
        <w:br/>
        <w:t>4/16/2014</w:t>
      </w:r>
    </w:p>
    <w:p w14:paraId="5124703E" w14:textId="77777777" w:rsidR="004D48FA" w:rsidRDefault="004D48FA" w:rsidP="007B09B8">
      <w:pPr>
        <w:pStyle w:val="Heading3"/>
      </w:pPr>
      <w:bookmarkStart w:id="465" w:name="_Toc404097885"/>
      <w:bookmarkStart w:id="466" w:name="_Toc461554909"/>
      <w:r>
        <w:t xml:space="preserve">Hobby </w:t>
      </w:r>
      <w:r w:rsidR="00670BCD">
        <w:t>Town</w:t>
      </w:r>
      <w:bookmarkEnd w:id="465"/>
      <w:bookmarkEnd w:id="466"/>
    </w:p>
    <w:p w14:paraId="7DF2C9B8" w14:textId="77777777" w:rsidR="00670BCD" w:rsidRPr="00670BCD" w:rsidRDefault="00670BCD" w:rsidP="007B09B8">
      <w:r w:rsidRPr="00670BCD">
        <w:rPr>
          <w:rFonts w:ascii="Arial" w:hAnsi="Arial" w:cs="Arial"/>
          <w:color w:val="333333"/>
          <w:sz w:val="21"/>
          <w:szCs w:val="21"/>
          <w:shd w:val="clear" w:color="auto" w:fill="FFFFFF"/>
        </w:rPr>
        <w:t>1007 W 41st St,</w:t>
      </w:r>
      <w:r>
        <w:br/>
        <w:t>Position (Name)</w:t>
      </w:r>
      <w:r>
        <w:br/>
      </w:r>
      <w:r w:rsidRPr="00670BCD">
        <w:t>(605) 339-6613</w:t>
      </w:r>
      <w:r>
        <w:br/>
        <w:t>4/16/2014</w:t>
      </w:r>
    </w:p>
    <w:p w14:paraId="663197D2" w14:textId="77777777" w:rsidR="004D48FA" w:rsidRDefault="004D48FA" w:rsidP="007B09B8">
      <w:pPr>
        <w:pStyle w:val="Heading3"/>
      </w:pPr>
      <w:bookmarkStart w:id="467" w:name="_Toc404097886"/>
      <w:bookmarkStart w:id="468" w:name="_Toc461554910"/>
      <w:r>
        <w:t>Last Stop CD Shop</w:t>
      </w:r>
      <w:bookmarkEnd w:id="467"/>
      <w:bookmarkEnd w:id="468"/>
    </w:p>
    <w:p w14:paraId="179A366C" w14:textId="77777777" w:rsidR="00670BCD" w:rsidRPr="00BD4DFD" w:rsidRDefault="00BD4DFD" w:rsidP="007B09B8">
      <w:r>
        <w:t>3509 W 41</w:t>
      </w:r>
      <w:r w:rsidRPr="00BD4DFD">
        <w:rPr>
          <w:vertAlign w:val="superscript"/>
        </w:rPr>
        <w:t>st</w:t>
      </w:r>
      <w:r>
        <w:t xml:space="preserve"> St</w:t>
      </w:r>
      <w:r>
        <w:br/>
      </w:r>
      <w:r w:rsidR="008050D2">
        <w:t>Position (Name)</w:t>
      </w:r>
      <w:r w:rsidR="008050D2">
        <w:br/>
        <w:t>(605) 361-4416</w:t>
      </w:r>
      <w:r w:rsidR="00670BCD">
        <w:br/>
        <w:t>4/16/2014</w:t>
      </w:r>
    </w:p>
    <w:p w14:paraId="12268CA0" w14:textId="77777777" w:rsidR="004D48FA" w:rsidRDefault="004D48FA" w:rsidP="007B09B8">
      <w:pPr>
        <w:pStyle w:val="Heading3"/>
      </w:pPr>
      <w:bookmarkStart w:id="469" w:name="_Toc404097887"/>
      <w:bookmarkStart w:id="470" w:name="_Toc461554911"/>
      <w:proofErr w:type="spellStart"/>
      <w:r>
        <w:t>Gamestop</w:t>
      </w:r>
      <w:proofErr w:type="spellEnd"/>
      <w:r>
        <w:t xml:space="preserve"> </w:t>
      </w:r>
      <w:r w:rsidR="007B09B8">
        <w:br/>
      </w:r>
      <w:r>
        <w:t>(Charity Raffle??)</w:t>
      </w:r>
      <w:bookmarkEnd w:id="469"/>
      <w:bookmarkEnd w:id="470"/>
    </w:p>
    <w:p w14:paraId="6BEDA339" w14:textId="77777777" w:rsidR="00BD4DFD" w:rsidRPr="00BD4DFD" w:rsidRDefault="00BD4DFD" w:rsidP="007B09B8">
      <w:r w:rsidRPr="00BD4DFD">
        <w:t>810 Empire Mall</w:t>
      </w:r>
      <w:r>
        <w:br/>
        <w:t>Position (Name)</w:t>
      </w:r>
      <w:r>
        <w:br/>
        <w:t>Phone: (605) 361-5505</w:t>
      </w:r>
      <w:r>
        <w:br/>
        <w:t>4/16/2014</w:t>
      </w:r>
    </w:p>
    <w:p w14:paraId="169BBE64" w14:textId="77777777" w:rsidR="004D48FA" w:rsidRDefault="004D48FA" w:rsidP="007B09B8">
      <w:pPr>
        <w:pStyle w:val="Heading3"/>
      </w:pPr>
      <w:bookmarkStart w:id="471" w:name="_Toc404097888"/>
      <w:bookmarkStart w:id="472" w:name="_Toc461554912"/>
      <w:r>
        <w:t xml:space="preserve">Universal Bits &amp; Games </w:t>
      </w:r>
      <w:r w:rsidR="007B09B8">
        <w:br/>
      </w:r>
      <w:r>
        <w:t>(Charity Raffle)</w:t>
      </w:r>
      <w:bookmarkEnd w:id="471"/>
      <w:bookmarkEnd w:id="472"/>
    </w:p>
    <w:p w14:paraId="6FE3BF64" w14:textId="77777777" w:rsidR="00BD4DFD" w:rsidRPr="00BD4DFD" w:rsidRDefault="00BD4DFD" w:rsidP="007B09B8">
      <w:r>
        <w:t>3920 S Western Ave</w:t>
      </w:r>
      <w:r>
        <w:br/>
        <w:t>Suite 2</w:t>
      </w:r>
      <w:r>
        <w:br/>
        <w:t>Position (Name)</w:t>
      </w:r>
      <w:r>
        <w:br/>
        <w:t>Phone: (605) 731-8639</w:t>
      </w:r>
      <w:r>
        <w:br/>
        <w:t>4/16/2014</w:t>
      </w:r>
    </w:p>
    <w:p w14:paraId="0F3260F5" w14:textId="77777777" w:rsidR="004D48FA" w:rsidRDefault="004D48FA" w:rsidP="007B09B8">
      <w:pPr>
        <w:pStyle w:val="Heading3"/>
      </w:pPr>
      <w:bookmarkStart w:id="473" w:name="_Toc404097889"/>
      <w:bookmarkStart w:id="474" w:name="_Toc461554913"/>
      <w:r>
        <w:t>Galaxy Gaming</w:t>
      </w:r>
      <w:bookmarkEnd w:id="473"/>
      <w:bookmarkEnd w:id="474"/>
    </w:p>
    <w:p w14:paraId="1ABE53C6" w14:textId="77777777" w:rsidR="00BD4DFD" w:rsidRPr="00E210EB" w:rsidRDefault="00BD4DFD" w:rsidP="007B09B8">
      <w:r>
        <w:t>3801 W 34</w:t>
      </w:r>
      <w:r w:rsidRPr="00BD4DFD">
        <w:rPr>
          <w:vertAlign w:val="superscript"/>
        </w:rPr>
        <w:t>th</w:t>
      </w:r>
      <w:r>
        <w:t xml:space="preserve"> St</w:t>
      </w:r>
      <w:r>
        <w:br/>
        <w:t>Suite 105</w:t>
      </w:r>
      <w:r>
        <w:br/>
        <w:t>Position (Name)</w:t>
      </w:r>
      <w:r>
        <w:br/>
        <w:t>Phone: (605) 271-0996</w:t>
      </w:r>
      <w:r>
        <w:br/>
        <w:t xml:space="preserve">Email: </w:t>
      </w:r>
      <w:hyperlink r:id="rId32" w:history="1">
        <w:r w:rsidRPr="005220BA">
          <w:rPr>
            <w:rStyle w:val="Hyperlink"/>
          </w:rPr>
          <w:t>info@thegalaxygaming.com</w:t>
        </w:r>
      </w:hyperlink>
      <w:r w:rsidR="007B09B8">
        <w:br/>
        <w:t>4/16/2014</w:t>
      </w:r>
    </w:p>
    <w:p w14:paraId="12A09252" w14:textId="77777777" w:rsidR="004D48FA" w:rsidRPr="00FD40A9" w:rsidRDefault="004D48FA" w:rsidP="007B09B8">
      <w:pPr>
        <w:pStyle w:val="Heading2"/>
      </w:pPr>
      <w:bookmarkStart w:id="475" w:name="_Toc404097890"/>
      <w:bookmarkStart w:id="476" w:name="_Toc461554914"/>
      <w:r w:rsidRPr="00FD40A9">
        <w:t>Brookings</w:t>
      </w:r>
      <w:bookmarkEnd w:id="475"/>
      <w:bookmarkEnd w:id="476"/>
    </w:p>
    <w:p w14:paraId="351A20E4" w14:textId="77777777" w:rsidR="004D48FA" w:rsidRDefault="004D48FA" w:rsidP="007B09B8">
      <w:pPr>
        <w:pStyle w:val="Heading3"/>
      </w:pPr>
      <w:bookmarkStart w:id="477" w:name="_Toc404097891"/>
      <w:bookmarkStart w:id="478" w:name="_Toc461554915"/>
      <w:proofErr w:type="spellStart"/>
      <w:r>
        <w:t>Brost’s</w:t>
      </w:r>
      <w:proofErr w:type="spellEnd"/>
      <w:r>
        <w:t xml:space="preserve"> (Game store)</w:t>
      </w:r>
      <w:bookmarkEnd w:id="477"/>
      <w:bookmarkEnd w:id="478"/>
    </w:p>
    <w:p w14:paraId="466CA125" w14:textId="77777777" w:rsidR="00670BCD" w:rsidRPr="00670BCD" w:rsidRDefault="00670BCD" w:rsidP="007B09B8">
      <w:r>
        <w:t xml:space="preserve">Closest thing is </w:t>
      </w:r>
      <w:proofErr w:type="spellStart"/>
      <w:r>
        <w:t>Brost’s</w:t>
      </w:r>
      <w:proofErr w:type="spellEnd"/>
      <w:r>
        <w:t xml:space="preserve"> Fashions, a clothing store</w:t>
      </w:r>
    </w:p>
    <w:p w14:paraId="506EEBDF" w14:textId="77777777" w:rsidR="00BD4DFD" w:rsidRDefault="00BD4DFD" w:rsidP="007B09B8">
      <w:pPr>
        <w:pStyle w:val="Heading2"/>
      </w:pPr>
      <w:bookmarkStart w:id="479" w:name="_Toc404097892"/>
      <w:bookmarkStart w:id="480" w:name="_Toc461554916"/>
      <w:r>
        <w:t>GameStop</w:t>
      </w:r>
      <w:bookmarkEnd w:id="479"/>
      <w:bookmarkEnd w:id="480"/>
    </w:p>
    <w:p w14:paraId="4A5BA546" w14:textId="77777777" w:rsidR="00670BCD" w:rsidRDefault="00670BCD" w:rsidP="007B09B8">
      <w:r w:rsidRPr="00670BCD">
        <w:t>2306 6th St</w:t>
      </w:r>
      <w:r>
        <w:br/>
        <w:t>Position (Name)</w:t>
      </w:r>
      <w:r>
        <w:br/>
        <w:t>(605) 692-4263</w:t>
      </w:r>
      <w:r>
        <w:br/>
        <w:t>4/16/2014</w:t>
      </w:r>
    </w:p>
    <w:p w14:paraId="38E05169" w14:textId="77777777" w:rsidR="004D48FA" w:rsidRPr="00FD40A9" w:rsidRDefault="004D48FA" w:rsidP="007B09B8">
      <w:pPr>
        <w:pStyle w:val="Heading2"/>
      </w:pPr>
      <w:bookmarkStart w:id="481" w:name="_Toc404097893"/>
      <w:bookmarkStart w:id="482" w:name="_Toc461554917"/>
      <w:r w:rsidRPr="00FD40A9">
        <w:t xml:space="preserve">Outside </w:t>
      </w:r>
      <w:proofErr w:type="spellStart"/>
      <w:r w:rsidRPr="00FD40A9">
        <w:t>o.o</w:t>
      </w:r>
      <w:bookmarkEnd w:id="481"/>
      <w:bookmarkEnd w:id="482"/>
      <w:proofErr w:type="spellEnd"/>
    </w:p>
    <w:p w14:paraId="10A000F7" w14:textId="77777777" w:rsidR="004D48FA" w:rsidRDefault="004D48FA" w:rsidP="007B09B8">
      <w:pPr>
        <w:pStyle w:val="Heading3"/>
      </w:pPr>
      <w:bookmarkStart w:id="483" w:name="_Toc404097894"/>
      <w:bookmarkStart w:id="484" w:name="_Toc461554918"/>
      <w:r>
        <w:t>Reaper Minis</w:t>
      </w:r>
      <w:bookmarkEnd w:id="483"/>
      <w:bookmarkEnd w:id="484"/>
    </w:p>
    <w:p w14:paraId="6551B2B5" w14:textId="77777777" w:rsidR="00881477" w:rsidRPr="00881477" w:rsidRDefault="00881477" w:rsidP="007B09B8">
      <w:pPr>
        <w:ind w:left="1440"/>
      </w:pPr>
    </w:p>
    <w:p w14:paraId="0A41C5B0" w14:textId="77777777" w:rsidR="004D48FA" w:rsidRDefault="004D48FA" w:rsidP="007B09B8">
      <w:pPr>
        <w:pStyle w:val="Heading3"/>
      </w:pPr>
      <w:bookmarkStart w:id="485" w:name="_Toc404097895"/>
      <w:bookmarkStart w:id="486" w:name="_Toc461554919"/>
      <w:proofErr w:type="spellStart"/>
      <w:r>
        <w:t>Rightstuf</w:t>
      </w:r>
      <w:proofErr w:type="spellEnd"/>
      <w:r>
        <w:t xml:space="preserve">! </w:t>
      </w:r>
      <w:proofErr w:type="gramStart"/>
      <w:r>
        <w:t>:D</w:t>
      </w:r>
      <w:proofErr w:type="gramEnd"/>
      <w:r>
        <w:t>:D:D:D (dis fur sure; full page trade for charity raffle items)</w:t>
      </w:r>
      <w:bookmarkEnd w:id="485"/>
      <w:bookmarkEnd w:id="486"/>
    </w:p>
    <w:p w14:paraId="1849B50D" w14:textId="77777777" w:rsidR="007B09B8" w:rsidRDefault="00C7204C" w:rsidP="007B09B8">
      <w:pPr>
        <w:pStyle w:val="Heading3"/>
      </w:pPr>
      <w:bookmarkStart w:id="487" w:name="_Toc404097896"/>
      <w:bookmarkStart w:id="488" w:name="_Toc461554920"/>
      <w:r>
        <w:t>Six Stone</w:t>
      </w:r>
      <w:r w:rsidR="007B09B8">
        <w:t>s</w:t>
      </w:r>
      <w:bookmarkEnd w:id="487"/>
      <w:bookmarkEnd w:id="488"/>
    </w:p>
    <w:p w14:paraId="5EB36B78" w14:textId="77777777" w:rsidR="007274AC" w:rsidRDefault="00756186" w:rsidP="007B09B8">
      <w:pPr>
        <w:pStyle w:val="Heading3"/>
      </w:pPr>
      <w:hyperlink r:id="rId33" w:history="1">
        <w:bookmarkStart w:id="489" w:name="_Toc404097897"/>
        <w:bookmarkStart w:id="490" w:name="_Toc461554921"/>
        <w:r w:rsidR="007274AC" w:rsidRPr="005220BA">
          <w:rPr>
            <w:rStyle w:val="Hyperlink"/>
          </w:rPr>
          <w:t>http://www.sixstones.com/</w:t>
        </w:r>
        <w:bookmarkEnd w:id="489"/>
        <w:bookmarkEnd w:id="490"/>
      </w:hyperlink>
    </w:p>
    <w:p w14:paraId="242EB9D4" w14:textId="77777777" w:rsidR="007274AC" w:rsidRPr="007274AC" w:rsidRDefault="007274AC" w:rsidP="007B09B8">
      <w:pPr>
        <w:ind w:left="1440"/>
      </w:pPr>
    </w:p>
    <w:p w14:paraId="2F9BCEB0" w14:textId="77777777" w:rsidR="00E210EB" w:rsidRDefault="004D48FA" w:rsidP="007B09B8">
      <w:pPr>
        <w:pStyle w:val="Heading2"/>
      </w:pPr>
      <w:bookmarkStart w:id="491" w:name="_Toc404097898"/>
      <w:bookmarkStart w:id="492" w:name="_Toc461554922"/>
      <w:r w:rsidRPr="00FD40A9">
        <w:lastRenderedPageBreak/>
        <w:t>Madison</w:t>
      </w:r>
      <w:bookmarkEnd w:id="491"/>
      <w:bookmarkEnd w:id="492"/>
    </w:p>
    <w:p w14:paraId="0754F328" w14:textId="77777777" w:rsidR="004D48FA" w:rsidRDefault="004D48FA" w:rsidP="007B09B8">
      <w:pPr>
        <w:pStyle w:val="Heading3"/>
      </w:pPr>
      <w:bookmarkStart w:id="493" w:name="_Toc404097899"/>
      <w:bookmarkStart w:id="494" w:name="_Toc461554923"/>
      <w:proofErr w:type="spellStart"/>
      <w:r>
        <w:t>D</w:t>
      </w:r>
      <w:r w:rsidR="007B09B8">
        <w:t>iary</w:t>
      </w:r>
      <w:proofErr w:type="spellEnd"/>
      <w:r w:rsidR="007B09B8">
        <w:t xml:space="preserve"> Queen</w:t>
      </w:r>
      <w:bookmarkEnd w:id="493"/>
      <w:bookmarkEnd w:id="494"/>
    </w:p>
    <w:p w14:paraId="6101085E" w14:textId="77777777" w:rsidR="007274AC" w:rsidRPr="007274AC" w:rsidRDefault="007274AC" w:rsidP="007B09B8">
      <w:r>
        <w:rPr>
          <w:shd w:val="clear" w:color="auto" w:fill="FFFFFF"/>
        </w:rPr>
        <w:t>117 2nd St NE</w:t>
      </w:r>
      <w:r>
        <w:rPr>
          <w:shd w:val="clear" w:color="auto" w:fill="FFFFFF"/>
        </w:rPr>
        <w:br/>
        <w:t>Position (Name)</w:t>
      </w:r>
      <w:r>
        <w:rPr>
          <w:shd w:val="clear" w:color="auto" w:fill="FFFFFF"/>
        </w:rPr>
        <w:br/>
        <w:t>(605) 256-4042</w:t>
      </w:r>
      <w:r>
        <w:rPr>
          <w:shd w:val="clear" w:color="auto" w:fill="FFFFFF"/>
        </w:rPr>
        <w:br/>
        <w:t>4/16/2014</w:t>
      </w:r>
    </w:p>
    <w:p w14:paraId="7FAAD8E2" w14:textId="77777777" w:rsidR="004D48FA" w:rsidRDefault="004D48FA" w:rsidP="007B09B8">
      <w:pPr>
        <w:pStyle w:val="Heading3"/>
      </w:pPr>
      <w:bookmarkStart w:id="495" w:name="_Toc404097900"/>
      <w:bookmarkStart w:id="496" w:name="_Toc461554924"/>
      <w:r>
        <w:t>Sunshine?</w:t>
      </w:r>
      <w:bookmarkEnd w:id="495"/>
      <w:bookmarkEnd w:id="496"/>
    </w:p>
    <w:p w14:paraId="584F5507" w14:textId="77777777" w:rsidR="00F32571" w:rsidRPr="007274AC" w:rsidRDefault="00F32571" w:rsidP="007B09B8">
      <w:r w:rsidRPr="00F32571">
        <w:rPr>
          <w:rFonts w:ascii="Arial" w:hAnsi="Arial" w:cs="Arial"/>
          <w:color w:val="222222"/>
          <w:sz w:val="20"/>
          <w:szCs w:val="20"/>
          <w:shd w:val="clear" w:color="auto" w:fill="FFFFFF"/>
        </w:rPr>
        <w:t>215 Van Eps Ave N</w:t>
      </w:r>
      <w:r>
        <w:rPr>
          <w:rFonts w:ascii="Arial" w:hAnsi="Arial" w:cs="Arial"/>
          <w:color w:val="222222"/>
          <w:sz w:val="20"/>
          <w:szCs w:val="20"/>
          <w:shd w:val="clear" w:color="auto" w:fill="FFFFFF"/>
        </w:rPr>
        <w:br/>
      </w:r>
      <w:r>
        <w:t>position (Name)</w:t>
      </w:r>
      <w:r>
        <w:br/>
      </w:r>
      <w:r w:rsidRPr="00F32571">
        <w:t>(605) 256-3541</w:t>
      </w:r>
    </w:p>
    <w:p w14:paraId="767DE25A" w14:textId="77777777" w:rsidR="004D48FA" w:rsidRDefault="004D48FA" w:rsidP="007B09B8">
      <w:pPr>
        <w:pStyle w:val="Heading3"/>
      </w:pPr>
      <w:bookmarkStart w:id="497" w:name="_Toc404097901"/>
      <w:bookmarkStart w:id="498" w:name="_Toc461554925"/>
      <w:r>
        <w:t>Shopko</w:t>
      </w:r>
      <w:bookmarkEnd w:id="497"/>
      <w:bookmarkEnd w:id="498"/>
    </w:p>
    <w:p w14:paraId="56619DB7" w14:textId="77777777" w:rsidR="007274AC" w:rsidRPr="007274AC" w:rsidRDefault="007274AC" w:rsidP="007B09B8">
      <w:r>
        <w:rPr>
          <w:rFonts w:ascii="Arial" w:hAnsi="Arial" w:cs="Arial"/>
          <w:color w:val="222222"/>
          <w:sz w:val="20"/>
          <w:szCs w:val="20"/>
          <w:shd w:val="clear" w:color="auto" w:fill="FFFFFF"/>
        </w:rPr>
        <w:t>800 Washington Ave S</w:t>
      </w:r>
      <w:r>
        <w:rPr>
          <w:rFonts w:ascii="Arial" w:hAnsi="Arial" w:cs="Arial"/>
          <w:color w:val="222222"/>
          <w:sz w:val="20"/>
          <w:szCs w:val="20"/>
          <w:shd w:val="clear" w:color="auto" w:fill="FFFFFF"/>
        </w:rPr>
        <w:br/>
      </w:r>
      <w:r>
        <w:t>position (Name)</w:t>
      </w:r>
      <w:r>
        <w:br/>
      </w:r>
      <w:r w:rsidRPr="007274AC">
        <w:t>(605) 256-6169</w:t>
      </w:r>
    </w:p>
    <w:p w14:paraId="79EC5B9B" w14:textId="77777777" w:rsidR="004D48FA" w:rsidRDefault="004D48FA" w:rsidP="007B09B8">
      <w:pPr>
        <w:pStyle w:val="Heading3"/>
      </w:pPr>
      <w:bookmarkStart w:id="499" w:name="_Toc404097902"/>
      <w:bookmarkStart w:id="500" w:name="_Toc461554926"/>
      <w:proofErr w:type="spellStart"/>
      <w:r>
        <w:t>McD</w:t>
      </w:r>
      <w:proofErr w:type="spellEnd"/>
      <w:r>
        <w:t>?</w:t>
      </w:r>
      <w:bookmarkEnd w:id="499"/>
      <w:bookmarkEnd w:id="500"/>
    </w:p>
    <w:p w14:paraId="7B833940" w14:textId="77777777" w:rsidR="004D48FA" w:rsidRDefault="004D48FA" w:rsidP="007B09B8">
      <w:pPr>
        <w:pStyle w:val="Heading3"/>
      </w:pPr>
      <w:bookmarkStart w:id="501" w:name="_Toc404097903"/>
      <w:bookmarkStart w:id="502" w:name="_Toc461554927"/>
      <w:proofErr w:type="spellStart"/>
      <w:r>
        <w:t>Lazor</w:t>
      </w:r>
      <w:proofErr w:type="spellEnd"/>
      <w:r>
        <w:t xml:space="preserve"> </w:t>
      </w:r>
      <w:proofErr w:type="gramStart"/>
      <w:r>
        <w:t>Tag :D</w:t>
      </w:r>
      <w:bookmarkEnd w:id="501"/>
      <w:bookmarkEnd w:id="502"/>
      <w:proofErr w:type="gramEnd"/>
    </w:p>
    <w:p w14:paraId="74383479" w14:textId="77777777" w:rsidR="004D48FA" w:rsidRDefault="004D48FA" w:rsidP="007B09B8">
      <w:pPr>
        <w:pStyle w:val="Heading3"/>
      </w:pPr>
      <w:bookmarkStart w:id="503" w:name="_Toc404097904"/>
      <w:bookmarkStart w:id="504" w:name="_Toc461554928"/>
      <w:r>
        <w:t>LOOPYS</w:t>
      </w:r>
      <w:bookmarkEnd w:id="503"/>
      <w:bookmarkEnd w:id="504"/>
    </w:p>
    <w:p w14:paraId="2B41F946" w14:textId="77777777" w:rsidR="007274AC" w:rsidRPr="007274AC" w:rsidRDefault="007274AC" w:rsidP="007B09B8">
      <w:r w:rsidRPr="007274AC">
        <w:t>101 N Egan Ave</w:t>
      </w:r>
      <w:r>
        <w:br/>
      </w:r>
      <w:r>
        <w:rPr>
          <w:shd w:val="clear" w:color="auto" w:fill="FFFFFF"/>
        </w:rPr>
        <w:t>Position (Name)</w:t>
      </w:r>
      <w:r>
        <w:rPr>
          <w:shd w:val="clear" w:color="auto" w:fill="FFFFFF"/>
        </w:rPr>
        <w:br/>
      </w:r>
      <w:r>
        <w:rPr>
          <w:shd w:val="clear" w:color="auto" w:fill="FFFFFF"/>
        </w:rPr>
        <w:t>(605) 256-2699</w:t>
      </w:r>
      <w:r>
        <w:rPr>
          <w:shd w:val="clear" w:color="auto" w:fill="FFFFFF"/>
        </w:rPr>
        <w:br/>
      </w:r>
      <w:r>
        <w:t>4/16/2014</w:t>
      </w:r>
    </w:p>
    <w:p w14:paraId="1D04BAE3" w14:textId="77777777" w:rsidR="00FF148B" w:rsidRDefault="00FF148B" w:rsidP="007B09B8">
      <w:pPr>
        <w:pStyle w:val="Heading2"/>
      </w:pPr>
      <w:bookmarkStart w:id="505" w:name="_Hotel_Information"/>
      <w:bookmarkStart w:id="506" w:name="_Toc404097905"/>
      <w:bookmarkStart w:id="507" w:name="_Toc461554929"/>
      <w:bookmarkEnd w:id="505"/>
      <w:r>
        <w:t>Hotel Information</w:t>
      </w:r>
      <w:bookmarkEnd w:id="506"/>
      <w:bookmarkEnd w:id="507"/>
    </w:p>
    <w:p w14:paraId="598262BE" w14:textId="77777777" w:rsidR="00FF148B" w:rsidRDefault="00FF148B" w:rsidP="007B09B8">
      <w:pPr>
        <w:pStyle w:val="Heading3"/>
      </w:pPr>
      <w:bookmarkStart w:id="508" w:name="_Toc404097906"/>
      <w:bookmarkStart w:id="509" w:name="_Toc461554930"/>
      <w:r w:rsidRPr="007B09B8">
        <w:t>Super</w:t>
      </w:r>
      <w:r>
        <w:t xml:space="preserve"> 8 Madison</w:t>
      </w:r>
      <w:bookmarkEnd w:id="508"/>
      <w:bookmarkEnd w:id="509"/>
    </w:p>
    <w:p w14:paraId="7A12E96A" w14:textId="77777777" w:rsidR="00FF148B" w:rsidRDefault="00FF148B" w:rsidP="007B09B8">
      <w:pPr>
        <w:pStyle w:val="NoSpacing"/>
      </w:pPr>
      <w:r>
        <w:t>219 N Highland Ave.</w:t>
      </w:r>
    </w:p>
    <w:p w14:paraId="429171E8" w14:textId="77777777" w:rsidR="00FF148B" w:rsidRDefault="00FF148B" w:rsidP="007B09B8">
      <w:pPr>
        <w:pStyle w:val="NoSpacing"/>
      </w:pPr>
      <w:r>
        <w:t>Madison SD, 57042</w:t>
      </w:r>
    </w:p>
    <w:p w14:paraId="60CBA86C" w14:textId="77777777" w:rsidR="00FF148B" w:rsidRDefault="00FF148B" w:rsidP="007B09B8">
      <w:pPr>
        <w:pStyle w:val="NoSpacing"/>
      </w:pPr>
      <w:r>
        <w:t>(605) 256-6931</w:t>
      </w:r>
    </w:p>
    <w:p w14:paraId="00091A98" w14:textId="77777777" w:rsidR="00FF148B" w:rsidRDefault="00FF148B" w:rsidP="007B09B8">
      <w:pPr>
        <w:pStyle w:val="Heading3"/>
      </w:pPr>
      <w:bookmarkStart w:id="510" w:name="_Toc404097907"/>
      <w:bookmarkStart w:id="511" w:name="_Toc461554931"/>
      <w:proofErr w:type="spellStart"/>
      <w:r>
        <w:t>AmericInn</w:t>
      </w:r>
      <w:proofErr w:type="spellEnd"/>
      <w:r>
        <w:t xml:space="preserve"> Lodge &amp; Suites</w:t>
      </w:r>
      <w:bookmarkEnd w:id="510"/>
      <w:bookmarkEnd w:id="511"/>
    </w:p>
    <w:p w14:paraId="784DE726" w14:textId="77777777" w:rsidR="00FF148B" w:rsidRDefault="00FF148B" w:rsidP="007B09B8">
      <w:pPr>
        <w:pStyle w:val="NoSpacing"/>
      </w:pPr>
      <w:r>
        <w:t>504 10th St SE</w:t>
      </w:r>
    </w:p>
    <w:p w14:paraId="5FA983E8" w14:textId="77777777" w:rsidR="00FF148B" w:rsidRDefault="00FF148B" w:rsidP="007B09B8">
      <w:pPr>
        <w:pStyle w:val="NoSpacing"/>
      </w:pPr>
      <w:r>
        <w:t>Madison, SD 57042</w:t>
      </w:r>
    </w:p>
    <w:p w14:paraId="05364083" w14:textId="77777777" w:rsidR="00FF148B" w:rsidRDefault="00FF148B" w:rsidP="007B09B8">
      <w:pPr>
        <w:pStyle w:val="NoSpacing"/>
      </w:pPr>
      <w:r>
        <w:t>(605) 256-3076</w:t>
      </w:r>
    </w:p>
    <w:p w14:paraId="0D55A448" w14:textId="77777777" w:rsidR="00FF148B" w:rsidRDefault="00FF148B" w:rsidP="007B09B8">
      <w:pPr>
        <w:pStyle w:val="Heading3"/>
      </w:pPr>
      <w:bookmarkStart w:id="512" w:name="_Toc404097908"/>
      <w:bookmarkStart w:id="513" w:name="_Toc461554932"/>
      <w:r>
        <w:t>Lakes Lodge</w:t>
      </w:r>
      <w:bookmarkEnd w:id="512"/>
      <w:bookmarkEnd w:id="513"/>
    </w:p>
    <w:p w14:paraId="298C0499" w14:textId="77777777" w:rsidR="006C1354" w:rsidRDefault="006C1354" w:rsidP="007B09B8">
      <w:pPr>
        <w:pStyle w:val="NoSpacing"/>
      </w:pPr>
      <w:r>
        <w:t>19 Golf Drive</w:t>
      </w:r>
    </w:p>
    <w:p w14:paraId="7B991C06" w14:textId="77777777" w:rsidR="006C1354" w:rsidRDefault="006C1354" w:rsidP="007B09B8">
      <w:pPr>
        <w:pStyle w:val="NoSpacing"/>
      </w:pPr>
      <w:r>
        <w:t>Wentworth, SD 57075</w:t>
      </w:r>
    </w:p>
    <w:p w14:paraId="3BD50618" w14:textId="77777777" w:rsidR="006C1354" w:rsidRDefault="006C1354" w:rsidP="007B09B8">
      <w:pPr>
        <w:pStyle w:val="NoSpacing"/>
      </w:pPr>
      <w:r>
        <w:t>(605) 483-3544</w:t>
      </w:r>
    </w:p>
    <w:p w14:paraId="7657A08E" w14:textId="77777777" w:rsidR="00F32571" w:rsidRPr="00F32571" w:rsidRDefault="00F32571" w:rsidP="007B09B8"/>
    <w:p w14:paraId="1AB75FA0" w14:textId="77777777" w:rsidR="007B09B8" w:rsidRDefault="00FF148B" w:rsidP="007B09B8">
      <w:pPr>
        <w:pStyle w:val="Heading3"/>
        <w:sectPr w:rsidR="007B09B8" w:rsidSect="007B09B8">
          <w:type w:val="continuous"/>
          <w:pgSz w:w="12240" w:h="15840"/>
          <w:pgMar w:top="1440" w:right="1440" w:bottom="1440" w:left="1440" w:header="720" w:footer="720" w:gutter="0"/>
          <w:cols w:num="2" w:space="720"/>
          <w:docGrid w:linePitch="360"/>
        </w:sectPr>
      </w:pPr>
      <w:bookmarkStart w:id="514" w:name="_Toc404097909"/>
      <w:bookmarkStart w:id="515" w:name="_Toc461554933"/>
      <w:r>
        <w:t xml:space="preserve">Camp </w:t>
      </w:r>
      <w:proofErr w:type="spellStart"/>
      <w:r>
        <w:t>Lakodia</w:t>
      </w:r>
      <w:proofErr w:type="spellEnd"/>
      <w:r>
        <w:t>?</w:t>
      </w:r>
      <w:bookmarkEnd w:id="514"/>
      <w:bookmarkEnd w:id="515"/>
    </w:p>
    <w:p w14:paraId="07DC304E" w14:textId="77777777" w:rsidR="00CD2A89" w:rsidRDefault="00CD2A89" w:rsidP="00FF148B">
      <w:pPr>
        <w:pStyle w:val="Heading3"/>
        <w:ind w:left="720"/>
      </w:pPr>
      <w:r>
        <w:br w:type="page"/>
      </w:r>
    </w:p>
    <w:p w14:paraId="2535D623" w14:textId="77777777" w:rsidR="008222C1" w:rsidRDefault="006570D9" w:rsidP="006570D9">
      <w:pPr>
        <w:pStyle w:val="Heading1"/>
      </w:pPr>
      <w:bookmarkStart w:id="516" w:name="_Toc404097910"/>
      <w:bookmarkStart w:id="517" w:name="_Toc461554934"/>
      <w:r>
        <w:lastRenderedPageBreak/>
        <w:t>SVN</w:t>
      </w:r>
      <w:bookmarkEnd w:id="516"/>
      <w:bookmarkEnd w:id="517"/>
    </w:p>
    <w:p w14:paraId="1D64C03A" w14:textId="77777777" w:rsidR="008222C1" w:rsidRDefault="008222C1" w:rsidP="0043162F">
      <w:pPr>
        <w:pStyle w:val="Heading2"/>
        <w:ind w:left="720"/>
      </w:pPr>
      <w:bookmarkStart w:id="518" w:name="_Toc404097911"/>
      <w:bookmarkStart w:id="519" w:name="_Toc461554935"/>
      <w:r>
        <w:t>Overview</w:t>
      </w:r>
      <w:bookmarkEnd w:id="518"/>
      <w:bookmarkEnd w:id="519"/>
    </w:p>
    <w:p w14:paraId="3D2F3DCC" w14:textId="77777777" w:rsidR="001D5533" w:rsidRDefault="001D5533" w:rsidP="00343CF8">
      <w:pPr>
        <w:ind w:left="720"/>
      </w:pPr>
      <w:r>
        <w:t xml:space="preserve">The </w:t>
      </w:r>
      <w:proofErr w:type="spellStart"/>
      <w:r>
        <w:t>Nanocon</w:t>
      </w:r>
      <w:proofErr w:type="spellEnd"/>
      <w:r>
        <w:t xml:space="preserve"> SVN contains all documents related to </w:t>
      </w:r>
      <w:proofErr w:type="spellStart"/>
      <w:r>
        <w:t>Nanocon</w:t>
      </w:r>
      <w:proofErr w:type="spellEnd"/>
      <w:r>
        <w:t xml:space="preserve">.  Currently we have everything from </w:t>
      </w:r>
      <w:proofErr w:type="spellStart"/>
      <w:r>
        <w:t>Nanocon</w:t>
      </w:r>
      <w:proofErr w:type="spellEnd"/>
      <w:r>
        <w:t xml:space="preserve"> 7 to the present.  </w:t>
      </w:r>
      <w:r w:rsidR="008A70EE">
        <w:t>The repository works both on and off campus.</w:t>
      </w:r>
      <w:r w:rsidR="00E52596">
        <w:t xml:space="preserve"> </w:t>
      </w:r>
    </w:p>
    <w:p w14:paraId="586294F2" w14:textId="77777777" w:rsidR="001D5533" w:rsidRDefault="001D5533" w:rsidP="00343CF8">
      <w:pPr>
        <w:ind w:left="720"/>
      </w:pPr>
      <w:r>
        <w:t xml:space="preserve">The SVN will contain a static version of the website for the associated year.  </w:t>
      </w:r>
    </w:p>
    <w:p w14:paraId="58F8FFF3" w14:textId="77777777" w:rsidR="001D5533" w:rsidRDefault="001D5533" w:rsidP="00343CF8">
      <w:pPr>
        <w:ind w:left="720"/>
      </w:pPr>
      <w:r>
        <w:t>Email should be archived in the folder for the respective year.</w:t>
      </w:r>
    </w:p>
    <w:p w14:paraId="637FE6AA" w14:textId="77777777" w:rsidR="00AE12E3" w:rsidRDefault="00AE12E3" w:rsidP="00343CF8">
      <w:pPr>
        <w:pStyle w:val="Heading3"/>
        <w:ind w:left="1440"/>
      </w:pPr>
      <w:bookmarkStart w:id="520" w:name="_Toc404097912"/>
      <w:bookmarkStart w:id="521" w:name="_Toc461554936"/>
      <w:r>
        <w:t>Permission to Access</w:t>
      </w:r>
      <w:bookmarkEnd w:id="520"/>
      <w:bookmarkEnd w:id="521"/>
    </w:p>
    <w:p w14:paraId="3CC0FC59" w14:textId="77777777" w:rsidR="00AE12E3" w:rsidRDefault="00AE12E3" w:rsidP="00343CF8">
      <w:pPr>
        <w:ind w:left="1440"/>
      </w:pPr>
      <w:proofErr w:type="gramStart"/>
      <w:r>
        <w:t>In order to</w:t>
      </w:r>
      <w:proofErr w:type="gramEnd"/>
      <w:r>
        <w:t xml:space="preserve"> use the SVN, the person needs to have an active DSU email.  All names need to be submitted to the Gaming Club Advisor (Glen</w:t>
      </w:r>
      <w:ins w:id="522" w:author="Rachel Groth" w:date="2016-09-07T18:51:00Z">
        <w:r w:rsidR="00090863">
          <w:t>n</w:t>
        </w:r>
      </w:ins>
      <w:r>
        <w:t xml:space="preserve"> Berman), who in turn will forward the names to the Director of Web Services</w:t>
      </w:r>
      <w:ins w:id="523" w:author="Rachel Groth" w:date="2016-09-07T18:51:00Z">
        <w:r w:rsidR="00090863">
          <w:t xml:space="preserve">. </w:t>
        </w:r>
      </w:ins>
      <w:del w:id="524" w:author="Rachel Groth" w:date="2016-09-07T18:51:00Z">
        <w:r w:rsidDel="00090863">
          <w:delText xml:space="preserve"> (Brent Van Aartsen).  </w:delText>
        </w:r>
      </w:del>
      <w:r>
        <w:t>The director will permit access to the SVN for the provided names.</w:t>
      </w:r>
    </w:p>
    <w:p w14:paraId="529DAE15" w14:textId="77777777" w:rsidR="001D5533" w:rsidRDefault="001D5533" w:rsidP="001D5533">
      <w:pPr>
        <w:pStyle w:val="Heading2"/>
        <w:ind w:left="720"/>
      </w:pPr>
      <w:bookmarkStart w:id="525" w:name="_Toc404097913"/>
      <w:bookmarkStart w:id="526" w:name="_Toc461554937"/>
      <w:r>
        <w:t>Setup</w:t>
      </w:r>
      <w:bookmarkEnd w:id="525"/>
      <w:bookmarkEnd w:id="526"/>
    </w:p>
    <w:p w14:paraId="062C4DF9" w14:textId="77777777" w:rsidR="00715522" w:rsidRDefault="00715522" w:rsidP="00343CF8">
      <w:pPr>
        <w:pStyle w:val="Heading3"/>
        <w:ind w:left="720"/>
      </w:pPr>
      <w:bookmarkStart w:id="527" w:name="_Toc404097914"/>
      <w:bookmarkStart w:id="528" w:name="_Toc461554938"/>
      <w:r>
        <w:t>Essential Information</w:t>
      </w:r>
      <w:bookmarkEnd w:id="527"/>
      <w:bookmarkEnd w:id="528"/>
    </w:p>
    <w:p w14:paraId="6CB803F9" w14:textId="77777777" w:rsidR="00BC0EEC" w:rsidRPr="00466607" w:rsidRDefault="00BC0EEC" w:rsidP="00343CF8">
      <w:pPr>
        <w:ind w:left="720"/>
      </w:pPr>
      <w:r>
        <w:t xml:space="preserve">This is </w:t>
      </w:r>
      <w:proofErr w:type="gramStart"/>
      <w:r>
        <w:t>a short list</w:t>
      </w:r>
      <w:proofErr w:type="gramEnd"/>
      <w:r>
        <w:t xml:space="preserve"> of information that is needed to setup the SVN, if you know how to.</w:t>
      </w:r>
    </w:p>
    <w:p w14:paraId="6A7D6256" w14:textId="77777777" w:rsidR="00715522" w:rsidRDefault="00715522" w:rsidP="00343CF8">
      <w:pPr>
        <w:pStyle w:val="Heading4"/>
        <w:ind w:left="1440"/>
      </w:pPr>
      <w:r>
        <w:t>The SVN location</w:t>
      </w:r>
    </w:p>
    <w:p w14:paraId="6732793F" w14:textId="77777777" w:rsidR="00715522" w:rsidRDefault="00756186" w:rsidP="00715522">
      <w:pPr>
        <w:pStyle w:val="NoSpacing"/>
        <w:ind w:left="1440"/>
      </w:pPr>
      <w:hyperlink r:id="rId34" w:history="1">
        <w:r w:rsidR="00715522" w:rsidRPr="00524DAB">
          <w:rPr>
            <w:rStyle w:val="Hyperlink"/>
          </w:rPr>
          <w:t>https://svn.dsu.edu/svn/nanocon/</w:t>
        </w:r>
      </w:hyperlink>
    </w:p>
    <w:p w14:paraId="16625755" w14:textId="77777777" w:rsidR="00715522" w:rsidRDefault="00715522" w:rsidP="00343CF8">
      <w:pPr>
        <w:pStyle w:val="Heading4"/>
        <w:ind w:left="1440"/>
      </w:pPr>
      <w:r>
        <w:t>Login Credentials</w:t>
      </w:r>
    </w:p>
    <w:p w14:paraId="55BD0B81" w14:textId="77777777" w:rsidR="00715522" w:rsidRPr="00466607" w:rsidRDefault="00715522" w:rsidP="00343CF8">
      <w:pPr>
        <w:ind w:left="1440"/>
      </w:pPr>
      <w:r>
        <w:t>It’s your DSU username (</w:t>
      </w:r>
      <w:proofErr w:type="spellStart"/>
      <w:r>
        <w:t>eg</w:t>
      </w:r>
      <w:proofErr w:type="spellEnd"/>
      <w:r w:rsidR="00AE12E3">
        <w:t>.</w:t>
      </w:r>
      <w:r>
        <w:t xml:space="preserve"> </w:t>
      </w:r>
      <w:proofErr w:type="spellStart"/>
      <w:r>
        <w:t>cjhicks</w:t>
      </w:r>
      <w:proofErr w:type="spellEnd"/>
      <w:r>
        <w:t>) and your password</w:t>
      </w:r>
      <w:r w:rsidR="00E53E29">
        <w:t>, after you get permission to use it.</w:t>
      </w:r>
    </w:p>
    <w:p w14:paraId="506F3379" w14:textId="77777777" w:rsidR="001D5533" w:rsidRDefault="007C5901" w:rsidP="00343CF8">
      <w:pPr>
        <w:pStyle w:val="Heading3"/>
        <w:ind w:left="720"/>
      </w:pPr>
      <w:bookmarkStart w:id="529" w:name="_Toc404097915"/>
      <w:bookmarkStart w:id="530" w:name="_Toc461554939"/>
      <w:r>
        <w:t>Getting on Computer</w:t>
      </w:r>
      <w:bookmarkEnd w:id="529"/>
      <w:bookmarkEnd w:id="530"/>
    </w:p>
    <w:p w14:paraId="55167A1A" w14:textId="77777777" w:rsidR="001D5533" w:rsidRDefault="001D5533" w:rsidP="00343CF8">
      <w:pPr>
        <w:pStyle w:val="Heading4"/>
        <w:ind w:left="1440"/>
      </w:pPr>
      <w:r>
        <w:t>Windows</w:t>
      </w:r>
    </w:p>
    <w:p w14:paraId="5A572CC8" w14:textId="77777777" w:rsidR="00715522" w:rsidRDefault="007C5901" w:rsidP="00343CF8">
      <w:pPr>
        <w:pStyle w:val="ListParagraph"/>
        <w:numPr>
          <w:ilvl w:val="0"/>
          <w:numId w:val="33"/>
        </w:numPr>
      </w:pPr>
      <w:r>
        <w:t xml:space="preserve">You can start by visiting the following website:  </w:t>
      </w:r>
      <w:hyperlink r:id="rId35" w:history="1">
        <w:r w:rsidRPr="007C5901">
          <w:rPr>
            <w:rStyle w:val="Hyperlink"/>
          </w:rPr>
          <w:t>http://tortoisesvn.net/downloads.html</w:t>
        </w:r>
      </w:hyperlink>
    </w:p>
    <w:p w14:paraId="5D5DDFBA" w14:textId="77777777" w:rsidR="007C5901" w:rsidRDefault="007C5901" w:rsidP="00343CF8">
      <w:pPr>
        <w:pStyle w:val="ListParagraph"/>
        <w:numPr>
          <w:ilvl w:val="0"/>
          <w:numId w:val="33"/>
        </w:numPr>
      </w:pPr>
      <w:r>
        <w:t>Click on the button that has your OS type (all DSU computers are 64-bit)</w:t>
      </w:r>
    </w:p>
    <w:p w14:paraId="755CD210" w14:textId="77777777" w:rsidR="007C5901" w:rsidRDefault="007C5901" w:rsidP="00343CF8">
      <w:pPr>
        <w:pStyle w:val="ListParagraph"/>
        <w:numPr>
          <w:ilvl w:val="0"/>
          <w:numId w:val="33"/>
        </w:numPr>
      </w:pPr>
      <w:r>
        <w:t>Once it is done downloading, open it up, and click on run.  The publisher should be Open Source Developer, Stefan KUENG.</w:t>
      </w:r>
    </w:p>
    <w:p w14:paraId="04F39472" w14:textId="77777777" w:rsidR="007C5901" w:rsidRDefault="007C5901" w:rsidP="00343CF8">
      <w:pPr>
        <w:pStyle w:val="ListParagraph"/>
        <w:numPr>
          <w:ilvl w:val="0"/>
          <w:numId w:val="33"/>
        </w:numPr>
      </w:pPr>
      <w:r>
        <w:t xml:space="preserve">Now do what you usually do with any other installer, hit next, I agree to terms, next, install etc.  </w:t>
      </w:r>
    </w:p>
    <w:p w14:paraId="0F928ACC" w14:textId="77777777" w:rsidR="007C5901" w:rsidRDefault="00BB2677" w:rsidP="00343CF8">
      <w:pPr>
        <w:pStyle w:val="ListParagraph"/>
        <w:numPr>
          <w:ilvl w:val="0"/>
          <w:numId w:val="33"/>
        </w:numPr>
      </w:pPr>
      <w:r>
        <w:t>Once it finishes installing, go ahead and hit finish.</w:t>
      </w:r>
    </w:p>
    <w:p w14:paraId="03E35C20" w14:textId="77777777" w:rsidR="00BB2677" w:rsidRDefault="00BB2677" w:rsidP="00343CF8">
      <w:pPr>
        <w:pStyle w:val="ListParagraph"/>
        <w:numPr>
          <w:ilvl w:val="0"/>
          <w:numId w:val="33"/>
        </w:numPr>
      </w:pPr>
      <w:r>
        <w:t xml:space="preserve">Now, we need to </w:t>
      </w:r>
      <w:proofErr w:type="gramStart"/>
      <w:r>
        <w:t>actually get</w:t>
      </w:r>
      <w:proofErr w:type="gramEnd"/>
      <w:r>
        <w:t xml:space="preserve"> the files from the SVN.</w:t>
      </w:r>
    </w:p>
    <w:p w14:paraId="4451EAF3" w14:textId="77777777" w:rsidR="000C62AB" w:rsidRDefault="000C62AB" w:rsidP="00343CF8">
      <w:pPr>
        <w:pStyle w:val="ListParagraph"/>
        <w:numPr>
          <w:ilvl w:val="0"/>
          <w:numId w:val="33"/>
        </w:numPr>
      </w:pPr>
      <w:proofErr w:type="gramStart"/>
      <w:r>
        <w:t>In order to</w:t>
      </w:r>
      <w:proofErr w:type="gramEnd"/>
      <w:r>
        <w:t xml:space="preserve"> do that you should open up Explorer and n</w:t>
      </w:r>
      <w:r w:rsidR="00BB2677">
        <w:t>avigate to where you would like to put the SVN at</w:t>
      </w:r>
      <w:r>
        <w:t xml:space="preserve">.  </w:t>
      </w:r>
    </w:p>
    <w:p w14:paraId="15AF5661" w14:textId="77777777" w:rsidR="000C62AB" w:rsidRDefault="000C62AB" w:rsidP="00343CF8">
      <w:pPr>
        <w:pStyle w:val="ListParagraph"/>
        <w:numPr>
          <w:ilvl w:val="1"/>
          <w:numId w:val="33"/>
        </w:numPr>
      </w:pPr>
      <w:r>
        <w:t xml:space="preserve">Please do note that the SVN will </w:t>
      </w:r>
      <w:r w:rsidR="00BC0EEC">
        <w:t xml:space="preserve">not </w:t>
      </w:r>
      <w:r>
        <w:t xml:space="preserve">create a folder with all the </w:t>
      </w:r>
      <w:proofErr w:type="spellStart"/>
      <w:r>
        <w:t>Nanocon</w:t>
      </w:r>
      <w:proofErr w:type="spellEnd"/>
      <w:r>
        <w:t xml:space="preserve"> stuff in it, so you d</w:t>
      </w:r>
      <w:r w:rsidR="00BC0EEC">
        <w:t xml:space="preserve">o </w:t>
      </w:r>
      <w:r>
        <w:t>need to create a folder specifically for all the stuff.</w:t>
      </w:r>
    </w:p>
    <w:p w14:paraId="02918283" w14:textId="77777777" w:rsidR="000C62AB" w:rsidRDefault="00BB2677" w:rsidP="00343CF8">
      <w:pPr>
        <w:pStyle w:val="ListParagraph"/>
        <w:numPr>
          <w:ilvl w:val="0"/>
          <w:numId w:val="33"/>
        </w:numPr>
      </w:pPr>
      <w:r>
        <w:lastRenderedPageBreak/>
        <w:t>Once you are there, you need to right click and click on the SVN Checkout menu option</w:t>
      </w:r>
      <w:r w:rsidR="000C62AB">
        <w:t xml:space="preserve"> (</w:t>
      </w:r>
      <w:r w:rsidR="000C62AB">
        <w:rPr>
          <w:noProof/>
        </w:rPr>
        <w:drawing>
          <wp:inline distT="0" distB="0" distL="0" distR="0" wp14:anchorId="1E28C504" wp14:editId="1D1AF35C">
            <wp:extent cx="2095500" cy="228600"/>
            <wp:effectExtent l="0" t="0" r="0" b="0"/>
            <wp:docPr id="14" name="Picture 14" descr="This menu item has the text &quot;SVN Checkout ...&quot;  &#10;&#10;There is a yellow cylander with a green arrow coming out of it and pointing outwards towards the bottom left corner." title="SVN Checkout Menu 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95500" cy="228600"/>
                    </a:xfrm>
                    <a:prstGeom prst="rect">
                      <a:avLst/>
                    </a:prstGeom>
                  </pic:spPr>
                </pic:pic>
              </a:graphicData>
            </a:graphic>
          </wp:inline>
        </w:drawing>
      </w:r>
      <w:r w:rsidR="000C62AB">
        <w:t>)</w:t>
      </w:r>
      <w:r>
        <w:t xml:space="preserve">.  </w:t>
      </w:r>
    </w:p>
    <w:p w14:paraId="234882B4" w14:textId="77777777" w:rsidR="00BB2677" w:rsidRDefault="000C62AB" w:rsidP="00343CF8">
      <w:pPr>
        <w:pStyle w:val="ListParagraph"/>
        <w:numPr>
          <w:ilvl w:val="1"/>
          <w:numId w:val="33"/>
        </w:numPr>
      </w:pPr>
      <w:r>
        <w:t>If you done get that option, something went wrong with the install, so you should go and ask someone from the NPC to help you out.</w:t>
      </w:r>
    </w:p>
    <w:p w14:paraId="2FCB0631" w14:textId="77777777" w:rsidR="00DB7F26" w:rsidRDefault="00DB7F26" w:rsidP="00343CF8">
      <w:pPr>
        <w:pStyle w:val="ListParagraph"/>
        <w:numPr>
          <w:ilvl w:val="0"/>
          <w:numId w:val="33"/>
        </w:numPr>
      </w:pPr>
      <w:r>
        <w:t>A checkout window will pop up.  You should fill it in as shown below.  Your Checkout Directory might be different.</w:t>
      </w:r>
    </w:p>
    <w:p w14:paraId="1AB94545" w14:textId="77777777" w:rsidR="00DB7F26" w:rsidRDefault="00DB7F26" w:rsidP="00343CF8">
      <w:pPr>
        <w:pStyle w:val="ListParagraph"/>
        <w:numPr>
          <w:ilvl w:val="1"/>
          <w:numId w:val="33"/>
        </w:numPr>
      </w:pPr>
      <w:r>
        <w:rPr>
          <w:noProof/>
        </w:rPr>
        <w:drawing>
          <wp:inline distT="0" distB="0" distL="0" distR="0" wp14:anchorId="2DF6E026" wp14:editId="7301CF78">
            <wp:extent cx="4467225" cy="3676650"/>
            <wp:effectExtent l="0" t="0" r="9525" b="0"/>
            <wp:docPr id="17" name="Picture 17" descr="This is the checkout window.  &#10;&#10;On here there are 3 groups of controls.  The first group, called Repository, has 3 fields in it.  The first field is called URL of repository.  In this field you should have the following url in it:  https://svn.dsu.edu/svn/nanocon/&#10;&#10;The second field is where you specify where you want the repository to be stored at.  Once again this might be different from what I have.&#10;&#10;The rest of the controls and field boxes should be at the default values, here are the default values:&#10;&#10;The first Groupbox third control is a checkbox, that I'm not quite sure what it does, but in this image it is a greyed out empty checkbox.&#10;&#10;In the 2nd control group is called Checkout Depth.  There are three items here.  &#10;The first one is a dropdown, which should be set to Fully Recursive.  &#10;&#10;Then there is a checkbox that says &quot;Omit Externals&quot;.  This shouldn't be checked.&#10;&#10;The third is a button that says &quot;Choose Items&quot;, This button can be safely ignored.&#10;&#10;The third control group is called Revision.  there are a couple of options here.  &#10;&#10;There is a radio group with two choices.  &#10;&#10;The first choice, called HEAD revision should be choosen by default, if not go ahead and choose it.  &#10;&#10;The second choice has a textbox and a button called &quot;show log&quot;.  These fields can be safely ignored.&#10;&#10;At the bottom, go ahead and press OK." title="Checkou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67225" cy="3676650"/>
                    </a:xfrm>
                    <a:prstGeom prst="rect">
                      <a:avLst/>
                    </a:prstGeom>
                  </pic:spPr>
                </pic:pic>
              </a:graphicData>
            </a:graphic>
          </wp:inline>
        </w:drawing>
      </w:r>
    </w:p>
    <w:p w14:paraId="50A315C6" w14:textId="77777777" w:rsidR="008B38C1" w:rsidRDefault="008B38C1" w:rsidP="00343CF8">
      <w:pPr>
        <w:pStyle w:val="ListParagraph"/>
        <w:numPr>
          <w:ilvl w:val="0"/>
          <w:numId w:val="33"/>
        </w:numPr>
      </w:pPr>
      <w:r>
        <w:t>Once you are done, hit the OK button.</w:t>
      </w:r>
    </w:p>
    <w:p w14:paraId="1B871F21" w14:textId="77777777" w:rsidR="008B38C1" w:rsidRDefault="008B38C1" w:rsidP="00343CF8">
      <w:pPr>
        <w:pStyle w:val="ListParagraph"/>
        <w:numPr>
          <w:ilvl w:val="0"/>
          <w:numId w:val="33"/>
        </w:numPr>
      </w:pPr>
      <w:r>
        <w:t xml:space="preserve">Another window will popup, with the title of </w:t>
      </w:r>
      <w:r w:rsidR="00BC0EEC">
        <w:t>“</w:t>
      </w:r>
      <w:proofErr w:type="spellStart"/>
      <w:r>
        <w:t>nanocon</w:t>
      </w:r>
      <w:proofErr w:type="spellEnd"/>
      <w:r>
        <w:t xml:space="preserve"> – Checkout – </w:t>
      </w:r>
      <w:proofErr w:type="spellStart"/>
      <w:r>
        <w:t>TortoiseSVN</w:t>
      </w:r>
      <w:proofErr w:type="spellEnd"/>
      <w:r w:rsidR="00BC0EEC">
        <w:t>”</w:t>
      </w:r>
      <w:r>
        <w:t xml:space="preserve">, as shown below.  </w:t>
      </w:r>
      <w:r w:rsidR="00BC0EEC">
        <w:t xml:space="preserve">There isn’t much to this window.  It is basically showing you all the files that it has synced from the server in a list.  </w:t>
      </w:r>
    </w:p>
    <w:p w14:paraId="29C1F26E" w14:textId="77777777" w:rsidR="00BC0EEC" w:rsidRDefault="00BC0EEC" w:rsidP="00343CF8">
      <w:pPr>
        <w:pStyle w:val="ListParagraph"/>
        <w:numPr>
          <w:ilvl w:val="1"/>
          <w:numId w:val="33"/>
        </w:numPr>
      </w:pPr>
      <w:r>
        <w:rPr>
          <w:noProof/>
        </w:rPr>
        <w:drawing>
          <wp:inline distT="0" distB="0" distL="0" distR="0" wp14:anchorId="27811B3E" wp14:editId="1EFEDBB0">
            <wp:extent cx="4152900" cy="1917610"/>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00019" cy="1939367"/>
                    </a:xfrm>
                    <a:prstGeom prst="rect">
                      <a:avLst/>
                    </a:prstGeom>
                  </pic:spPr>
                </pic:pic>
              </a:graphicData>
            </a:graphic>
          </wp:inline>
        </w:drawing>
      </w:r>
    </w:p>
    <w:p w14:paraId="107E3DB5" w14:textId="77777777" w:rsidR="00BC0EEC" w:rsidRDefault="00BC0EEC" w:rsidP="00343CF8">
      <w:pPr>
        <w:pStyle w:val="ListParagraph"/>
        <w:numPr>
          <w:ilvl w:val="0"/>
          <w:numId w:val="33"/>
        </w:numPr>
      </w:pPr>
      <w:r>
        <w:lastRenderedPageBreak/>
        <w:t xml:space="preserve">Once it is done syncing </w:t>
      </w:r>
      <w:proofErr w:type="gramStart"/>
      <w:r>
        <w:t>all of</w:t>
      </w:r>
      <w:proofErr w:type="gramEnd"/>
      <w:r>
        <w:t xml:space="preserve"> the details, the OK button will be enabled, and you can click it to close out of it.</w:t>
      </w:r>
    </w:p>
    <w:p w14:paraId="5611F0C4" w14:textId="77777777" w:rsidR="00BC0EEC" w:rsidRDefault="00BC0EEC" w:rsidP="00343CF8">
      <w:pPr>
        <w:pStyle w:val="ListParagraph"/>
        <w:numPr>
          <w:ilvl w:val="0"/>
          <w:numId w:val="33"/>
        </w:numPr>
      </w:pPr>
      <w:r>
        <w:t>Now if you try navigating to the place you put the SVN, you should see all the files from there.</w:t>
      </w:r>
    </w:p>
    <w:p w14:paraId="094E68E5" w14:textId="77777777" w:rsidR="001D5533" w:rsidRDefault="001D5533" w:rsidP="00343CF8">
      <w:pPr>
        <w:pStyle w:val="Heading4"/>
        <w:ind w:left="1440"/>
      </w:pPr>
      <w:r>
        <w:t>Mac</w:t>
      </w:r>
    </w:p>
    <w:p w14:paraId="201ADCEE" w14:textId="3712B8D2" w:rsidR="00BF144D" w:rsidRDefault="00BF144D" w:rsidP="00BF144D">
      <w:pPr>
        <w:ind w:left="1440"/>
      </w:pPr>
      <w:r>
        <w:t>Here is a rough outline provided by Brian Rushing.</w:t>
      </w:r>
    </w:p>
    <w:p w14:paraId="419A51BB" w14:textId="77777777" w:rsidR="00BF144D" w:rsidRDefault="00BF144D" w:rsidP="000E3873">
      <w:pPr>
        <w:pStyle w:val="NoSpacing"/>
        <w:numPr>
          <w:ilvl w:val="0"/>
          <w:numId w:val="35"/>
        </w:numPr>
      </w:pPr>
      <w:r>
        <w:t>open terminal</w:t>
      </w:r>
    </w:p>
    <w:p w14:paraId="583E4069" w14:textId="77777777" w:rsidR="00BF144D" w:rsidRDefault="00BF144D" w:rsidP="000E3873">
      <w:pPr>
        <w:pStyle w:val="NoSpacing"/>
        <w:numPr>
          <w:ilvl w:val="1"/>
          <w:numId w:val="35"/>
        </w:numPr>
      </w:pPr>
      <w:r>
        <w:t>navigate to desktop</w:t>
      </w:r>
    </w:p>
    <w:p w14:paraId="6739CEF0" w14:textId="77777777" w:rsidR="00BF144D" w:rsidRDefault="00BF144D" w:rsidP="000E3873">
      <w:pPr>
        <w:pStyle w:val="NoSpacing"/>
        <w:numPr>
          <w:ilvl w:val="1"/>
          <w:numId w:val="35"/>
        </w:numPr>
      </w:pPr>
      <w:r>
        <w:t>cd ~/Desktop</w:t>
      </w:r>
    </w:p>
    <w:p w14:paraId="2FC4C260" w14:textId="77777777" w:rsidR="00BF144D" w:rsidRDefault="00BF144D" w:rsidP="000E3873">
      <w:pPr>
        <w:pStyle w:val="NoSpacing"/>
        <w:numPr>
          <w:ilvl w:val="0"/>
          <w:numId w:val="35"/>
        </w:numPr>
      </w:pPr>
      <w:r>
        <w:t>type out the following</w:t>
      </w:r>
    </w:p>
    <w:p w14:paraId="2A61BA03" w14:textId="77777777" w:rsidR="00BF144D" w:rsidRDefault="00BF144D" w:rsidP="000E3873">
      <w:pPr>
        <w:pStyle w:val="NoSpacing"/>
        <w:numPr>
          <w:ilvl w:val="1"/>
          <w:numId w:val="35"/>
        </w:numPr>
      </w:pPr>
      <w:proofErr w:type="spellStart"/>
      <w:r>
        <w:t>svn</w:t>
      </w:r>
      <w:proofErr w:type="spellEnd"/>
      <w:r>
        <w:t xml:space="preserve"> checkout http://svn.dsu.edu/svn/nanocon</w:t>
      </w:r>
    </w:p>
    <w:p w14:paraId="0229D677" w14:textId="77777777" w:rsidR="00BF144D" w:rsidRDefault="00BF144D" w:rsidP="000E3873">
      <w:pPr>
        <w:pStyle w:val="NoSpacing"/>
        <w:numPr>
          <w:ilvl w:val="0"/>
          <w:numId w:val="35"/>
        </w:numPr>
      </w:pPr>
      <w:r>
        <w:t xml:space="preserve">This should create folder on desktop called </w:t>
      </w:r>
      <w:proofErr w:type="spellStart"/>
      <w:r>
        <w:t>svn</w:t>
      </w:r>
      <w:proofErr w:type="spellEnd"/>
      <w:r>
        <w:t>.  it will show a bunch of file downloads</w:t>
      </w:r>
    </w:p>
    <w:p w14:paraId="1A1550C0" w14:textId="77777777" w:rsidR="00BF144D" w:rsidRDefault="00BF144D" w:rsidP="000E3873">
      <w:pPr>
        <w:pStyle w:val="NoSpacing"/>
        <w:numPr>
          <w:ilvl w:val="1"/>
          <w:numId w:val="35"/>
        </w:numPr>
      </w:pPr>
      <w:r>
        <w:t>once done it will say complete.</w:t>
      </w:r>
    </w:p>
    <w:p w14:paraId="3EC78E19" w14:textId="77777777" w:rsidR="00BF144D" w:rsidRDefault="00BF144D" w:rsidP="000E3873">
      <w:pPr>
        <w:pStyle w:val="NoSpacing"/>
        <w:numPr>
          <w:ilvl w:val="0"/>
          <w:numId w:val="35"/>
        </w:numPr>
      </w:pPr>
      <w:r>
        <w:t xml:space="preserve">You should now be able to go to the </w:t>
      </w:r>
      <w:proofErr w:type="spellStart"/>
      <w:r>
        <w:t>nanocon</w:t>
      </w:r>
      <w:proofErr w:type="spellEnd"/>
      <w:r>
        <w:t xml:space="preserve"> folder on your desktop.</w:t>
      </w:r>
    </w:p>
    <w:p w14:paraId="08A33658" w14:textId="77777777" w:rsidR="00BF144D" w:rsidRDefault="00BF144D" w:rsidP="000E3873">
      <w:pPr>
        <w:pStyle w:val="NoSpacing"/>
        <w:numPr>
          <w:ilvl w:val="0"/>
          <w:numId w:val="35"/>
        </w:numPr>
      </w:pPr>
      <w:r>
        <w:t>You can add delete files</w:t>
      </w:r>
    </w:p>
    <w:p w14:paraId="7868789A" w14:textId="77777777" w:rsidR="00BF144D" w:rsidRDefault="00BF144D" w:rsidP="000E3873">
      <w:pPr>
        <w:pStyle w:val="NoSpacing"/>
        <w:numPr>
          <w:ilvl w:val="0"/>
          <w:numId w:val="35"/>
        </w:numPr>
      </w:pPr>
      <w:r>
        <w:t xml:space="preserve">once you do, you need to do the following to update the </w:t>
      </w:r>
      <w:proofErr w:type="spellStart"/>
      <w:r>
        <w:t>svn</w:t>
      </w:r>
      <w:proofErr w:type="spellEnd"/>
    </w:p>
    <w:p w14:paraId="5AE79358" w14:textId="77777777" w:rsidR="00BF144D" w:rsidRDefault="00BF144D" w:rsidP="000E3873">
      <w:pPr>
        <w:pStyle w:val="NoSpacing"/>
        <w:numPr>
          <w:ilvl w:val="1"/>
          <w:numId w:val="35"/>
        </w:numPr>
      </w:pPr>
      <w:proofErr w:type="spellStart"/>
      <w:r>
        <w:t>svn</w:t>
      </w:r>
      <w:proofErr w:type="spellEnd"/>
      <w:r>
        <w:t xml:space="preserve"> add ‘path to file’</w:t>
      </w:r>
    </w:p>
    <w:p w14:paraId="010C8A4A" w14:textId="77777777" w:rsidR="00BF144D" w:rsidRDefault="00BF144D" w:rsidP="000E3873">
      <w:pPr>
        <w:pStyle w:val="NoSpacing"/>
        <w:numPr>
          <w:ilvl w:val="1"/>
          <w:numId w:val="35"/>
        </w:numPr>
      </w:pPr>
      <w:r>
        <w:t>to add a file to the list</w:t>
      </w:r>
    </w:p>
    <w:p w14:paraId="5921DAE6" w14:textId="77777777" w:rsidR="00BF144D" w:rsidRDefault="00BF144D" w:rsidP="000E3873">
      <w:pPr>
        <w:pStyle w:val="NoSpacing"/>
        <w:numPr>
          <w:ilvl w:val="0"/>
          <w:numId w:val="35"/>
        </w:numPr>
      </w:pPr>
      <w:r>
        <w:t>if just one file, next command is</w:t>
      </w:r>
    </w:p>
    <w:p w14:paraId="02D7953B" w14:textId="77777777" w:rsidR="00BF144D" w:rsidRDefault="00BF144D" w:rsidP="000E3873">
      <w:pPr>
        <w:pStyle w:val="NoSpacing"/>
        <w:numPr>
          <w:ilvl w:val="1"/>
          <w:numId w:val="35"/>
        </w:numPr>
      </w:pPr>
      <w:proofErr w:type="spellStart"/>
      <w:r>
        <w:t>svn</w:t>
      </w:r>
      <w:proofErr w:type="spellEnd"/>
      <w:r>
        <w:t xml:space="preserve"> commit -m ‘Some descriptive comment about the change.  Make sure to enclose in quotes’</w:t>
      </w:r>
    </w:p>
    <w:p w14:paraId="2384B80D" w14:textId="77777777" w:rsidR="00BF144D" w:rsidRPr="00466607" w:rsidRDefault="00BF144D" w:rsidP="000E3873">
      <w:pPr>
        <w:pStyle w:val="NoSpacing"/>
        <w:numPr>
          <w:ilvl w:val="0"/>
          <w:numId w:val="35"/>
        </w:numPr>
      </w:pPr>
      <w:r>
        <w:t>You should be good!</w:t>
      </w:r>
    </w:p>
    <w:p w14:paraId="3595865E" w14:textId="77777777" w:rsidR="001D5533" w:rsidRDefault="001D5533" w:rsidP="00343CF8">
      <w:pPr>
        <w:pStyle w:val="Heading4"/>
        <w:ind w:left="1440"/>
      </w:pPr>
      <w:r>
        <w:t>Linux</w:t>
      </w:r>
    </w:p>
    <w:p w14:paraId="4450A51B" w14:textId="77777777" w:rsidR="00BF144D" w:rsidRPr="00B97911" w:rsidRDefault="00BF144D" w:rsidP="000E3873">
      <w:pPr>
        <w:ind w:left="1440"/>
      </w:pPr>
      <w:r>
        <w:t xml:space="preserve">Well, if you have a </w:t>
      </w:r>
      <w:proofErr w:type="spellStart"/>
      <w:r>
        <w:t>linux</w:t>
      </w:r>
      <w:proofErr w:type="spellEnd"/>
      <w:r>
        <w:t xml:space="preserve"> box, you should know enough to get this up and running.</w:t>
      </w:r>
    </w:p>
    <w:p w14:paraId="64DAD84B" w14:textId="77777777" w:rsidR="001D5533" w:rsidRDefault="001D5533" w:rsidP="001D5533">
      <w:pPr>
        <w:pStyle w:val="Heading2"/>
        <w:ind w:left="720"/>
      </w:pPr>
      <w:bookmarkStart w:id="531" w:name="_Toc404097916"/>
      <w:bookmarkStart w:id="532" w:name="_Toc461554940"/>
      <w:r>
        <w:t>SVN Basics</w:t>
      </w:r>
      <w:bookmarkEnd w:id="531"/>
      <w:bookmarkEnd w:id="532"/>
    </w:p>
    <w:p w14:paraId="3AA8AD22" w14:textId="77777777" w:rsidR="001D5533" w:rsidRDefault="00BB1E84" w:rsidP="00BB1E84">
      <w:pPr>
        <w:pStyle w:val="Heading3"/>
        <w:ind w:left="1440"/>
      </w:pPr>
      <w:bookmarkStart w:id="533" w:name="_Toc404097917"/>
      <w:bookmarkStart w:id="534" w:name="_Toc461554941"/>
      <w:r>
        <w:t>Modifying Files</w:t>
      </w:r>
      <w:bookmarkEnd w:id="533"/>
      <w:bookmarkEnd w:id="534"/>
    </w:p>
    <w:p w14:paraId="7406BCCD" w14:textId="77777777" w:rsidR="00BB1E84" w:rsidRDefault="00BB1E84" w:rsidP="00BB1E84">
      <w:pPr>
        <w:pStyle w:val="Heading3"/>
        <w:ind w:left="1440"/>
      </w:pPr>
      <w:bookmarkStart w:id="535" w:name="_Toc404097918"/>
      <w:bookmarkStart w:id="536" w:name="_Toc461554942"/>
      <w:r>
        <w:t>Upload / Commit changes</w:t>
      </w:r>
      <w:bookmarkEnd w:id="535"/>
      <w:bookmarkEnd w:id="536"/>
    </w:p>
    <w:p w14:paraId="4186014E" w14:textId="77777777" w:rsidR="00BB1E84" w:rsidRPr="00BB1E84" w:rsidRDefault="00BB1E84" w:rsidP="00BB1E84">
      <w:pPr>
        <w:ind w:left="1440"/>
      </w:pPr>
    </w:p>
    <w:p w14:paraId="4CECD87D" w14:textId="77777777" w:rsidR="00696DA8" w:rsidRDefault="00696DA8">
      <w:pPr>
        <w:rPr>
          <w:rFonts w:asciiTheme="majorHAnsi" w:eastAsiaTheme="majorEastAsia" w:hAnsiTheme="majorHAnsi" w:cstheme="majorBidi"/>
          <w:color w:val="365F91" w:themeColor="accent1" w:themeShade="BF"/>
          <w:sz w:val="32"/>
          <w:szCs w:val="32"/>
        </w:rPr>
      </w:pPr>
      <w:r>
        <w:br w:type="page"/>
      </w:r>
    </w:p>
    <w:p w14:paraId="353A145E" w14:textId="77777777" w:rsidR="00521BCF" w:rsidRDefault="00521BCF" w:rsidP="006D056F">
      <w:pPr>
        <w:pStyle w:val="Heading2"/>
        <w:ind w:left="720"/>
      </w:pPr>
      <w:bookmarkStart w:id="537" w:name="_Toc404097919"/>
      <w:bookmarkStart w:id="538" w:name="_Toc461554943"/>
      <w:r>
        <w:lastRenderedPageBreak/>
        <w:t>Do’s and Don’ts</w:t>
      </w:r>
      <w:bookmarkEnd w:id="537"/>
      <w:bookmarkEnd w:id="538"/>
    </w:p>
    <w:p w14:paraId="102C35A4" w14:textId="77777777" w:rsidR="00521BCF" w:rsidRDefault="00521BCF" w:rsidP="00521BCF">
      <w:pPr>
        <w:ind w:left="1440"/>
      </w:pPr>
      <w:r>
        <w:t xml:space="preserve">This is what you should include and not include in the </w:t>
      </w:r>
      <w:ins w:id="539" w:author="Rachel Groth" w:date="2016-09-07T18:53:00Z">
        <w:r w:rsidR="00090863">
          <w:t>SVN</w:t>
        </w:r>
      </w:ins>
      <w:del w:id="540" w:author="Rachel Groth" w:date="2016-09-07T18:53:00Z">
        <w:r w:rsidDel="00090863">
          <w:delText>svn</w:delText>
        </w:r>
      </w:del>
      <w:r>
        <w:t>.</w:t>
      </w:r>
    </w:p>
    <w:p w14:paraId="0B127FBE" w14:textId="77777777" w:rsidR="00696DA8" w:rsidRDefault="00696DA8" w:rsidP="00FA38A6">
      <w:pPr>
        <w:pStyle w:val="Heading3"/>
        <w:ind w:left="1440"/>
      </w:pPr>
      <w:bookmarkStart w:id="541" w:name="_Toc404097920"/>
      <w:bookmarkStart w:id="542" w:name="_Toc461554944"/>
      <w:r>
        <w:t>Don’t</w:t>
      </w:r>
      <w:bookmarkEnd w:id="541"/>
      <w:bookmarkEnd w:id="542"/>
    </w:p>
    <w:p w14:paraId="5FBB411D" w14:textId="77777777" w:rsidR="00696DA8" w:rsidRDefault="00696DA8" w:rsidP="00FA38A6">
      <w:pPr>
        <w:pStyle w:val="ListParagraph"/>
        <w:numPr>
          <w:ilvl w:val="0"/>
          <w:numId w:val="28"/>
        </w:numPr>
      </w:pPr>
      <w:r>
        <w:t>Commit temporary files (anything starting with ~#)</w:t>
      </w:r>
    </w:p>
    <w:p w14:paraId="2DBDCC01" w14:textId="77777777" w:rsidR="00696DA8" w:rsidRDefault="00696DA8" w:rsidP="00FA38A6">
      <w:pPr>
        <w:pStyle w:val="ListParagraph"/>
        <w:numPr>
          <w:ilvl w:val="0"/>
          <w:numId w:val="28"/>
        </w:numPr>
      </w:pPr>
      <w:r>
        <w:t>Upload a bunch of pictures at once, instead zip them up and upload the entire zip file.</w:t>
      </w:r>
    </w:p>
    <w:p w14:paraId="65480D5D" w14:textId="77777777" w:rsidR="008A70EE" w:rsidRDefault="008A70EE" w:rsidP="00FA38A6">
      <w:pPr>
        <w:pStyle w:val="ListParagraph"/>
        <w:numPr>
          <w:ilvl w:val="0"/>
          <w:numId w:val="28"/>
        </w:numPr>
      </w:pPr>
      <w:r>
        <w:t>Leave the Commit comment empty!</w:t>
      </w:r>
    </w:p>
    <w:p w14:paraId="1835A22C" w14:textId="77777777" w:rsidR="00696DA8" w:rsidRDefault="00696DA8" w:rsidP="00FA38A6">
      <w:pPr>
        <w:pStyle w:val="Heading3"/>
        <w:ind w:left="1440"/>
      </w:pPr>
      <w:bookmarkStart w:id="543" w:name="_Toc404097921"/>
      <w:bookmarkStart w:id="544" w:name="_Toc461554945"/>
      <w:r>
        <w:t>Do</w:t>
      </w:r>
      <w:bookmarkEnd w:id="543"/>
      <w:bookmarkEnd w:id="544"/>
    </w:p>
    <w:p w14:paraId="5C9B2F59" w14:textId="77777777" w:rsidR="00696DA8" w:rsidRDefault="008A70EE" w:rsidP="00FA38A6">
      <w:pPr>
        <w:pStyle w:val="ListParagraph"/>
        <w:numPr>
          <w:ilvl w:val="0"/>
          <w:numId w:val="29"/>
        </w:numPr>
      </w:pPr>
      <w:r>
        <w:t xml:space="preserve">Upload anything relating to </w:t>
      </w:r>
      <w:proofErr w:type="spellStart"/>
      <w:r>
        <w:t>Nanocon</w:t>
      </w:r>
      <w:proofErr w:type="spellEnd"/>
      <w:r>
        <w:t xml:space="preserve"> to the respective year.</w:t>
      </w:r>
    </w:p>
    <w:p w14:paraId="48746078" w14:textId="77777777" w:rsidR="008A70EE" w:rsidRDefault="008A70EE" w:rsidP="00FA38A6">
      <w:pPr>
        <w:pStyle w:val="ListParagraph"/>
        <w:numPr>
          <w:ilvl w:val="0"/>
          <w:numId w:val="29"/>
        </w:numPr>
      </w:pPr>
      <w:r>
        <w:t xml:space="preserve">Document exactly </w:t>
      </w:r>
      <w:r w:rsidR="00E56398">
        <w:t>why you are committing the changes and what you did in those changes.</w:t>
      </w:r>
      <w:r>
        <w:t xml:space="preserve"> </w:t>
      </w:r>
    </w:p>
    <w:p w14:paraId="33A5AE17" w14:textId="77777777" w:rsidR="008A70EE" w:rsidRPr="00696DA8" w:rsidRDefault="008A70EE" w:rsidP="00FA38A6">
      <w:pPr>
        <w:pStyle w:val="ListParagraph"/>
        <w:numPr>
          <w:ilvl w:val="0"/>
          <w:numId w:val="29"/>
        </w:numPr>
      </w:pPr>
    </w:p>
    <w:p w14:paraId="761481AB" w14:textId="77777777" w:rsidR="008222C1" w:rsidRDefault="00BB1E84" w:rsidP="006D056F">
      <w:pPr>
        <w:pStyle w:val="Heading2"/>
        <w:ind w:left="720"/>
      </w:pPr>
      <w:bookmarkStart w:id="545" w:name="_Toc404097922"/>
      <w:bookmarkStart w:id="546" w:name="_Toc461554946"/>
      <w:r>
        <w:t xml:space="preserve">File </w:t>
      </w:r>
      <w:r w:rsidR="008222C1">
        <w:t>Structure</w:t>
      </w:r>
      <w:bookmarkEnd w:id="545"/>
      <w:bookmarkEnd w:id="546"/>
    </w:p>
    <w:p w14:paraId="0BBF6ABF" w14:textId="77777777" w:rsidR="00BB1E84" w:rsidRDefault="00BB1E84" w:rsidP="006D056F">
      <w:pPr>
        <w:pStyle w:val="Heading4"/>
        <w:ind w:left="1440"/>
      </w:pPr>
      <w:proofErr w:type="spellStart"/>
      <w:r>
        <w:t>Nanocon</w:t>
      </w:r>
      <w:proofErr w:type="spellEnd"/>
      <w:r>
        <w:t xml:space="preserve"> (Year)</w:t>
      </w:r>
    </w:p>
    <w:p w14:paraId="496ECAF9" w14:textId="77777777" w:rsidR="00BB1E84" w:rsidRDefault="00BB1E84" w:rsidP="008A70EE">
      <w:pPr>
        <w:ind w:left="1440" w:firstLine="180"/>
      </w:pPr>
      <w:r>
        <w:t xml:space="preserve">For each </w:t>
      </w:r>
      <w:r w:rsidR="00D516FF">
        <w:t>New Year</w:t>
      </w:r>
      <w:r>
        <w:t>, a new</w:t>
      </w:r>
      <w:ins w:id="547" w:author="Rachel Groth" w:date="2016-09-07T18:54:00Z">
        <w:r w:rsidR="00090863">
          <w:t xml:space="preserve"> </w:t>
        </w:r>
      </w:ins>
      <w:del w:id="548" w:author="Rachel Groth" w:date="2016-09-07T18:54:00Z">
        <w:r w:rsidDel="00090863">
          <w:delText xml:space="preserve"> </w:delText>
        </w:r>
      </w:del>
      <w:proofErr w:type="spellStart"/>
      <w:ins w:id="549" w:author="Rachel Groth" w:date="2016-09-07T18:54:00Z">
        <w:r w:rsidR="00090863">
          <w:t>N</w:t>
        </w:r>
      </w:ins>
      <w:del w:id="550" w:author="Rachel Groth" w:date="2016-09-07T18:54:00Z">
        <w:r w:rsidDel="00090863">
          <w:delText>n</w:delText>
        </w:r>
      </w:del>
      <w:r>
        <w:t>anocon</w:t>
      </w:r>
      <w:proofErr w:type="spellEnd"/>
      <w:r>
        <w:t xml:space="preserve"> folder with the respective year is created.  This will contain everything related to that </w:t>
      </w:r>
      <w:r w:rsidR="00E52596">
        <w:t>year’s</w:t>
      </w:r>
      <w:r>
        <w:t xml:space="preserve"> </w:t>
      </w:r>
      <w:proofErr w:type="spellStart"/>
      <w:ins w:id="551" w:author="Rachel Groth" w:date="2016-09-07T18:54:00Z">
        <w:r w:rsidR="00090863">
          <w:t>N</w:t>
        </w:r>
      </w:ins>
      <w:del w:id="552" w:author="Rachel Groth" w:date="2016-09-07T18:54:00Z">
        <w:r w:rsidDel="00090863">
          <w:delText>n</w:delText>
        </w:r>
      </w:del>
      <w:r>
        <w:t>anocon</w:t>
      </w:r>
      <w:proofErr w:type="spellEnd"/>
      <w:r>
        <w:t xml:space="preserve">.  </w:t>
      </w:r>
    </w:p>
    <w:p w14:paraId="3A6D8507" w14:textId="77777777" w:rsidR="00E52596" w:rsidRDefault="00E52596" w:rsidP="006D056F">
      <w:pPr>
        <w:pStyle w:val="Heading5"/>
        <w:ind w:left="2160"/>
      </w:pPr>
      <w:r>
        <w:t>aGenda</w:t>
      </w:r>
      <w:del w:id="553" w:author="Rachel Groth" w:date="2016-09-07T18:54:00Z">
        <w:r w:rsidDel="00090863">
          <w:delText>’</w:delText>
        </w:r>
      </w:del>
      <w:r>
        <w:t>s</w:t>
      </w:r>
    </w:p>
    <w:p w14:paraId="16953DD4" w14:textId="77777777" w:rsidR="00CD2A89" w:rsidRPr="00CD2A89" w:rsidRDefault="00CD2A89" w:rsidP="008A70EE">
      <w:pPr>
        <w:ind w:left="2160" w:firstLine="180"/>
      </w:pPr>
      <w:r>
        <w:t>All agenda</w:t>
      </w:r>
      <w:del w:id="554" w:author="Rachel Groth" w:date="2016-09-13T18:19:00Z">
        <w:r w:rsidDel="000E3873">
          <w:delText>’</w:delText>
        </w:r>
      </w:del>
      <w:r>
        <w:t xml:space="preserve">s need to go in here.  </w:t>
      </w:r>
      <w:r w:rsidR="00B95A51">
        <w:t xml:space="preserve">The leader of </w:t>
      </w:r>
      <w:proofErr w:type="spellStart"/>
      <w:r w:rsidR="00B95A51">
        <w:t>Nanocon</w:t>
      </w:r>
      <w:proofErr w:type="spellEnd"/>
      <w:r w:rsidR="00B95A51">
        <w:t xml:space="preserve"> has the responsibility to put all agenda</w:t>
      </w:r>
      <w:del w:id="555" w:author="Rachel Groth" w:date="2016-09-13T18:19:00Z">
        <w:r w:rsidR="00B95A51" w:rsidDel="000E3873">
          <w:delText>’</w:delText>
        </w:r>
      </w:del>
      <w:r w:rsidR="00B95A51">
        <w:t>s in this folder.</w:t>
      </w:r>
    </w:p>
    <w:p w14:paraId="7671B126" w14:textId="77777777" w:rsidR="00E52596" w:rsidRDefault="00E52596" w:rsidP="006D056F">
      <w:pPr>
        <w:pStyle w:val="Heading5"/>
        <w:ind w:left="2160"/>
      </w:pPr>
      <w:r>
        <w:t>Letter</w:t>
      </w:r>
      <w:del w:id="556" w:author="Rachel Groth" w:date="2016-09-07T18:54:00Z">
        <w:r w:rsidDel="00090863">
          <w:delText>’</w:delText>
        </w:r>
      </w:del>
      <w:r>
        <w:t>s</w:t>
      </w:r>
    </w:p>
    <w:p w14:paraId="02A5F56C" w14:textId="77777777" w:rsidR="00843C9D" w:rsidRPr="00843C9D" w:rsidRDefault="00843C9D" w:rsidP="00FA38A6">
      <w:pPr>
        <w:ind w:left="2160" w:firstLine="180"/>
      </w:pPr>
      <w:r>
        <w:t>If snail mail is to be used, then a copy of that letter must be put into this folder.</w:t>
      </w:r>
    </w:p>
    <w:p w14:paraId="33C4D207" w14:textId="77777777" w:rsidR="00E52596" w:rsidRDefault="00E52596" w:rsidP="006D056F">
      <w:pPr>
        <w:pStyle w:val="Heading5"/>
        <w:ind w:left="2160"/>
      </w:pPr>
      <w:r>
        <w:t>Minute</w:t>
      </w:r>
      <w:del w:id="557" w:author="Rachel Groth" w:date="2016-09-07T18:54:00Z">
        <w:r w:rsidDel="00090863">
          <w:delText>’</w:delText>
        </w:r>
      </w:del>
      <w:r>
        <w:t>s</w:t>
      </w:r>
    </w:p>
    <w:p w14:paraId="20BA2D51" w14:textId="77777777" w:rsidR="00CD2A89" w:rsidRPr="00CD2A89" w:rsidRDefault="00CD2A89" w:rsidP="00FA38A6">
      <w:pPr>
        <w:ind w:left="2160" w:firstLine="180"/>
      </w:pPr>
      <w:r>
        <w:t>All notes taken during a meeting goes in here.</w:t>
      </w:r>
      <w:r w:rsidR="00B95A51">
        <w:t xml:space="preserve">  The secretary of </w:t>
      </w:r>
      <w:proofErr w:type="spellStart"/>
      <w:r w:rsidR="00B95A51">
        <w:t>Nanocon</w:t>
      </w:r>
      <w:proofErr w:type="spellEnd"/>
      <w:r w:rsidR="00B95A51">
        <w:t xml:space="preserve"> has the responsibility to put all meeting minutes in this folder.</w:t>
      </w:r>
    </w:p>
    <w:p w14:paraId="21692D95" w14:textId="77777777" w:rsidR="00E52596" w:rsidRDefault="00E52596" w:rsidP="006D056F">
      <w:pPr>
        <w:pStyle w:val="Heading5"/>
        <w:ind w:left="2160"/>
      </w:pPr>
      <w:r>
        <w:t>Propaganda</w:t>
      </w:r>
    </w:p>
    <w:p w14:paraId="5B066699" w14:textId="77777777" w:rsidR="00CD2A89" w:rsidRPr="00CD2A89" w:rsidRDefault="00CD2A89" w:rsidP="00FA38A6">
      <w:pPr>
        <w:ind w:left="2160" w:firstLine="180"/>
      </w:pPr>
      <w:r>
        <w:t>All ads, signs, pamphlets, tickets, logo</w:t>
      </w:r>
      <w:del w:id="558" w:author="Rachel Groth" w:date="2016-09-07T18:54:00Z">
        <w:r w:rsidDel="00090863">
          <w:delText>’</w:delText>
        </w:r>
      </w:del>
      <w:r>
        <w:t>s, and theme ideas go in here.</w:t>
      </w:r>
    </w:p>
    <w:p w14:paraId="1F9AE1A3" w14:textId="77777777" w:rsidR="00E52596" w:rsidRDefault="00E52596" w:rsidP="006D056F">
      <w:pPr>
        <w:pStyle w:val="Heading5"/>
        <w:ind w:left="2160"/>
      </w:pPr>
      <w:r>
        <w:t>Schedule</w:t>
      </w:r>
    </w:p>
    <w:p w14:paraId="13CEECD4" w14:textId="77777777" w:rsidR="00521BCF" w:rsidRPr="00521BCF" w:rsidRDefault="00521BCF" w:rsidP="00FA38A6">
      <w:pPr>
        <w:ind w:left="2160" w:firstLine="180"/>
      </w:pPr>
      <w:r>
        <w:t xml:space="preserve">This folder will hold all information related to the </w:t>
      </w:r>
      <w:proofErr w:type="spellStart"/>
      <w:ins w:id="559" w:author="Rachel Groth" w:date="2016-09-07T18:54:00Z">
        <w:r w:rsidR="00090863">
          <w:t>N</w:t>
        </w:r>
      </w:ins>
      <w:del w:id="560" w:author="Rachel Groth" w:date="2016-09-07T18:54:00Z">
        <w:r w:rsidDel="00090863">
          <w:delText>n</w:delText>
        </w:r>
      </w:del>
      <w:r>
        <w:t>anocon</w:t>
      </w:r>
      <w:proofErr w:type="spellEnd"/>
      <w:r>
        <w:t xml:space="preserve"> schedule.</w:t>
      </w:r>
    </w:p>
    <w:p w14:paraId="046046DA" w14:textId="77777777" w:rsidR="00E52596" w:rsidRDefault="00E52596" w:rsidP="006D056F">
      <w:pPr>
        <w:pStyle w:val="Heading5"/>
        <w:ind w:left="2160"/>
      </w:pPr>
      <w:r>
        <w:t>Vendor</w:t>
      </w:r>
      <w:del w:id="561" w:author="Rachel Groth" w:date="2016-09-07T18:54:00Z">
        <w:r w:rsidDel="00090863">
          <w:delText>’</w:delText>
        </w:r>
      </w:del>
      <w:r>
        <w:t>s</w:t>
      </w:r>
    </w:p>
    <w:p w14:paraId="7C8AD7C2" w14:textId="77777777" w:rsidR="00CD2A89" w:rsidRPr="00CD2A89" w:rsidRDefault="00CD2A89" w:rsidP="00FA38A6">
      <w:pPr>
        <w:ind w:left="2160" w:firstLine="180"/>
      </w:pPr>
      <w:r>
        <w:t>This will hold all vendor contracts and contact information.</w:t>
      </w:r>
      <w:r w:rsidR="00B95A51">
        <w:t xml:space="preserve"> The Event manager will </w:t>
      </w:r>
      <w:proofErr w:type="gramStart"/>
      <w:r w:rsidR="00B95A51">
        <w:t>be in charge of</w:t>
      </w:r>
      <w:proofErr w:type="gramEnd"/>
      <w:r w:rsidR="00B95A51">
        <w:t xml:space="preserve"> keeping this up to date, and to make sure that everything is correct.</w:t>
      </w:r>
    </w:p>
    <w:p w14:paraId="75842103" w14:textId="77777777" w:rsidR="00E52596" w:rsidRDefault="00E52596" w:rsidP="006D056F">
      <w:pPr>
        <w:pStyle w:val="Heading5"/>
        <w:ind w:left="2160"/>
      </w:pPr>
      <w:r>
        <w:lastRenderedPageBreak/>
        <w:t>website</w:t>
      </w:r>
    </w:p>
    <w:p w14:paraId="68F373E3" w14:textId="77777777" w:rsidR="00CD2A89" w:rsidRPr="00CD2A89" w:rsidRDefault="00CD2A89" w:rsidP="00FA38A6">
      <w:pPr>
        <w:ind w:left="2160" w:firstLine="180"/>
      </w:pPr>
      <w:r>
        <w:t xml:space="preserve">This will hold the static pages of the website for archival purposes.  </w:t>
      </w:r>
      <w:r w:rsidR="00B95A51">
        <w:t xml:space="preserve">The website manager for </w:t>
      </w:r>
      <w:proofErr w:type="spellStart"/>
      <w:r w:rsidR="00B95A51">
        <w:t>Nanocon</w:t>
      </w:r>
      <w:proofErr w:type="spellEnd"/>
      <w:r w:rsidR="00B95A51">
        <w:t xml:space="preserve"> is responsible for this folder.</w:t>
      </w:r>
    </w:p>
    <w:p w14:paraId="5EB1B8C9" w14:textId="77777777" w:rsidR="00E52596" w:rsidRPr="00E52596" w:rsidRDefault="00E52596" w:rsidP="006D056F"/>
    <w:p w14:paraId="630AD162" w14:textId="77777777" w:rsidR="00BB1E84" w:rsidRDefault="00BB1E84" w:rsidP="006D056F">
      <w:pPr>
        <w:pStyle w:val="Heading4"/>
        <w:ind w:left="1440"/>
      </w:pPr>
      <w:proofErr w:type="spellStart"/>
      <w:r>
        <w:t>Nanocon</w:t>
      </w:r>
      <w:proofErr w:type="spellEnd"/>
      <w:r>
        <w:t xml:space="preserve"> Website</w:t>
      </w:r>
    </w:p>
    <w:p w14:paraId="310F78B1" w14:textId="77777777" w:rsidR="00BB1E84" w:rsidRPr="00BB1E84" w:rsidRDefault="00BB1E84" w:rsidP="00FA38A6">
      <w:pPr>
        <w:ind w:left="1440" w:firstLine="180"/>
      </w:pPr>
      <w:r>
        <w:t xml:space="preserve">This is where all the website files and folders go for </w:t>
      </w:r>
      <w:r w:rsidR="00E52596">
        <w:t xml:space="preserve">the current year of </w:t>
      </w:r>
      <w:proofErr w:type="spellStart"/>
      <w:r w:rsidR="00E52596">
        <w:t>Nanocon</w:t>
      </w:r>
      <w:proofErr w:type="spellEnd"/>
      <w:r>
        <w:t xml:space="preserve">.  </w:t>
      </w:r>
      <w:r w:rsidR="00FF148B">
        <w:t xml:space="preserve">Relevant Section </w:t>
      </w:r>
      <w:hyperlink w:anchor="_Website_1" w:history="1">
        <w:r w:rsidR="00FF148B" w:rsidRPr="00FF148B">
          <w:rPr>
            <w:rStyle w:val="Hyperlink"/>
          </w:rPr>
          <w:t>Website</w:t>
        </w:r>
      </w:hyperlink>
      <w:r w:rsidR="00FF148B">
        <w:t>.</w:t>
      </w:r>
    </w:p>
    <w:p w14:paraId="3995DAD8" w14:textId="77777777" w:rsidR="00BB1E84" w:rsidRDefault="00BB1E84" w:rsidP="006D056F">
      <w:pPr>
        <w:pStyle w:val="Heading4"/>
        <w:ind w:left="1440"/>
      </w:pPr>
      <w:r>
        <w:t>Bible.docx</w:t>
      </w:r>
    </w:p>
    <w:p w14:paraId="44F96151" w14:textId="7EC294A1" w:rsidR="00E52596" w:rsidRPr="00DB5A7B" w:rsidRDefault="00BB1E84" w:rsidP="00FA38A6">
      <w:pPr>
        <w:ind w:left="1440" w:firstLine="180"/>
      </w:pPr>
      <w:r>
        <w:t xml:space="preserve">This has all information regarding </w:t>
      </w:r>
      <w:proofErr w:type="spellStart"/>
      <w:ins w:id="562" w:author="Rachel Groth" w:date="2016-09-13T18:19:00Z">
        <w:r w:rsidR="000E3873">
          <w:t>N</w:t>
        </w:r>
      </w:ins>
      <w:del w:id="563" w:author="Rachel Groth" w:date="2016-09-13T18:19:00Z">
        <w:r w:rsidDel="000E3873">
          <w:delText>n</w:delText>
        </w:r>
      </w:del>
      <w:r>
        <w:t>anocon</w:t>
      </w:r>
      <w:proofErr w:type="spellEnd"/>
      <w:r>
        <w:t xml:space="preserve">.  The basic concept behind this is that once someone reads this document, they should know everything about </w:t>
      </w:r>
      <w:proofErr w:type="spellStart"/>
      <w:r>
        <w:t>Nanocon</w:t>
      </w:r>
      <w:proofErr w:type="spellEnd"/>
      <w:r>
        <w:t>.</w:t>
      </w:r>
      <w:r w:rsidR="00E52596">
        <w:br w:type="page"/>
      </w:r>
    </w:p>
    <w:p w14:paraId="2E1739E4" w14:textId="77777777" w:rsidR="00382B62" w:rsidRDefault="00382B62" w:rsidP="00382B62">
      <w:pPr>
        <w:pStyle w:val="Heading1"/>
      </w:pPr>
      <w:bookmarkStart w:id="564" w:name="_Toc404097923"/>
      <w:bookmarkStart w:id="565" w:name="_Toc461554947"/>
      <w:r>
        <w:lastRenderedPageBreak/>
        <w:t>Email Policies</w:t>
      </w:r>
      <w:bookmarkEnd w:id="564"/>
      <w:bookmarkEnd w:id="565"/>
    </w:p>
    <w:p w14:paraId="4C14B505" w14:textId="66C6551B" w:rsidR="00191BD2" w:rsidRPr="00191BD2" w:rsidRDefault="00191BD2" w:rsidP="00191BD2">
      <w:r>
        <w:t xml:space="preserve">You must use the </w:t>
      </w:r>
      <w:proofErr w:type="spellStart"/>
      <w:ins w:id="566" w:author="Rachel Groth" w:date="2016-09-13T18:19:00Z">
        <w:r w:rsidR="000E3873">
          <w:t>N</w:t>
        </w:r>
      </w:ins>
      <w:del w:id="567" w:author="Rachel Groth" w:date="2016-09-13T18:19:00Z">
        <w:r w:rsidDel="000E3873">
          <w:delText>n</w:delText>
        </w:r>
      </w:del>
      <w:r>
        <w:t>anocon</w:t>
      </w:r>
      <w:proofErr w:type="spellEnd"/>
      <w:r>
        <w:t xml:space="preserve"> email for </w:t>
      </w:r>
      <w:proofErr w:type="gramStart"/>
      <w:r>
        <w:t>any and all</w:t>
      </w:r>
      <w:proofErr w:type="gramEnd"/>
      <w:r>
        <w:t xml:space="preserve"> official business that requires email contact by the </w:t>
      </w:r>
      <w:proofErr w:type="spellStart"/>
      <w:ins w:id="568" w:author="Rachel Groth" w:date="2016-09-13T18:19:00Z">
        <w:r w:rsidR="000E3873">
          <w:t>N</w:t>
        </w:r>
      </w:ins>
      <w:del w:id="569" w:author="Rachel Groth" w:date="2016-09-13T18:19:00Z">
        <w:r w:rsidDel="000E3873">
          <w:delText>n</w:delText>
        </w:r>
      </w:del>
      <w:r>
        <w:t>anocon</w:t>
      </w:r>
      <w:proofErr w:type="spellEnd"/>
      <w:r>
        <w:t xml:space="preserve"> staff.  It will also be used to register for </w:t>
      </w:r>
      <w:proofErr w:type="gramStart"/>
      <w:r>
        <w:t>any and all</w:t>
      </w:r>
      <w:proofErr w:type="gramEnd"/>
      <w:r>
        <w:t xml:space="preserve"> online accounts.</w:t>
      </w:r>
    </w:p>
    <w:p w14:paraId="51716ECF" w14:textId="77777777" w:rsidR="00382B62" w:rsidRDefault="00382B62" w:rsidP="00382B62">
      <w:pPr>
        <w:pStyle w:val="Heading2"/>
      </w:pPr>
      <w:bookmarkStart w:id="570" w:name="_Toc404097924"/>
      <w:bookmarkStart w:id="571" w:name="_Toc461554948"/>
      <w:r>
        <w:t>Signature</w:t>
      </w:r>
      <w:bookmarkEnd w:id="570"/>
      <w:bookmarkEnd w:id="571"/>
    </w:p>
    <w:p w14:paraId="07B4EDEB" w14:textId="07EE0C70" w:rsidR="00382B62" w:rsidRDefault="00B55DE6" w:rsidP="00B55DE6">
      <w:pPr>
        <w:spacing w:after="0" w:line="240" w:lineRule="auto"/>
        <w:ind w:left="720"/>
      </w:pPr>
      <w:r>
        <w:rPr>
          <w:rFonts w:ascii="Calibri" w:eastAsia="Calibri" w:hAnsi="Calibri" w:cs="Times New Roman"/>
          <w:szCs w:val="24"/>
        </w:rPr>
        <w:t xml:space="preserve">The signature shall use Calibri font.  </w:t>
      </w:r>
      <w:r w:rsidR="00382B62">
        <w:t xml:space="preserve">The signature for all </w:t>
      </w:r>
      <w:proofErr w:type="spellStart"/>
      <w:ins w:id="572" w:author="Rachel Groth" w:date="2016-09-13T18:20:00Z">
        <w:r w:rsidR="000E3873">
          <w:t>N</w:t>
        </w:r>
      </w:ins>
      <w:del w:id="573" w:author="Rachel Groth" w:date="2016-09-13T18:20:00Z">
        <w:r w:rsidR="00382B62" w:rsidDel="000E3873">
          <w:delText>n</w:delText>
        </w:r>
      </w:del>
      <w:r w:rsidR="00382B62">
        <w:t>anocon</w:t>
      </w:r>
      <w:proofErr w:type="spellEnd"/>
      <w:r w:rsidR="00382B62">
        <w:t xml:space="preserve"> related emails </w:t>
      </w:r>
      <w:r w:rsidR="006747FB">
        <w:t>must include</w:t>
      </w:r>
      <w:r w:rsidR="00382B62">
        <w:t xml:space="preserve"> the following:</w:t>
      </w:r>
    </w:p>
    <w:p w14:paraId="4318075E" w14:textId="77777777" w:rsidR="00B55DE6" w:rsidRDefault="00B55DE6" w:rsidP="00B55DE6">
      <w:pPr>
        <w:spacing w:after="0" w:line="240" w:lineRule="auto"/>
        <w:ind w:left="720"/>
      </w:pPr>
    </w:p>
    <w:p w14:paraId="0BDF876E" w14:textId="77777777" w:rsidR="005F1244" w:rsidRDefault="005F1244" w:rsidP="007A43EE">
      <w:pPr>
        <w:spacing w:after="0" w:line="240" w:lineRule="auto"/>
        <w:ind w:left="1440"/>
        <w:rPr>
          <w:rFonts w:ascii="Calibri" w:eastAsia="Calibri" w:hAnsi="Calibri" w:cs="Times New Roman"/>
          <w:sz w:val="22"/>
        </w:rPr>
      </w:pPr>
      <w:r>
        <w:rPr>
          <w:rFonts w:ascii="Calibri" w:eastAsia="Calibri" w:hAnsi="Calibri" w:cs="Times New Roman"/>
          <w:sz w:val="22"/>
        </w:rPr>
        <w:t>Name of Sender</w:t>
      </w:r>
    </w:p>
    <w:p w14:paraId="195B381E" w14:textId="77777777" w:rsidR="007A43EE" w:rsidRPr="007A43EE" w:rsidRDefault="007A43EE" w:rsidP="007A43EE">
      <w:pPr>
        <w:spacing w:after="0" w:line="240" w:lineRule="auto"/>
        <w:ind w:left="1440"/>
        <w:rPr>
          <w:rFonts w:ascii="Calibri" w:eastAsia="Calibri" w:hAnsi="Calibri" w:cs="Times New Roman"/>
          <w:sz w:val="22"/>
        </w:rPr>
      </w:pPr>
      <w:r>
        <w:rPr>
          <w:rFonts w:ascii="Calibri" w:eastAsia="Calibri" w:hAnsi="Calibri" w:cs="Times New Roman"/>
          <w:sz w:val="22"/>
        </w:rPr>
        <w:t>-------------------------------</w:t>
      </w:r>
    </w:p>
    <w:p w14:paraId="5B84905E" w14:textId="77777777" w:rsidR="007A43EE" w:rsidRPr="007A43EE" w:rsidRDefault="00B55DE6" w:rsidP="007A43EE">
      <w:pPr>
        <w:spacing w:after="0" w:line="240" w:lineRule="auto"/>
        <w:ind w:left="1440"/>
        <w:rPr>
          <w:rFonts w:ascii="Calibri" w:eastAsia="Calibri" w:hAnsi="Calibri" w:cs="Times New Roman"/>
          <w:b/>
        </w:rPr>
      </w:pPr>
      <w:r>
        <w:rPr>
          <w:rFonts w:ascii="Calibri" w:eastAsia="Calibri" w:hAnsi="Calibri" w:cs="Times New Roman"/>
          <w:b/>
        </w:rPr>
        <w:t>Official Staff Position</w:t>
      </w:r>
    </w:p>
    <w:p w14:paraId="07A34C34" w14:textId="77777777" w:rsidR="007A43EE" w:rsidRPr="007A43EE" w:rsidRDefault="007A43EE" w:rsidP="007A43EE">
      <w:pPr>
        <w:spacing w:after="0" w:line="240" w:lineRule="auto"/>
        <w:ind w:left="1440" w:right="5760"/>
        <w:rPr>
          <w:rFonts w:ascii="Segoe UI" w:eastAsia="Calibri" w:hAnsi="Segoe UI" w:cs="Segoe UI"/>
          <w:i/>
          <w:color w:val="000000"/>
          <w:sz w:val="20"/>
          <w:szCs w:val="20"/>
        </w:rPr>
      </w:pPr>
      <w:proofErr w:type="spellStart"/>
      <w:r w:rsidRPr="007A43EE">
        <w:rPr>
          <w:rFonts w:ascii="Calibri" w:eastAsia="Calibri" w:hAnsi="Calibri" w:cs="Times New Roman"/>
          <w:bCs/>
          <w:i/>
          <w:color w:val="000000"/>
          <w:sz w:val="20"/>
          <w:szCs w:val="20"/>
        </w:rPr>
        <w:t>Nanocon</w:t>
      </w:r>
      <w:proofErr w:type="spellEnd"/>
      <w:r w:rsidRPr="007A43EE">
        <w:rPr>
          <w:rFonts w:ascii="Calibri" w:eastAsia="Calibri" w:hAnsi="Calibri" w:cs="Times New Roman"/>
          <w:bCs/>
          <w:i/>
          <w:color w:val="000000"/>
          <w:sz w:val="20"/>
          <w:szCs w:val="20"/>
        </w:rPr>
        <w:t xml:space="preserve"> Staff</w:t>
      </w:r>
    </w:p>
    <w:p w14:paraId="1EAF2981" w14:textId="77777777" w:rsidR="007A43EE" w:rsidRPr="007A43EE" w:rsidRDefault="007A43EE" w:rsidP="007A43EE">
      <w:pPr>
        <w:spacing w:after="0" w:line="240" w:lineRule="auto"/>
        <w:ind w:left="1440" w:right="5760"/>
        <w:rPr>
          <w:rFonts w:ascii="Segoe UI" w:eastAsia="Calibri" w:hAnsi="Segoe UI" w:cs="Segoe UI"/>
          <w:i/>
          <w:color w:val="000000"/>
          <w:sz w:val="27"/>
          <w:szCs w:val="27"/>
        </w:rPr>
      </w:pPr>
      <w:r w:rsidRPr="007A43EE">
        <w:rPr>
          <w:rFonts w:ascii="Calibri" w:eastAsia="Calibri" w:hAnsi="Calibri" w:cs="Times New Roman"/>
          <w:i/>
          <w:color w:val="000000"/>
          <w:sz w:val="20"/>
          <w:szCs w:val="20"/>
        </w:rPr>
        <w:t>DSU Gaming Club</w:t>
      </w:r>
    </w:p>
    <w:p w14:paraId="40D7FFB2" w14:textId="77777777" w:rsidR="007A43EE" w:rsidRDefault="00756186" w:rsidP="007A43EE">
      <w:pPr>
        <w:spacing w:after="0" w:line="240" w:lineRule="auto"/>
        <w:ind w:left="1440" w:right="5760"/>
        <w:rPr>
          <w:rFonts w:ascii="Calibri" w:eastAsia="Calibri" w:hAnsi="Calibri" w:cs="Times New Roman"/>
          <w:i/>
          <w:sz w:val="22"/>
        </w:rPr>
      </w:pPr>
      <w:hyperlink r:id="rId39" w:tgtFrame="_blank" w:history="1">
        <w:r w:rsidR="007A43EE" w:rsidRPr="007A43EE">
          <w:rPr>
            <w:rFonts w:ascii="Calibri" w:eastAsia="Calibri" w:hAnsi="Calibri" w:cs="Times New Roman"/>
            <w:i/>
            <w:color w:val="0563C1"/>
            <w:sz w:val="20"/>
            <w:szCs w:val="20"/>
            <w:u w:val="single"/>
          </w:rPr>
          <w:t>www.nanocon.us</w:t>
        </w:r>
      </w:hyperlink>
    </w:p>
    <w:p w14:paraId="39793498" w14:textId="77777777" w:rsidR="00B55DE6" w:rsidRDefault="00B55DE6" w:rsidP="007A43EE">
      <w:pPr>
        <w:spacing w:after="0" w:line="240" w:lineRule="auto"/>
        <w:ind w:left="1440" w:right="5760"/>
        <w:rPr>
          <w:rFonts w:ascii="Calibri" w:eastAsia="Calibri" w:hAnsi="Calibri" w:cs="Times New Roman"/>
          <w:i/>
          <w:sz w:val="22"/>
        </w:rPr>
      </w:pPr>
    </w:p>
    <w:p w14:paraId="79E37864" w14:textId="77777777" w:rsidR="00B55DE6" w:rsidRDefault="00B55DE6" w:rsidP="00B55DE6">
      <w:pPr>
        <w:pStyle w:val="Heading3"/>
        <w:ind w:left="720"/>
        <w:rPr>
          <w:rFonts w:eastAsia="Calibri"/>
        </w:rPr>
      </w:pPr>
      <w:bookmarkStart w:id="574" w:name="_Toc404097925"/>
      <w:bookmarkStart w:id="575" w:name="_Toc461554949"/>
      <w:r>
        <w:rPr>
          <w:rFonts w:eastAsia="Calibri"/>
        </w:rPr>
        <w:t>Details</w:t>
      </w:r>
      <w:bookmarkEnd w:id="574"/>
      <w:bookmarkEnd w:id="575"/>
    </w:p>
    <w:p w14:paraId="268E97FB" w14:textId="77777777" w:rsidR="007A43EE" w:rsidRDefault="00B55DE6" w:rsidP="007A43EE">
      <w:pPr>
        <w:pStyle w:val="ListParagraph"/>
        <w:numPr>
          <w:ilvl w:val="0"/>
          <w:numId w:val="17"/>
        </w:numPr>
        <w:spacing w:after="0" w:line="240" w:lineRule="auto"/>
        <w:rPr>
          <w:rFonts w:ascii="Calibri" w:eastAsia="Calibri" w:hAnsi="Calibri" w:cs="Times New Roman"/>
          <w:szCs w:val="24"/>
        </w:rPr>
      </w:pPr>
      <w:r>
        <w:rPr>
          <w:rFonts w:ascii="Calibri" w:eastAsia="Calibri" w:hAnsi="Calibri" w:cs="Times New Roman"/>
          <w:szCs w:val="24"/>
        </w:rPr>
        <w:t>Must</w:t>
      </w:r>
      <w:r w:rsidR="007A43EE">
        <w:rPr>
          <w:rFonts w:ascii="Calibri" w:eastAsia="Calibri" w:hAnsi="Calibri" w:cs="Times New Roman"/>
          <w:szCs w:val="24"/>
        </w:rPr>
        <w:t xml:space="preserve"> comprise of dashes with a 10pt font that will completely cover the second line of the signature</w:t>
      </w:r>
      <w:r>
        <w:rPr>
          <w:rFonts w:ascii="Calibri" w:eastAsia="Calibri" w:hAnsi="Calibri" w:cs="Times New Roman"/>
          <w:szCs w:val="24"/>
        </w:rPr>
        <w:t>.</w:t>
      </w:r>
    </w:p>
    <w:p w14:paraId="47693134" w14:textId="77777777" w:rsidR="00B55DE6" w:rsidRDefault="00B55DE6" w:rsidP="007A43EE">
      <w:pPr>
        <w:pStyle w:val="ListParagraph"/>
        <w:numPr>
          <w:ilvl w:val="0"/>
          <w:numId w:val="17"/>
        </w:numPr>
        <w:spacing w:after="0" w:line="240" w:lineRule="auto"/>
        <w:rPr>
          <w:rFonts w:ascii="Calibri" w:eastAsia="Calibri" w:hAnsi="Calibri" w:cs="Times New Roman"/>
          <w:szCs w:val="24"/>
        </w:rPr>
      </w:pPr>
      <w:r>
        <w:rPr>
          <w:rFonts w:ascii="Calibri" w:eastAsia="Calibri" w:hAnsi="Calibri" w:cs="Times New Roman"/>
          <w:szCs w:val="24"/>
        </w:rPr>
        <w:t xml:space="preserve">The official staff position shall be identical to one of the official titles defined in the Personnel section of this document.  It will be bold and have a font size of 12pts.  </w:t>
      </w:r>
    </w:p>
    <w:p w14:paraId="29917A7F" w14:textId="77777777" w:rsidR="007A43EE" w:rsidRPr="007A43EE" w:rsidRDefault="00B55DE6" w:rsidP="007A43EE">
      <w:pPr>
        <w:pStyle w:val="ListParagraph"/>
        <w:numPr>
          <w:ilvl w:val="0"/>
          <w:numId w:val="17"/>
        </w:numPr>
        <w:spacing w:after="0" w:line="240" w:lineRule="auto"/>
        <w:rPr>
          <w:rFonts w:ascii="Calibri" w:eastAsia="Calibri" w:hAnsi="Calibri" w:cs="Times New Roman"/>
          <w:szCs w:val="24"/>
        </w:rPr>
      </w:pPr>
      <w:r>
        <w:rPr>
          <w:rFonts w:ascii="Calibri" w:eastAsia="Calibri" w:hAnsi="Calibri" w:cs="Times New Roman"/>
          <w:szCs w:val="24"/>
        </w:rPr>
        <w:t>Must</w:t>
      </w:r>
      <w:r w:rsidR="007A43EE" w:rsidRPr="007A43EE">
        <w:rPr>
          <w:rFonts w:ascii="Calibri" w:eastAsia="Calibri" w:hAnsi="Calibri" w:cs="Times New Roman"/>
          <w:szCs w:val="24"/>
        </w:rPr>
        <w:t xml:space="preserve"> state “</w:t>
      </w:r>
      <w:proofErr w:type="spellStart"/>
      <w:r w:rsidR="007A43EE" w:rsidRPr="007A43EE">
        <w:rPr>
          <w:rFonts w:ascii="Calibri" w:eastAsia="Calibri" w:hAnsi="Calibri" w:cs="Times New Roman"/>
          <w:szCs w:val="24"/>
        </w:rPr>
        <w:t>Nanocon</w:t>
      </w:r>
      <w:proofErr w:type="spellEnd"/>
      <w:r w:rsidR="007A43EE" w:rsidRPr="007A43EE">
        <w:rPr>
          <w:rFonts w:ascii="Calibri" w:eastAsia="Calibri" w:hAnsi="Calibri" w:cs="Times New Roman"/>
          <w:szCs w:val="24"/>
        </w:rPr>
        <w:t xml:space="preserve"> Staff” in italics with a 10pt font.  </w:t>
      </w:r>
    </w:p>
    <w:p w14:paraId="4D153579" w14:textId="77777777" w:rsidR="007A43EE" w:rsidRPr="007A43EE" w:rsidRDefault="00B55DE6" w:rsidP="007A43EE">
      <w:pPr>
        <w:pStyle w:val="ListParagraph"/>
        <w:numPr>
          <w:ilvl w:val="0"/>
          <w:numId w:val="17"/>
        </w:numPr>
        <w:spacing w:after="0" w:line="240" w:lineRule="auto"/>
        <w:rPr>
          <w:rFonts w:ascii="Calibri" w:eastAsia="Calibri" w:hAnsi="Calibri" w:cs="Times New Roman"/>
          <w:szCs w:val="24"/>
        </w:rPr>
      </w:pPr>
      <w:r>
        <w:rPr>
          <w:rFonts w:ascii="Calibri" w:eastAsia="Calibri" w:hAnsi="Calibri" w:cs="Times New Roman"/>
          <w:szCs w:val="24"/>
        </w:rPr>
        <w:t>Must</w:t>
      </w:r>
      <w:r w:rsidR="007A43EE" w:rsidRPr="007A43EE">
        <w:rPr>
          <w:rFonts w:ascii="Calibri" w:eastAsia="Calibri" w:hAnsi="Calibri" w:cs="Times New Roman"/>
          <w:szCs w:val="24"/>
        </w:rPr>
        <w:t xml:space="preserve"> state “DSU Gaming Club” in italics with 10pt font. </w:t>
      </w:r>
    </w:p>
    <w:p w14:paraId="41B14CE8" w14:textId="77777777" w:rsidR="007A43EE" w:rsidRDefault="00B55DE6" w:rsidP="007A43EE">
      <w:pPr>
        <w:pStyle w:val="ListParagraph"/>
        <w:numPr>
          <w:ilvl w:val="0"/>
          <w:numId w:val="17"/>
        </w:numPr>
        <w:spacing w:after="0" w:line="240" w:lineRule="auto"/>
        <w:rPr>
          <w:rFonts w:ascii="Calibri" w:eastAsia="Calibri" w:hAnsi="Calibri" w:cs="Times New Roman"/>
          <w:szCs w:val="24"/>
        </w:rPr>
      </w:pPr>
      <w:r>
        <w:rPr>
          <w:rFonts w:ascii="Calibri" w:eastAsia="Calibri" w:hAnsi="Calibri" w:cs="Times New Roman"/>
          <w:szCs w:val="24"/>
        </w:rPr>
        <w:t>Must</w:t>
      </w:r>
      <w:r w:rsidR="007A43EE" w:rsidRPr="007A43EE">
        <w:rPr>
          <w:rFonts w:ascii="Calibri" w:eastAsia="Calibri" w:hAnsi="Calibri" w:cs="Times New Roman"/>
          <w:szCs w:val="24"/>
        </w:rPr>
        <w:t xml:space="preserve"> state “www.nanocon.us” with a hyper link to “www.nanocon.us” in italics with a 10pt font.</w:t>
      </w:r>
    </w:p>
    <w:p w14:paraId="49E033FA" w14:textId="77777777" w:rsidR="00B55DE6" w:rsidRDefault="00B55DE6" w:rsidP="007A43EE">
      <w:pPr>
        <w:pStyle w:val="ListParagraph"/>
        <w:numPr>
          <w:ilvl w:val="0"/>
          <w:numId w:val="17"/>
        </w:numPr>
        <w:spacing w:after="0" w:line="240" w:lineRule="auto"/>
        <w:rPr>
          <w:rFonts w:ascii="Calibri" w:eastAsia="Calibri" w:hAnsi="Calibri" w:cs="Times New Roman"/>
          <w:szCs w:val="24"/>
        </w:rPr>
      </w:pPr>
      <w:r>
        <w:rPr>
          <w:rFonts w:ascii="Calibri" w:eastAsia="Calibri" w:hAnsi="Calibri" w:cs="Times New Roman"/>
          <w:szCs w:val="24"/>
        </w:rPr>
        <w:t>May state “Facebook Page” with a hyperlink to the Facebook page.</w:t>
      </w:r>
    </w:p>
    <w:p w14:paraId="3936D38A" w14:textId="77777777" w:rsidR="00B55DE6" w:rsidRDefault="00B55DE6" w:rsidP="007A43EE">
      <w:pPr>
        <w:pStyle w:val="ListParagraph"/>
        <w:numPr>
          <w:ilvl w:val="0"/>
          <w:numId w:val="17"/>
        </w:numPr>
        <w:spacing w:after="0" w:line="240" w:lineRule="auto"/>
        <w:rPr>
          <w:rFonts w:ascii="Calibri" w:eastAsia="Calibri" w:hAnsi="Calibri" w:cs="Times New Roman"/>
          <w:szCs w:val="24"/>
        </w:rPr>
      </w:pPr>
      <w:r>
        <w:rPr>
          <w:rFonts w:ascii="Calibri" w:eastAsia="Calibri" w:hAnsi="Calibri" w:cs="Times New Roman"/>
          <w:szCs w:val="24"/>
        </w:rPr>
        <w:t>May state “Twitter” with a hyperlink to the Twitter page.</w:t>
      </w:r>
    </w:p>
    <w:p w14:paraId="075E272F" w14:textId="77777777" w:rsidR="00B55DE6" w:rsidRDefault="00B55DE6" w:rsidP="00B55DE6">
      <w:pPr>
        <w:pStyle w:val="ListParagraph"/>
        <w:numPr>
          <w:ilvl w:val="0"/>
          <w:numId w:val="17"/>
        </w:numPr>
        <w:spacing w:after="0" w:line="240" w:lineRule="auto"/>
        <w:rPr>
          <w:rFonts w:ascii="Calibri" w:eastAsia="Calibri" w:hAnsi="Calibri" w:cs="Times New Roman"/>
          <w:szCs w:val="24"/>
        </w:rPr>
      </w:pPr>
      <w:r>
        <w:rPr>
          <w:rFonts w:ascii="Calibri" w:eastAsia="Calibri" w:hAnsi="Calibri" w:cs="Times New Roman"/>
          <w:szCs w:val="24"/>
        </w:rPr>
        <w:t>May state “Linked-In” with a hyperlink to the LinkedIn page.</w:t>
      </w:r>
    </w:p>
    <w:p w14:paraId="4211E594" w14:textId="77777777" w:rsidR="00B55DE6" w:rsidRPr="00B55DE6" w:rsidRDefault="00B55DE6" w:rsidP="00B55DE6">
      <w:pPr>
        <w:pStyle w:val="ListParagraph"/>
        <w:spacing w:after="0" w:line="240" w:lineRule="auto"/>
        <w:ind w:left="1440"/>
        <w:rPr>
          <w:rFonts w:ascii="Calibri" w:eastAsia="Calibri" w:hAnsi="Calibri" w:cs="Times New Roman"/>
          <w:szCs w:val="24"/>
        </w:rPr>
      </w:pPr>
    </w:p>
    <w:p w14:paraId="43A13EC0" w14:textId="77777777" w:rsidR="0019468E" w:rsidRDefault="0019468E" w:rsidP="0019468E">
      <w:pPr>
        <w:pStyle w:val="Heading2"/>
      </w:pPr>
      <w:bookmarkStart w:id="576" w:name="_Toc404097926"/>
      <w:bookmarkStart w:id="577" w:name="_Toc461554950"/>
      <w:r>
        <w:t>Etiquette</w:t>
      </w:r>
      <w:bookmarkEnd w:id="576"/>
      <w:bookmarkEnd w:id="577"/>
    </w:p>
    <w:p w14:paraId="1BF11961" w14:textId="77777777" w:rsidR="005F1244" w:rsidRDefault="0019468E" w:rsidP="005F1244">
      <w:pPr>
        <w:ind w:left="720"/>
      </w:pPr>
      <w:r>
        <w:t>How should all emails be structured?</w:t>
      </w:r>
    </w:p>
    <w:p w14:paraId="0B67589C" w14:textId="77777777" w:rsidR="0019468E" w:rsidRDefault="0019468E" w:rsidP="0019468E">
      <w:pPr>
        <w:pStyle w:val="Heading2"/>
      </w:pPr>
      <w:bookmarkStart w:id="578" w:name="_Toc404097927"/>
      <w:bookmarkStart w:id="579" w:name="_Toc461554951"/>
      <w:r>
        <w:t xml:space="preserve">Emailing on Behalf of </w:t>
      </w:r>
      <w:proofErr w:type="spellStart"/>
      <w:r>
        <w:t>Nanocon</w:t>
      </w:r>
      <w:bookmarkEnd w:id="578"/>
      <w:bookmarkEnd w:id="579"/>
      <w:proofErr w:type="spellEnd"/>
    </w:p>
    <w:p w14:paraId="16BF1F42" w14:textId="667E2F9C" w:rsidR="007C6935" w:rsidRDefault="0019468E" w:rsidP="00BF5B08">
      <w:pPr>
        <w:ind w:left="720"/>
      </w:pPr>
      <w:r>
        <w:t>All email</w:t>
      </w:r>
      <w:r w:rsidR="006747FB">
        <w:t>s</w:t>
      </w:r>
      <w:r>
        <w:t xml:space="preserve"> that is sent or received relating to </w:t>
      </w:r>
      <w:proofErr w:type="spellStart"/>
      <w:ins w:id="580" w:author="Rachel Groth" w:date="2016-09-13T18:20:00Z">
        <w:r w:rsidR="000E3873">
          <w:t>N</w:t>
        </w:r>
      </w:ins>
      <w:del w:id="581" w:author="Rachel Groth" w:date="2016-09-13T18:20:00Z">
        <w:r w:rsidDel="000E3873">
          <w:delText>n</w:delText>
        </w:r>
      </w:del>
      <w:r>
        <w:t>anocon</w:t>
      </w:r>
      <w:proofErr w:type="spellEnd"/>
      <w:r>
        <w:t xml:space="preserve"> must either be cc’d or forwarded to the </w:t>
      </w:r>
      <w:hyperlink r:id="rId40" w:history="1">
        <w:r w:rsidRPr="005220BA">
          <w:rPr>
            <w:rStyle w:val="Hyperlink"/>
          </w:rPr>
          <w:t>nanocon@dsu.edu</w:t>
        </w:r>
      </w:hyperlink>
      <w:r>
        <w:t xml:space="preserve">.  </w:t>
      </w:r>
    </w:p>
    <w:p w14:paraId="3D1EDE80" w14:textId="77777777" w:rsidR="007C6935" w:rsidRDefault="007C6935" w:rsidP="007C6935">
      <w:pPr>
        <w:pStyle w:val="Heading2"/>
      </w:pPr>
      <w:bookmarkStart w:id="582" w:name="_Toc404097928"/>
      <w:bookmarkStart w:id="583" w:name="_Toc461554952"/>
      <w:r>
        <w:t>Contacts</w:t>
      </w:r>
      <w:bookmarkEnd w:id="582"/>
      <w:bookmarkEnd w:id="583"/>
    </w:p>
    <w:p w14:paraId="644A9ED4" w14:textId="77777777" w:rsidR="00382B62" w:rsidRPr="00191BD2" w:rsidRDefault="007C6935" w:rsidP="007C6935">
      <w:r>
        <w:t xml:space="preserve">All Vendors, </w:t>
      </w:r>
      <w:r w:rsidR="00BF3ED3">
        <w:t>Sponsors</w:t>
      </w:r>
      <w:r>
        <w:t>, and Contact info will be up to date in the contact section of the email.</w:t>
      </w:r>
      <w:r w:rsidR="00382B62">
        <w:br w:type="page"/>
      </w:r>
    </w:p>
    <w:p w14:paraId="1DBC0C0D" w14:textId="77777777" w:rsidR="006B4BB6" w:rsidRDefault="006B4BB6" w:rsidP="006A0EA2">
      <w:pPr>
        <w:pStyle w:val="Heading1"/>
      </w:pPr>
      <w:bookmarkStart w:id="584" w:name="_Concessions_(food)"/>
      <w:bookmarkStart w:id="585" w:name="_Concessions"/>
      <w:bookmarkStart w:id="586" w:name="_Toc404097929"/>
      <w:bookmarkStart w:id="587" w:name="_Toc461554953"/>
      <w:bookmarkEnd w:id="584"/>
      <w:bookmarkEnd w:id="585"/>
      <w:r>
        <w:lastRenderedPageBreak/>
        <w:t>Concessions</w:t>
      </w:r>
      <w:bookmarkEnd w:id="586"/>
      <w:bookmarkEnd w:id="587"/>
    </w:p>
    <w:p w14:paraId="52270AD0" w14:textId="77777777" w:rsidR="006B4BB6" w:rsidRDefault="006B4BB6" w:rsidP="006B4BB6">
      <w:pPr>
        <w:pStyle w:val="ListParagraph"/>
        <w:numPr>
          <w:ilvl w:val="0"/>
          <w:numId w:val="4"/>
        </w:numPr>
        <w:spacing w:after="0" w:line="240" w:lineRule="auto"/>
      </w:pPr>
      <w:r>
        <w:t xml:space="preserve">Before </w:t>
      </w:r>
      <w:proofErr w:type="spellStart"/>
      <w:r>
        <w:t>Nanocon</w:t>
      </w:r>
      <w:proofErr w:type="spellEnd"/>
    </w:p>
    <w:p w14:paraId="3ED6C154" w14:textId="0251A22F" w:rsidR="006B4BB6" w:rsidRDefault="006B4BB6" w:rsidP="006B4BB6">
      <w:pPr>
        <w:pStyle w:val="ListParagraph"/>
        <w:numPr>
          <w:ilvl w:val="1"/>
          <w:numId w:val="4"/>
        </w:numPr>
        <w:spacing w:after="0" w:line="240" w:lineRule="auto"/>
      </w:pPr>
      <w:r>
        <w:t xml:space="preserve">Find outside organizations to run the </w:t>
      </w:r>
      <w:ins w:id="588" w:author="Rachel Groth" w:date="2016-09-13T18:20:00Z">
        <w:r w:rsidR="000E3873">
          <w:t>C</w:t>
        </w:r>
      </w:ins>
      <w:del w:id="589" w:author="Rachel Groth" w:date="2016-09-13T18:20:00Z">
        <w:r w:rsidDel="000E3873">
          <w:delText>c</w:delText>
        </w:r>
      </w:del>
      <w:r>
        <w:t>oncessions counter.</w:t>
      </w:r>
    </w:p>
    <w:p w14:paraId="4FC37F58" w14:textId="77777777" w:rsidR="006B4BB6" w:rsidRDefault="006B4BB6" w:rsidP="006B4BB6">
      <w:pPr>
        <w:pStyle w:val="ListParagraph"/>
        <w:numPr>
          <w:ilvl w:val="1"/>
          <w:numId w:val="4"/>
        </w:numPr>
        <w:spacing w:after="0" w:line="240" w:lineRule="auto"/>
      </w:pPr>
      <w:r>
        <w:t>Schedule outside organization for counter shifts.</w:t>
      </w:r>
    </w:p>
    <w:p w14:paraId="19F925EB" w14:textId="3BA849ED" w:rsidR="006B4BB6" w:rsidRDefault="006B4BB6" w:rsidP="006B4BB6">
      <w:pPr>
        <w:pStyle w:val="ListParagraph"/>
        <w:numPr>
          <w:ilvl w:val="1"/>
          <w:numId w:val="4"/>
        </w:numPr>
        <w:spacing w:after="0" w:line="240" w:lineRule="auto"/>
      </w:pPr>
      <w:r>
        <w:t xml:space="preserve">Schedule Gaming Club members for </w:t>
      </w:r>
      <w:ins w:id="590" w:author="Rachel Groth" w:date="2016-09-13T18:20:00Z">
        <w:r w:rsidR="000E3873">
          <w:t>C</w:t>
        </w:r>
      </w:ins>
      <w:del w:id="591" w:author="Rachel Groth" w:date="2016-09-13T18:20:00Z">
        <w:r w:rsidDel="000E3873">
          <w:delText>c</w:delText>
        </w:r>
      </w:del>
      <w:r>
        <w:t>oncessions shifts.</w:t>
      </w:r>
    </w:p>
    <w:p w14:paraId="06305EC6" w14:textId="77777777" w:rsidR="006B4BB6" w:rsidRDefault="006B4BB6" w:rsidP="006B4BB6">
      <w:pPr>
        <w:pStyle w:val="ListParagraph"/>
        <w:numPr>
          <w:ilvl w:val="0"/>
          <w:numId w:val="4"/>
        </w:numPr>
        <w:spacing w:after="0" w:line="240" w:lineRule="auto"/>
      </w:pPr>
      <w:r>
        <w:t xml:space="preserve">At </w:t>
      </w:r>
      <w:proofErr w:type="spellStart"/>
      <w:r>
        <w:t>Nanocon</w:t>
      </w:r>
      <w:proofErr w:type="spellEnd"/>
    </w:p>
    <w:p w14:paraId="08B08077" w14:textId="77777777" w:rsidR="006B4BB6" w:rsidRDefault="006B4BB6" w:rsidP="006B4BB6">
      <w:pPr>
        <w:pStyle w:val="ListParagraph"/>
        <w:numPr>
          <w:ilvl w:val="1"/>
          <w:numId w:val="4"/>
        </w:numPr>
        <w:spacing w:after="0" w:line="240" w:lineRule="auto"/>
      </w:pPr>
      <w:r>
        <w:t xml:space="preserve">Make sure the counter is manned </w:t>
      </w:r>
      <w:proofErr w:type="gramStart"/>
      <w:r>
        <w:t>at all times</w:t>
      </w:r>
      <w:proofErr w:type="gramEnd"/>
      <w:r>
        <w:t xml:space="preserve"> while open.</w:t>
      </w:r>
    </w:p>
    <w:p w14:paraId="763D00FC" w14:textId="77777777" w:rsidR="006B4BB6" w:rsidRDefault="006B4BB6" w:rsidP="006B4BB6">
      <w:pPr>
        <w:pStyle w:val="ListParagraph"/>
        <w:numPr>
          <w:ilvl w:val="1"/>
          <w:numId w:val="4"/>
        </w:numPr>
        <w:spacing w:after="0" w:line="240" w:lineRule="auto"/>
      </w:pPr>
      <w:r>
        <w:t xml:space="preserve">Make sure at least one Gaming Club member is present behind at the counter </w:t>
      </w:r>
      <w:proofErr w:type="gramStart"/>
      <w:r>
        <w:t>at all times</w:t>
      </w:r>
      <w:proofErr w:type="gramEnd"/>
      <w:r>
        <w:t xml:space="preserve">. </w:t>
      </w:r>
    </w:p>
    <w:p w14:paraId="1D5BC6C0" w14:textId="77777777" w:rsidR="006B4BB6" w:rsidRDefault="006B4BB6" w:rsidP="006B4BB6">
      <w:pPr>
        <w:pStyle w:val="ListParagraph"/>
        <w:numPr>
          <w:ilvl w:val="1"/>
          <w:numId w:val="4"/>
        </w:numPr>
        <w:spacing w:after="0" w:line="240" w:lineRule="auto"/>
      </w:pPr>
      <w:r>
        <w:t xml:space="preserve">Cash out the jar (money) at regular intervals in accordance to the Concessions SOP. </w:t>
      </w:r>
    </w:p>
    <w:p w14:paraId="64E46952" w14:textId="77777777" w:rsidR="006B4BB6" w:rsidRDefault="006B4BB6" w:rsidP="006B4BB6">
      <w:pPr>
        <w:pStyle w:val="ListParagraph"/>
        <w:numPr>
          <w:ilvl w:val="1"/>
          <w:numId w:val="4"/>
        </w:numPr>
        <w:spacing w:after="0" w:line="240" w:lineRule="auto"/>
      </w:pPr>
      <w:r>
        <w:t xml:space="preserve">Make sure the Concessions SOP is followed throughout </w:t>
      </w:r>
      <w:proofErr w:type="spellStart"/>
      <w:r>
        <w:t>Nanocon</w:t>
      </w:r>
      <w:proofErr w:type="spellEnd"/>
      <w:r>
        <w:t>.</w:t>
      </w:r>
    </w:p>
    <w:p w14:paraId="29A96A1F" w14:textId="77777777" w:rsidR="006B4BB6" w:rsidRDefault="006B4BB6" w:rsidP="006B4BB6">
      <w:pPr>
        <w:pStyle w:val="ListParagraph"/>
        <w:numPr>
          <w:ilvl w:val="0"/>
          <w:numId w:val="4"/>
        </w:numPr>
        <w:spacing w:after="0" w:line="240" w:lineRule="auto"/>
      </w:pPr>
      <w:r>
        <w:t xml:space="preserve">After </w:t>
      </w:r>
      <w:proofErr w:type="spellStart"/>
      <w:r>
        <w:t>Nanocon</w:t>
      </w:r>
      <w:proofErr w:type="spellEnd"/>
    </w:p>
    <w:p w14:paraId="6359005A" w14:textId="77777777" w:rsidR="006B4BB6" w:rsidRDefault="006B4BB6" w:rsidP="006B4BB6">
      <w:pPr>
        <w:pStyle w:val="ListParagraph"/>
        <w:numPr>
          <w:ilvl w:val="1"/>
          <w:numId w:val="4"/>
        </w:numPr>
        <w:spacing w:after="0" w:line="240" w:lineRule="auto"/>
      </w:pPr>
      <w:r>
        <w:t>Update the Concessions SOP as necessary.</w:t>
      </w:r>
    </w:p>
    <w:p w14:paraId="686F5569" w14:textId="77777777" w:rsidR="00BF3ED3" w:rsidRDefault="00BF3ED3" w:rsidP="00BF3ED3">
      <w:pPr>
        <w:pStyle w:val="Heading2"/>
      </w:pPr>
      <w:bookmarkStart w:id="592" w:name="_Toc404097930"/>
      <w:bookmarkStart w:id="593" w:name="_Toc461554954"/>
      <w:r>
        <w:t>Concessions (food)</w:t>
      </w:r>
      <w:bookmarkEnd w:id="592"/>
      <w:bookmarkEnd w:id="593"/>
    </w:p>
    <w:p w14:paraId="122C7962" w14:textId="77777777" w:rsidR="00BF3ED3" w:rsidRDefault="00BF3ED3" w:rsidP="006B4BB6">
      <w:pPr>
        <w:sectPr w:rsidR="00BF3ED3" w:rsidSect="00DA7F0A">
          <w:type w:val="continuous"/>
          <w:pgSz w:w="12240" w:h="15840"/>
          <w:pgMar w:top="1440" w:right="1440" w:bottom="1440" w:left="1440" w:header="720" w:footer="720" w:gutter="0"/>
          <w:cols w:space="720"/>
          <w:docGrid w:linePitch="360"/>
        </w:sectPr>
      </w:pPr>
    </w:p>
    <w:p w14:paraId="4F396F14" w14:textId="77777777" w:rsidR="00FC7AE7" w:rsidRDefault="00FC7AE7" w:rsidP="006B4BB6">
      <w:pPr>
        <w:pStyle w:val="Heading3"/>
      </w:pPr>
      <w:bookmarkStart w:id="594" w:name="_Toc404097931"/>
      <w:bookmarkStart w:id="595" w:name="_Toc461554955"/>
      <w:r>
        <w:t xml:space="preserve">Jack’s </w:t>
      </w:r>
      <w:r w:rsidR="005D2BDA">
        <w:t>Meat Locker</w:t>
      </w:r>
      <w:bookmarkEnd w:id="594"/>
      <w:bookmarkEnd w:id="595"/>
    </w:p>
    <w:p w14:paraId="6967413B" w14:textId="77777777" w:rsidR="00FC7AE7" w:rsidRDefault="00FC7AE7" w:rsidP="00C77D7B">
      <w:pPr>
        <w:pStyle w:val="ListParagraph"/>
        <w:numPr>
          <w:ilvl w:val="0"/>
          <w:numId w:val="2"/>
        </w:numPr>
      </w:pPr>
      <w:r>
        <w:t>250 Hot Dogs (5 cases @ 50/case)</w:t>
      </w:r>
    </w:p>
    <w:p w14:paraId="393E7503" w14:textId="77777777" w:rsidR="00FC7AE7" w:rsidRDefault="00FC7AE7" w:rsidP="00C77D7B">
      <w:pPr>
        <w:pStyle w:val="ListParagraph"/>
        <w:numPr>
          <w:ilvl w:val="0"/>
          <w:numId w:val="2"/>
        </w:numPr>
      </w:pPr>
      <w:r>
        <w:t>56 Meat Sticks (7 lbs. @ 8/</w:t>
      </w:r>
      <w:proofErr w:type="spellStart"/>
      <w:r>
        <w:t>lbs</w:t>
      </w:r>
      <w:proofErr w:type="spellEnd"/>
      <w:r>
        <w:t>)</w:t>
      </w:r>
    </w:p>
    <w:p w14:paraId="2C1BC23E" w14:textId="77777777" w:rsidR="00FC7AE7" w:rsidRDefault="00FC7AE7" w:rsidP="006B4BB6">
      <w:pPr>
        <w:pStyle w:val="Heading3"/>
      </w:pPr>
      <w:bookmarkStart w:id="596" w:name="_Toc404097932"/>
      <w:bookmarkStart w:id="597" w:name="_Toc461554956"/>
      <w:r>
        <w:t>Pizzas (from wholesaler @ $2/pizza)</w:t>
      </w:r>
      <w:bookmarkEnd w:id="596"/>
      <w:bookmarkEnd w:id="597"/>
    </w:p>
    <w:p w14:paraId="3FF7894F" w14:textId="77777777" w:rsidR="00FC7AE7" w:rsidRDefault="00E93F4E" w:rsidP="00C77D7B">
      <w:pPr>
        <w:pStyle w:val="ListParagraph"/>
        <w:numPr>
          <w:ilvl w:val="0"/>
          <w:numId w:val="1"/>
        </w:numPr>
      </w:pPr>
      <w:r>
        <w:t>84</w:t>
      </w:r>
      <w:r w:rsidR="00FC7AE7">
        <w:t xml:space="preserve"> Pepperoni</w:t>
      </w:r>
    </w:p>
    <w:p w14:paraId="165B6BCD" w14:textId="77777777" w:rsidR="00FC7AE7" w:rsidRDefault="00FC7AE7" w:rsidP="00C77D7B">
      <w:pPr>
        <w:pStyle w:val="ListParagraph"/>
        <w:numPr>
          <w:ilvl w:val="0"/>
          <w:numId w:val="1"/>
        </w:numPr>
      </w:pPr>
      <w:r>
        <w:t>24 Sausage and Pepperoni</w:t>
      </w:r>
    </w:p>
    <w:p w14:paraId="4C43519E" w14:textId="77777777" w:rsidR="00FC7AE7" w:rsidRDefault="00E93F4E" w:rsidP="00C77D7B">
      <w:pPr>
        <w:pStyle w:val="ListParagraph"/>
        <w:numPr>
          <w:ilvl w:val="0"/>
          <w:numId w:val="1"/>
        </w:numPr>
      </w:pPr>
      <w:r>
        <w:t>25</w:t>
      </w:r>
      <w:r w:rsidR="00FC7AE7">
        <w:t xml:space="preserve"> Supreme</w:t>
      </w:r>
    </w:p>
    <w:p w14:paraId="4D9EF270" w14:textId="77777777" w:rsidR="00FC7AE7" w:rsidRDefault="00FC7AE7" w:rsidP="00C77D7B">
      <w:pPr>
        <w:pStyle w:val="ListParagraph"/>
        <w:numPr>
          <w:ilvl w:val="0"/>
          <w:numId w:val="1"/>
        </w:numPr>
      </w:pPr>
      <w:r>
        <w:t>36 3-Meat</w:t>
      </w:r>
    </w:p>
    <w:p w14:paraId="65C79CEF" w14:textId="77777777" w:rsidR="00FC7AE7" w:rsidRDefault="00E93F4E" w:rsidP="00C77D7B">
      <w:pPr>
        <w:pStyle w:val="ListParagraph"/>
        <w:numPr>
          <w:ilvl w:val="0"/>
          <w:numId w:val="1"/>
        </w:numPr>
      </w:pPr>
      <w:r>
        <w:t>25</w:t>
      </w:r>
      <w:r w:rsidR="00FC7AE7">
        <w:t xml:space="preserve"> Bacon Cheeseburger</w:t>
      </w:r>
    </w:p>
    <w:p w14:paraId="35DC6C65" w14:textId="77777777" w:rsidR="00FC7AE7" w:rsidRDefault="00FC7AE7" w:rsidP="006B4BB6">
      <w:pPr>
        <w:pStyle w:val="Heading3"/>
      </w:pPr>
      <w:bookmarkStart w:id="598" w:name="_Toc404097933"/>
      <w:bookmarkStart w:id="599" w:name="_Toc461554957"/>
      <w:r>
        <w:t>Sam’s Club</w:t>
      </w:r>
      <w:bookmarkEnd w:id="598"/>
      <w:bookmarkEnd w:id="599"/>
      <w:r>
        <w:t xml:space="preserve"> </w:t>
      </w:r>
    </w:p>
    <w:p w14:paraId="643723EC" w14:textId="77777777" w:rsidR="00FC7AE7" w:rsidRDefault="00FC7AE7" w:rsidP="00C77D7B">
      <w:pPr>
        <w:pStyle w:val="ListParagraph"/>
        <w:numPr>
          <w:ilvl w:val="0"/>
          <w:numId w:val="1"/>
        </w:numPr>
      </w:pPr>
      <w:r>
        <w:t xml:space="preserve">48 </w:t>
      </w:r>
      <w:proofErr w:type="gramStart"/>
      <w:r w:rsidR="00E93F4E">
        <w:t>bottle</w:t>
      </w:r>
      <w:proofErr w:type="gramEnd"/>
      <w:r>
        <w:t xml:space="preserve"> of OJ</w:t>
      </w:r>
    </w:p>
    <w:p w14:paraId="326A0EA5" w14:textId="77777777" w:rsidR="00FC7AE7" w:rsidRDefault="00E93F4E" w:rsidP="00C77D7B">
      <w:pPr>
        <w:pStyle w:val="ListParagraph"/>
        <w:numPr>
          <w:ilvl w:val="0"/>
          <w:numId w:val="1"/>
        </w:numPr>
      </w:pPr>
      <w:r>
        <w:t xml:space="preserve">48 </w:t>
      </w:r>
      <w:proofErr w:type="gramStart"/>
      <w:r>
        <w:t>bottle</w:t>
      </w:r>
      <w:proofErr w:type="gramEnd"/>
      <w:r w:rsidR="00FC7AE7">
        <w:t xml:space="preserve"> of Apple Juice</w:t>
      </w:r>
    </w:p>
    <w:p w14:paraId="29C097B9" w14:textId="77777777" w:rsidR="00FC7AE7" w:rsidRDefault="00F753F2" w:rsidP="00C77D7B">
      <w:pPr>
        <w:pStyle w:val="ListParagraph"/>
        <w:numPr>
          <w:ilvl w:val="0"/>
          <w:numId w:val="1"/>
        </w:numPr>
      </w:pPr>
      <w:r>
        <w:t>84</w:t>
      </w:r>
      <w:r w:rsidR="00FC7AE7">
        <w:t xml:space="preserve"> </w:t>
      </w:r>
      <w:r w:rsidR="00E93F4E">
        <w:t>bottles</w:t>
      </w:r>
      <w:r w:rsidR="00FC7AE7">
        <w:t xml:space="preserve"> of Chocolate Milk</w:t>
      </w:r>
    </w:p>
    <w:p w14:paraId="5C896E7F" w14:textId="77777777" w:rsidR="00FC7AE7" w:rsidRDefault="00FC7AE7" w:rsidP="00C77D7B">
      <w:pPr>
        <w:pStyle w:val="ListParagraph"/>
        <w:numPr>
          <w:ilvl w:val="0"/>
          <w:numId w:val="1"/>
        </w:numPr>
      </w:pPr>
      <w:r>
        <w:t>Soda (12 packs)</w:t>
      </w:r>
    </w:p>
    <w:p w14:paraId="1F60D342" w14:textId="77777777" w:rsidR="00FC7AE7" w:rsidRDefault="00FC7AE7" w:rsidP="00C77D7B">
      <w:pPr>
        <w:pStyle w:val="ListParagraph"/>
        <w:numPr>
          <w:ilvl w:val="1"/>
          <w:numId w:val="1"/>
        </w:numPr>
      </w:pPr>
      <w:r>
        <w:t>16 Mt. Dew</w:t>
      </w:r>
    </w:p>
    <w:p w14:paraId="60954BA3" w14:textId="77777777" w:rsidR="00FC7AE7" w:rsidRDefault="00FC7AE7" w:rsidP="00C77D7B">
      <w:pPr>
        <w:pStyle w:val="ListParagraph"/>
        <w:numPr>
          <w:ilvl w:val="1"/>
          <w:numId w:val="1"/>
        </w:numPr>
      </w:pPr>
      <w:r>
        <w:t>10 Coke</w:t>
      </w:r>
    </w:p>
    <w:p w14:paraId="5A83A30D" w14:textId="77777777" w:rsidR="00FC7AE7" w:rsidRDefault="00FC7AE7" w:rsidP="00C77D7B">
      <w:pPr>
        <w:pStyle w:val="ListParagraph"/>
        <w:numPr>
          <w:ilvl w:val="1"/>
          <w:numId w:val="1"/>
        </w:numPr>
      </w:pPr>
      <w:r>
        <w:t>8 Diet Coke</w:t>
      </w:r>
    </w:p>
    <w:p w14:paraId="071306B6" w14:textId="77777777" w:rsidR="00FC7AE7" w:rsidRDefault="00FC7AE7" w:rsidP="00C77D7B">
      <w:pPr>
        <w:pStyle w:val="ListParagraph"/>
        <w:numPr>
          <w:ilvl w:val="0"/>
          <w:numId w:val="1"/>
        </w:numPr>
      </w:pPr>
      <w:r>
        <w:t>Muffins</w:t>
      </w:r>
    </w:p>
    <w:p w14:paraId="7FF5378D" w14:textId="77777777" w:rsidR="00FC7AE7" w:rsidRDefault="00C670A7" w:rsidP="00C77D7B">
      <w:pPr>
        <w:pStyle w:val="ListParagraph"/>
        <w:numPr>
          <w:ilvl w:val="1"/>
          <w:numId w:val="1"/>
        </w:numPr>
      </w:pPr>
      <w:r>
        <w:t>60</w:t>
      </w:r>
      <w:r w:rsidR="00FC7AE7">
        <w:t xml:space="preserve"> Chocolate muffins</w:t>
      </w:r>
    </w:p>
    <w:p w14:paraId="7D610857" w14:textId="77777777" w:rsidR="00FC7AE7" w:rsidRDefault="00FC7AE7" w:rsidP="00C77D7B">
      <w:pPr>
        <w:pStyle w:val="ListParagraph"/>
        <w:numPr>
          <w:ilvl w:val="1"/>
          <w:numId w:val="1"/>
        </w:numPr>
      </w:pPr>
      <w:r>
        <w:t>24 Lemon Poppy seed</w:t>
      </w:r>
    </w:p>
    <w:p w14:paraId="0E89F602" w14:textId="77777777" w:rsidR="00FC7AE7" w:rsidRDefault="00FC7AE7" w:rsidP="00C77D7B">
      <w:pPr>
        <w:pStyle w:val="ListParagraph"/>
        <w:numPr>
          <w:ilvl w:val="1"/>
          <w:numId w:val="1"/>
        </w:numPr>
      </w:pPr>
      <w:r>
        <w:t>24 Blueberry</w:t>
      </w:r>
    </w:p>
    <w:p w14:paraId="5DAF5CB4" w14:textId="77777777" w:rsidR="00FC7AE7" w:rsidRDefault="00FC7AE7" w:rsidP="00C77D7B">
      <w:pPr>
        <w:pStyle w:val="ListParagraph"/>
        <w:numPr>
          <w:ilvl w:val="0"/>
          <w:numId w:val="1"/>
        </w:numPr>
      </w:pPr>
      <w:r>
        <w:t>1 pack of Chips (50 assorted)</w:t>
      </w:r>
    </w:p>
    <w:p w14:paraId="2B844527" w14:textId="77777777" w:rsidR="00F32571" w:rsidRDefault="00FC7AE7" w:rsidP="00F32571">
      <w:pPr>
        <w:pStyle w:val="ListParagraph"/>
        <w:numPr>
          <w:ilvl w:val="0"/>
          <w:numId w:val="1"/>
        </w:numPr>
      </w:pPr>
      <w:r>
        <w:t>8 gal. Chili (for dogs and bowls)</w:t>
      </w:r>
    </w:p>
    <w:p w14:paraId="0C5DA1E4" w14:textId="77777777" w:rsidR="00FC7AE7" w:rsidRDefault="00BF3ED3" w:rsidP="00F32571">
      <w:pPr>
        <w:pStyle w:val="Heading3"/>
      </w:pPr>
      <w:r>
        <w:br w:type="column"/>
      </w:r>
      <w:bookmarkStart w:id="600" w:name="_Toc404097934"/>
      <w:bookmarkStart w:id="601" w:name="_Toc461554958"/>
      <w:r w:rsidR="00FC7AE7">
        <w:t>Sunshine</w:t>
      </w:r>
      <w:bookmarkEnd w:id="600"/>
      <w:bookmarkEnd w:id="601"/>
    </w:p>
    <w:p w14:paraId="7F186E8F" w14:textId="77777777" w:rsidR="00FC7AE7" w:rsidRDefault="00E93F4E" w:rsidP="00C77D7B">
      <w:pPr>
        <w:pStyle w:val="ListParagraph"/>
        <w:numPr>
          <w:ilvl w:val="0"/>
          <w:numId w:val="1"/>
        </w:numPr>
      </w:pPr>
      <w:r>
        <w:t>4</w:t>
      </w:r>
      <w:r w:rsidR="00FC7AE7">
        <w:t xml:space="preserve"> </w:t>
      </w:r>
      <w:proofErr w:type="gramStart"/>
      <w:r w:rsidR="00FC7AE7">
        <w:t>case</w:t>
      </w:r>
      <w:proofErr w:type="gramEnd"/>
      <w:r w:rsidR="00FC7AE7">
        <w:t xml:space="preserve"> of Water</w:t>
      </w:r>
    </w:p>
    <w:p w14:paraId="67564FC5" w14:textId="77777777" w:rsidR="00FC7AE7" w:rsidRDefault="00FC7AE7" w:rsidP="00C77D7B">
      <w:pPr>
        <w:pStyle w:val="ListParagraph"/>
        <w:numPr>
          <w:ilvl w:val="0"/>
          <w:numId w:val="1"/>
        </w:numPr>
      </w:pPr>
      <w:r>
        <w:t>250 Hot Dog buns</w:t>
      </w:r>
    </w:p>
    <w:p w14:paraId="753F2117" w14:textId="77777777" w:rsidR="00FC7AE7" w:rsidRDefault="00FC7AE7" w:rsidP="00C77D7B">
      <w:pPr>
        <w:pStyle w:val="ListParagraph"/>
        <w:numPr>
          <w:ilvl w:val="0"/>
          <w:numId w:val="1"/>
        </w:numPr>
      </w:pPr>
      <w:r>
        <w:t>Soda</w:t>
      </w:r>
    </w:p>
    <w:p w14:paraId="11E5581C" w14:textId="77777777" w:rsidR="00FC7AE7" w:rsidRDefault="00FC7AE7" w:rsidP="00C77D7B">
      <w:pPr>
        <w:pStyle w:val="ListParagraph"/>
        <w:numPr>
          <w:ilvl w:val="1"/>
          <w:numId w:val="1"/>
        </w:numPr>
      </w:pPr>
      <w:r>
        <w:t>8 Welches Grape</w:t>
      </w:r>
    </w:p>
    <w:p w14:paraId="2671DB40" w14:textId="77777777" w:rsidR="00FC7AE7" w:rsidRDefault="00FC7AE7" w:rsidP="00C77D7B">
      <w:pPr>
        <w:pStyle w:val="ListParagraph"/>
        <w:numPr>
          <w:ilvl w:val="1"/>
          <w:numId w:val="1"/>
        </w:numPr>
      </w:pPr>
      <w:r>
        <w:t>8 Fanta Orange</w:t>
      </w:r>
    </w:p>
    <w:p w14:paraId="78F4FF1D" w14:textId="77777777" w:rsidR="00FC7AE7" w:rsidRDefault="00FC7AE7" w:rsidP="00C77D7B">
      <w:pPr>
        <w:pStyle w:val="ListParagraph"/>
        <w:numPr>
          <w:ilvl w:val="1"/>
          <w:numId w:val="1"/>
        </w:numPr>
      </w:pPr>
      <w:r>
        <w:t>6 A&amp;W Root Beer</w:t>
      </w:r>
    </w:p>
    <w:p w14:paraId="69EBE5B5" w14:textId="77777777" w:rsidR="00FC7AE7" w:rsidRDefault="00FC7AE7" w:rsidP="00C77D7B">
      <w:pPr>
        <w:pStyle w:val="ListParagraph"/>
        <w:numPr>
          <w:ilvl w:val="1"/>
          <w:numId w:val="1"/>
        </w:numPr>
      </w:pPr>
      <w:r>
        <w:t>4 Canada Dry</w:t>
      </w:r>
    </w:p>
    <w:p w14:paraId="19D8396E" w14:textId="77777777" w:rsidR="00FC7AE7" w:rsidRDefault="00FC7AE7" w:rsidP="00C77D7B">
      <w:pPr>
        <w:pStyle w:val="ListParagraph"/>
        <w:numPr>
          <w:ilvl w:val="1"/>
          <w:numId w:val="1"/>
        </w:numPr>
      </w:pPr>
      <w:r>
        <w:t>6 Diet Canada Dry</w:t>
      </w:r>
    </w:p>
    <w:p w14:paraId="17200149" w14:textId="77777777" w:rsidR="00BF3ED3" w:rsidRDefault="00FC7AE7" w:rsidP="00FC7AE7">
      <w:r>
        <w:t>Baked goods</w:t>
      </w:r>
      <w:r w:rsidR="00420BB4">
        <w:t xml:space="preserve"> and Puppy Chow</w:t>
      </w:r>
      <w:r>
        <w:t xml:space="preserve"> provided by Mrs. Bundy</w:t>
      </w:r>
    </w:p>
    <w:p w14:paraId="41DE1C92" w14:textId="77777777" w:rsidR="00070169" w:rsidRDefault="00B377B6" w:rsidP="00DA7F0A">
      <w:pPr>
        <w:pStyle w:val="Heading1"/>
      </w:pPr>
      <w:r>
        <w:br w:type="page"/>
      </w:r>
      <w:bookmarkStart w:id="602" w:name="_Toc404097935"/>
      <w:bookmarkStart w:id="603" w:name="_Toc461554959"/>
      <w:r w:rsidR="006A0EA2">
        <w:lastRenderedPageBreak/>
        <w:t>Concessions SOP</w:t>
      </w:r>
      <w:bookmarkEnd w:id="602"/>
      <w:bookmarkEnd w:id="603"/>
    </w:p>
    <w:p w14:paraId="00FAD8B9" w14:textId="77777777" w:rsidR="006A0EA2" w:rsidRDefault="006A0EA2" w:rsidP="006A0EA2">
      <w:pPr>
        <w:pStyle w:val="NoSpacing"/>
      </w:pPr>
    </w:p>
    <w:p w14:paraId="3258CFDB" w14:textId="77777777" w:rsidR="006A0EA2" w:rsidRDefault="006A0EA2" w:rsidP="006A0EA2">
      <w:r>
        <w:t xml:space="preserve">There is to be at least 3 people working the concessions </w:t>
      </w:r>
      <w:proofErr w:type="gramStart"/>
      <w:r>
        <w:t>at all times</w:t>
      </w:r>
      <w:proofErr w:type="gramEnd"/>
      <w:r>
        <w:t xml:space="preserve">. These 3+ people will consist of at least 1 Gaming Club member and 2+ other people (possible from another organization). </w:t>
      </w:r>
    </w:p>
    <w:p w14:paraId="142AC334" w14:textId="77777777" w:rsidR="006A0EA2" w:rsidRDefault="006A0EA2" w:rsidP="006B4BB6">
      <w:pPr>
        <w:pStyle w:val="Heading3"/>
      </w:pPr>
      <w:bookmarkStart w:id="604" w:name="_Toc404097936"/>
      <w:bookmarkStart w:id="605" w:name="_Toc461554960"/>
      <w:r>
        <w:t xml:space="preserve">Tab </w:t>
      </w:r>
      <w:r w:rsidRPr="00766CA0">
        <w:rPr>
          <w:rStyle w:val="Heading2Char"/>
        </w:rPr>
        <w:t>S</w:t>
      </w:r>
      <w:r>
        <w:t>heets</w:t>
      </w:r>
      <w:bookmarkEnd w:id="604"/>
      <w:bookmarkEnd w:id="605"/>
    </w:p>
    <w:p w14:paraId="478F5B2C" w14:textId="77777777" w:rsidR="006A0EA2" w:rsidRDefault="006A0EA2" w:rsidP="006A0EA2">
      <w:pPr>
        <w:pStyle w:val="NoSpacing"/>
      </w:pPr>
      <w:r>
        <w:t xml:space="preserve">Tab sheets are only allowed to </w:t>
      </w:r>
      <w:r w:rsidR="001C642A">
        <w:t>be made for DSU G</w:t>
      </w:r>
      <w:r>
        <w:t xml:space="preserve">aming </w:t>
      </w:r>
      <w:r w:rsidR="001C642A">
        <w:t>C</w:t>
      </w:r>
      <w:r>
        <w:t>lub members running events/working the con</w:t>
      </w:r>
      <w:r w:rsidR="001C642A">
        <w:t>vention</w:t>
      </w:r>
      <w:r>
        <w:t>, special guests (</w:t>
      </w:r>
      <w:r w:rsidR="001C642A">
        <w:t xml:space="preserve">e.g. </w:t>
      </w:r>
      <w:r>
        <w:t xml:space="preserve">guest speakers, vendors, </w:t>
      </w:r>
      <w:proofErr w:type="spellStart"/>
      <w:r>
        <w:t>etc</w:t>
      </w:r>
      <w:proofErr w:type="spellEnd"/>
      <w:r>
        <w:t>…)</w:t>
      </w:r>
      <w:r w:rsidR="001C642A">
        <w:t>, Lifetime DSU Gaming Club members</w:t>
      </w:r>
      <w:r>
        <w:t>, and</w:t>
      </w:r>
      <w:r w:rsidR="001C642A">
        <w:t xml:space="preserve"> any additional</w:t>
      </w:r>
      <w:r>
        <w:t xml:space="preserve"> people </w:t>
      </w:r>
      <w:r w:rsidR="001C642A">
        <w:t>allowed by the DSU Gaming Club advisor.</w:t>
      </w:r>
    </w:p>
    <w:p w14:paraId="61A98ECC" w14:textId="77777777" w:rsidR="006A0EA2" w:rsidRDefault="006A0EA2" w:rsidP="006A0EA2">
      <w:pPr>
        <w:pStyle w:val="NoSpacing"/>
      </w:pPr>
    </w:p>
    <w:p w14:paraId="40D8082B" w14:textId="77777777" w:rsidR="006A0EA2" w:rsidRDefault="006A0EA2" w:rsidP="006A0EA2">
      <w:pPr>
        <w:pStyle w:val="NoSpacing"/>
      </w:pPr>
      <w:r>
        <w:t>Tabs are to be written in by the concessions people</w:t>
      </w:r>
      <w:r w:rsidR="001C642A">
        <w:t xml:space="preserve"> only –</w:t>
      </w:r>
      <w:r>
        <w:t xml:space="preserve"> not the person making the order. </w:t>
      </w:r>
    </w:p>
    <w:p w14:paraId="3ABE2E37" w14:textId="77777777" w:rsidR="006A0EA2" w:rsidRDefault="006A0EA2" w:rsidP="006A0EA2">
      <w:pPr>
        <w:pStyle w:val="NoSpacing"/>
      </w:pPr>
    </w:p>
    <w:p w14:paraId="2CFFD098" w14:textId="77777777" w:rsidR="006A0EA2" w:rsidRDefault="001C642A" w:rsidP="006A0EA2">
      <w:pPr>
        <w:pStyle w:val="NoSpacing"/>
      </w:pPr>
      <w:r>
        <w:t>Non DSU Gaming Club member t</w:t>
      </w:r>
      <w:r w:rsidR="006A0EA2">
        <w:t xml:space="preserve">abs are to be paid by the final day of </w:t>
      </w:r>
      <w:proofErr w:type="spellStart"/>
      <w:r w:rsidR="006A0EA2">
        <w:t>Nanocon</w:t>
      </w:r>
      <w:proofErr w:type="spellEnd"/>
      <w:r>
        <w:t>. DSU Gaming Club members may make other arrangements to pay their tabs.</w:t>
      </w:r>
    </w:p>
    <w:p w14:paraId="6CF21E2C" w14:textId="77777777" w:rsidR="006A0EA2" w:rsidRDefault="006A0EA2" w:rsidP="006A0EA2">
      <w:pPr>
        <w:pStyle w:val="NoSpacing"/>
      </w:pPr>
    </w:p>
    <w:p w14:paraId="1F7C7EB7" w14:textId="77777777" w:rsidR="006A0EA2" w:rsidRDefault="006A0EA2" w:rsidP="006B4BB6">
      <w:pPr>
        <w:pStyle w:val="Heading3"/>
      </w:pPr>
      <w:bookmarkStart w:id="606" w:name="_Toc404097937"/>
      <w:bookmarkStart w:id="607" w:name="_Toc461554961"/>
      <w:r>
        <w:t>Safe Drops</w:t>
      </w:r>
      <w:bookmarkEnd w:id="606"/>
      <w:bookmarkEnd w:id="607"/>
    </w:p>
    <w:p w14:paraId="0615E85C" w14:textId="77777777" w:rsidR="001C642A" w:rsidRDefault="006A0EA2" w:rsidP="006A0EA2">
      <w:pPr>
        <w:pStyle w:val="NoSpacing"/>
      </w:pPr>
      <w:r>
        <w:t>Safe drops are</w:t>
      </w:r>
      <w:r w:rsidR="001C642A">
        <w:t xml:space="preserve"> to be made regular</w:t>
      </w:r>
      <w:r w:rsidR="001D6D11">
        <w:t>ly throughout the convention using the</w:t>
      </w:r>
      <w:r w:rsidR="001C642A">
        <w:t xml:space="preserve"> following schedule:</w:t>
      </w:r>
    </w:p>
    <w:p w14:paraId="117FB58A" w14:textId="77777777" w:rsidR="006A0EA2" w:rsidRDefault="001C642A" w:rsidP="001C642A">
      <w:pPr>
        <w:pStyle w:val="NoSpacing"/>
        <w:numPr>
          <w:ilvl w:val="0"/>
          <w:numId w:val="8"/>
        </w:numPr>
      </w:pPr>
      <w:r>
        <w:t>Friday after dinner</w:t>
      </w:r>
    </w:p>
    <w:p w14:paraId="6B6437BC" w14:textId="77777777" w:rsidR="001C642A" w:rsidRDefault="001C642A" w:rsidP="001C642A">
      <w:pPr>
        <w:pStyle w:val="NoSpacing"/>
        <w:numPr>
          <w:ilvl w:val="0"/>
          <w:numId w:val="8"/>
        </w:numPr>
      </w:pPr>
      <w:r>
        <w:t>Friday at close</w:t>
      </w:r>
    </w:p>
    <w:p w14:paraId="7EBB27DF" w14:textId="77777777" w:rsidR="001C642A" w:rsidRDefault="001C642A" w:rsidP="001C642A">
      <w:pPr>
        <w:pStyle w:val="NoSpacing"/>
        <w:numPr>
          <w:ilvl w:val="0"/>
          <w:numId w:val="8"/>
        </w:numPr>
      </w:pPr>
      <w:r>
        <w:t>Saturday after lunch</w:t>
      </w:r>
    </w:p>
    <w:p w14:paraId="6CF58A86" w14:textId="77777777" w:rsidR="001C642A" w:rsidRDefault="001C642A" w:rsidP="001C642A">
      <w:pPr>
        <w:pStyle w:val="NoSpacing"/>
        <w:numPr>
          <w:ilvl w:val="0"/>
          <w:numId w:val="8"/>
        </w:numPr>
      </w:pPr>
      <w:r>
        <w:t>Saturday after dinner</w:t>
      </w:r>
    </w:p>
    <w:p w14:paraId="22D021E7" w14:textId="77777777" w:rsidR="001C642A" w:rsidRDefault="001C642A" w:rsidP="001C642A">
      <w:pPr>
        <w:pStyle w:val="NoSpacing"/>
        <w:numPr>
          <w:ilvl w:val="0"/>
          <w:numId w:val="8"/>
        </w:numPr>
      </w:pPr>
      <w:r>
        <w:t>Saturday at close</w:t>
      </w:r>
    </w:p>
    <w:p w14:paraId="25B17210" w14:textId="77777777" w:rsidR="001C642A" w:rsidRDefault="001C642A" w:rsidP="001C642A">
      <w:pPr>
        <w:pStyle w:val="NoSpacing"/>
        <w:numPr>
          <w:ilvl w:val="0"/>
          <w:numId w:val="8"/>
        </w:numPr>
      </w:pPr>
      <w:r>
        <w:t>Sunday after lunch</w:t>
      </w:r>
    </w:p>
    <w:p w14:paraId="23718CCE" w14:textId="77777777" w:rsidR="001C642A" w:rsidRDefault="001C642A" w:rsidP="001C642A">
      <w:pPr>
        <w:pStyle w:val="NoSpacing"/>
        <w:numPr>
          <w:ilvl w:val="0"/>
          <w:numId w:val="8"/>
        </w:numPr>
      </w:pPr>
      <w:r>
        <w:t>Sunday after dinner</w:t>
      </w:r>
    </w:p>
    <w:p w14:paraId="56338F21" w14:textId="77777777" w:rsidR="001C642A" w:rsidRDefault="001C642A" w:rsidP="001C642A">
      <w:pPr>
        <w:pStyle w:val="NoSpacing"/>
        <w:numPr>
          <w:ilvl w:val="0"/>
          <w:numId w:val="8"/>
        </w:numPr>
      </w:pPr>
      <w:r>
        <w:t>Sunday at close</w:t>
      </w:r>
    </w:p>
    <w:p w14:paraId="1306CC18" w14:textId="77777777" w:rsidR="006A0EA2" w:rsidRDefault="006A0EA2" w:rsidP="006A0EA2">
      <w:pPr>
        <w:pStyle w:val="NoSpacing"/>
      </w:pPr>
    </w:p>
    <w:p w14:paraId="06D065CD" w14:textId="77777777" w:rsidR="006A0EA2" w:rsidRDefault="000E4B17" w:rsidP="006B4BB6">
      <w:pPr>
        <w:pStyle w:val="Heading3"/>
        <w:rPr>
          <w:b/>
        </w:rPr>
      </w:pPr>
      <w:r>
        <w:br w:type="column"/>
      </w:r>
      <w:bookmarkStart w:id="608" w:name="_Toc404097938"/>
      <w:bookmarkStart w:id="609" w:name="_Toc461554962"/>
      <w:r w:rsidR="006A0EA2">
        <w:t>Setup</w:t>
      </w:r>
      <w:bookmarkEnd w:id="608"/>
      <w:bookmarkEnd w:id="609"/>
    </w:p>
    <w:p w14:paraId="03DE1BFA" w14:textId="77777777" w:rsidR="006A0EA2" w:rsidRDefault="006A0EA2" w:rsidP="006B4BB6">
      <w:pPr>
        <w:pStyle w:val="Heading4"/>
        <w:ind w:left="720"/>
      </w:pPr>
      <w:r>
        <w:t xml:space="preserve">Initial </w:t>
      </w:r>
    </w:p>
    <w:p w14:paraId="7AE409A1" w14:textId="77777777" w:rsidR="006A0EA2" w:rsidRDefault="006A0EA2" w:rsidP="006A0EA2">
      <w:pPr>
        <w:pStyle w:val="NoSpacing"/>
        <w:numPr>
          <w:ilvl w:val="1"/>
          <w:numId w:val="5"/>
        </w:numPr>
        <w:rPr>
          <w:b/>
        </w:rPr>
      </w:pPr>
      <w:r>
        <w:t xml:space="preserve">Extra buns, cups, bowls, </w:t>
      </w:r>
      <w:proofErr w:type="spellStart"/>
      <w:r>
        <w:t>etc</w:t>
      </w:r>
      <w:proofErr w:type="spellEnd"/>
      <w:r>
        <w:t>…. are placed in the cupboards and are brought out as needed.</w:t>
      </w:r>
    </w:p>
    <w:p w14:paraId="19524E17" w14:textId="77777777" w:rsidR="006A0EA2" w:rsidRDefault="006A0EA2" w:rsidP="006A0EA2">
      <w:pPr>
        <w:pStyle w:val="NoSpacing"/>
        <w:numPr>
          <w:ilvl w:val="1"/>
          <w:numId w:val="5"/>
        </w:numPr>
        <w:rPr>
          <w:b/>
        </w:rPr>
      </w:pPr>
      <w:r>
        <w:t xml:space="preserve">Place the pizza ovens, crockpots, </w:t>
      </w:r>
      <w:proofErr w:type="spellStart"/>
      <w:r>
        <w:t>etc</w:t>
      </w:r>
      <w:proofErr w:type="spellEnd"/>
      <w:r>
        <w:t>…. in their proper places that will be determined based on availability.</w:t>
      </w:r>
    </w:p>
    <w:p w14:paraId="058A91B7" w14:textId="77777777" w:rsidR="006A0EA2" w:rsidRDefault="006A0EA2" w:rsidP="006A0EA2">
      <w:pPr>
        <w:pStyle w:val="NoSpacing"/>
        <w:numPr>
          <w:ilvl w:val="1"/>
          <w:numId w:val="5"/>
        </w:numPr>
        <w:rPr>
          <w:b/>
        </w:rPr>
      </w:pPr>
      <w:r>
        <w:t>Fill cooler with pop, milk, juice, and water.</w:t>
      </w:r>
    </w:p>
    <w:p w14:paraId="3004C64A" w14:textId="77777777" w:rsidR="006A0EA2" w:rsidRDefault="006A0EA2" w:rsidP="006A0EA2">
      <w:pPr>
        <w:pStyle w:val="NoSpacing"/>
        <w:numPr>
          <w:ilvl w:val="1"/>
          <w:numId w:val="5"/>
        </w:numPr>
        <w:rPr>
          <w:b/>
        </w:rPr>
      </w:pPr>
      <w:r>
        <w:t>Fill freezers with pizza.</w:t>
      </w:r>
    </w:p>
    <w:p w14:paraId="4237D030" w14:textId="77777777" w:rsidR="006A0EA2" w:rsidRDefault="006A0EA2" w:rsidP="006A0EA2">
      <w:pPr>
        <w:pStyle w:val="NoSpacing"/>
        <w:numPr>
          <w:ilvl w:val="1"/>
          <w:numId w:val="5"/>
        </w:numPr>
        <w:rPr>
          <w:b/>
        </w:rPr>
      </w:pPr>
      <w:r>
        <w:t>Place extra hotdogs and other necessary cold items in the fridge.</w:t>
      </w:r>
    </w:p>
    <w:p w14:paraId="723A89F7" w14:textId="77777777" w:rsidR="006A0EA2" w:rsidRDefault="006A0EA2" w:rsidP="006A0EA2">
      <w:pPr>
        <w:pStyle w:val="NoSpacing"/>
        <w:ind w:left="1110"/>
        <w:rPr>
          <w:b/>
        </w:rPr>
      </w:pPr>
    </w:p>
    <w:p w14:paraId="4ACBC257" w14:textId="77777777" w:rsidR="006A0EA2" w:rsidRDefault="006A0EA2" w:rsidP="006B4BB6">
      <w:pPr>
        <w:pStyle w:val="Heading4"/>
        <w:ind w:left="720"/>
      </w:pPr>
      <w:r>
        <w:t>Morning</w:t>
      </w:r>
    </w:p>
    <w:p w14:paraId="05EB55F5" w14:textId="77777777" w:rsidR="006A0EA2" w:rsidRDefault="006A0EA2" w:rsidP="006A0EA2">
      <w:pPr>
        <w:pStyle w:val="NoSpacing"/>
        <w:numPr>
          <w:ilvl w:val="1"/>
          <w:numId w:val="5"/>
        </w:numPr>
        <w:rPr>
          <w:b/>
        </w:rPr>
      </w:pPr>
      <w:r>
        <w:t>Begin heating chili</w:t>
      </w:r>
      <w:r>
        <w:rPr>
          <w:b/>
        </w:rPr>
        <w:t xml:space="preserve"> </w:t>
      </w:r>
      <w:r>
        <w:t>and hotdogs.</w:t>
      </w:r>
    </w:p>
    <w:p w14:paraId="304D3D05" w14:textId="77777777" w:rsidR="006A0EA2" w:rsidRDefault="006A0EA2" w:rsidP="006A0EA2">
      <w:pPr>
        <w:pStyle w:val="NoSpacing"/>
        <w:numPr>
          <w:ilvl w:val="1"/>
          <w:numId w:val="5"/>
        </w:numPr>
        <w:rPr>
          <w:b/>
        </w:rPr>
      </w:pPr>
      <w:r>
        <w:t>Brew coffee</w:t>
      </w:r>
    </w:p>
    <w:p w14:paraId="1E2AB851" w14:textId="77777777" w:rsidR="006A0EA2" w:rsidRDefault="006A0EA2" w:rsidP="006A0EA2">
      <w:pPr>
        <w:pStyle w:val="NoSpacing"/>
        <w:numPr>
          <w:ilvl w:val="1"/>
          <w:numId w:val="5"/>
        </w:numPr>
        <w:rPr>
          <w:b/>
        </w:rPr>
      </w:pPr>
      <w:r>
        <w:t>Clean anything not cleaned the night before</w:t>
      </w:r>
    </w:p>
    <w:p w14:paraId="67EDCA8C" w14:textId="77777777" w:rsidR="006A0EA2" w:rsidRDefault="006A0EA2" w:rsidP="006A0EA2">
      <w:pPr>
        <w:pStyle w:val="NoSpacing"/>
        <w:numPr>
          <w:ilvl w:val="1"/>
          <w:numId w:val="5"/>
        </w:numPr>
        <w:rPr>
          <w:b/>
        </w:rPr>
      </w:pPr>
      <w:r>
        <w:t>Inventory Pizza and alter menu as needed.</w:t>
      </w:r>
    </w:p>
    <w:p w14:paraId="288055DF" w14:textId="77777777" w:rsidR="00F32571" w:rsidRDefault="00F32571">
      <w:pPr>
        <w:rPr>
          <w:rFonts w:asciiTheme="majorHAnsi" w:eastAsiaTheme="majorEastAsia" w:hAnsiTheme="majorHAnsi" w:cstheme="majorBidi"/>
          <w:color w:val="365F91" w:themeColor="accent1" w:themeShade="BF"/>
          <w:sz w:val="32"/>
          <w:szCs w:val="32"/>
        </w:rPr>
      </w:pPr>
      <w:r>
        <w:br w:type="page"/>
      </w:r>
    </w:p>
    <w:p w14:paraId="5E6B0CE6" w14:textId="77777777" w:rsidR="006A0EA2" w:rsidRDefault="006A0EA2" w:rsidP="006B4BB6">
      <w:pPr>
        <w:pStyle w:val="Heading2"/>
        <w:rPr>
          <w:b/>
        </w:rPr>
      </w:pPr>
      <w:bookmarkStart w:id="610" w:name="_Toc404097939"/>
      <w:bookmarkStart w:id="611" w:name="_Toc461554963"/>
      <w:r>
        <w:lastRenderedPageBreak/>
        <w:t>Pizza</w:t>
      </w:r>
      <w:bookmarkEnd w:id="610"/>
      <w:bookmarkEnd w:id="611"/>
    </w:p>
    <w:p w14:paraId="4BDAB8EF" w14:textId="77777777" w:rsidR="006A0EA2" w:rsidRDefault="006A0EA2" w:rsidP="006A0EA2">
      <w:pPr>
        <w:pStyle w:val="NoSpacing"/>
      </w:pPr>
      <w:r>
        <w:t xml:space="preserve">Each pizza is to be prepared as ordered. Once someone places an order for a pizza rip a standard playing card in half, give the customer one of the halves, and write the kind of pizza on the other half. Then give the half that you kept to the person in the kitchen. When the pizza is done, the card is to be called </w:t>
      </w:r>
      <w:proofErr w:type="gramStart"/>
      <w:r>
        <w:t>out</w:t>
      </w:r>
      <w:proofErr w:type="gramEnd"/>
      <w:r>
        <w:t xml:space="preserve"> so the pizza can be picked up. </w:t>
      </w:r>
    </w:p>
    <w:p w14:paraId="20F57973" w14:textId="77777777" w:rsidR="006A0EA2" w:rsidRDefault="006A0EA2" w:rsidP="006A0EA2">
      <w:pPr>
        <w:pStyle w:val="NoSpacing"/>
      </w:pPr>
    </w:p>
    <w:p w14:paraId="0440F557" w14:textId="77777777" w:rsidR="006A0EA2" w:rsidRDefault="006A0EA2" w:rsidP="006A0EA2">
      <w:pPr>
        <w:pStyle w:val="NoSpacing"/>
        <w:rPr>
          <w:i/>
        </w:rPr>
      </w:pPr>
      <w:r>
        <w:rPr>
          <w:i/>
        </w:rPr>
        <w:t xml:space="preserve">Example: Seth orders a pepperoni pizza. I then grab a playing card and rip it in half. I give one half of this card (we will call it the 3 of clubs) and give it to Seth. I then write pepperoni on the other half and bring it into the kitchen to be cooked. Once it is done I call out </w:t>
      </w:r>
      <w:proofErr w:type="gramStart"/>
      <w:r>
        <w:rPr>
          <w:i/>
        </w:rPr>
        <w:t>“ 3</w:t>
      </w:r>
      <w:proofErr w:type="gramEnd"/>
      <w:r>
        <w:rPr>
          <w:i/>
        </w:rPr>
        <w:t xml:space="preserve"> of Clubs your pizza is ready” so that Seth knows his pizza is finished.</w:t>
      </w:r>
    </w:p>
    <w:p w14:paraId="4B10C5CC" w14:textId="77777777" w:rsidR="006A0EA2" w:rsidRDefault="006A0EA2" w:rsidP="006A0EA2">
      <w:pPr>
        <w:pStyle w:val="NoSpacing"/>
        <w:rPr>
          <w:i/>
        </w:rPr>
      </w:pPr>
    </w:p>
    <w:p w14:paraId="5D810FFB" w14:textId="77777777" w:rsidR="006A0EA2" w:rsidRDefault="006A0EA2" w:rsidP="006A0EA2">
      <w:pPr>
        <w:pStyle w:val="NoSpacing"/>
      </w:pPr>
      <w:r>
        <w:t>Reminder: Only one deck of playing cards is to be used at a time. This will prevent confusion and possible overlay of the same card.</w:t>
      </w:r>
      <w:r w:rsidR="00EE61FD">
        <w:t xml:space="preserve"> DO NOT GIVE THEM THE FOOD WITHOUT THE PLAYING CARD.</w:t>
      </w:r>
    </w:p>
    <w:p w14:paraId="3B4EE71A" w14:textId="77777777" w:rsidR="006A0EA2" w:rsidRDefault="006A0EA2" w:rsidP="006A0EA2">
      <w:pPr>
        <w:pStyle w:val="NoSpacing"/>
      </w:pPr>
    </w:p>
    <w:p w14:paraId="5D049EE5" w14:textId="77777777" w:rsidR="006A0EA2" w:rsidRDefault="006A0EA2" w:rsidP="006B4BB6">
      <w:pPr>
        <w:pStyle w:val="Heading2"/>
        <w:rPr>
          <w:b/>
        </w:rPr>
      </w:pPr>
      <w:bookmarkStart w:id="612" w:name="_Toc404097940"/>
      <w:bookmarkStart w:id="613" w:name="_Toc461554964"/>
      <w:r>
        <w:t>Checks</w:t>
      </w:r>
      <w:bookmarkEnd w:id="612"/>
      <w:bookmarkEnd w:id="613"/>
    </w:p>
    <w:p w14:paraId="155097DA" w14:textId="77777777" w:rsidR="006A0EA2" w:rsidRDefault="006A0EA2" w:rsidP="006A0EA2">
      <w:pPr>
        <w:pStyle w:val="NoSpacing"/>
      </w:pPr>
      <w:r>
        <w:t>Checks are to be made out to DSU Gaming Club.</w:t>
      </w:r>
    </w:p>
    <w:p w14:paraId="4FDE45CF" w14:textId="77777777" w:rsidR="000E4B17" w:rsidRDefault="000E4B17" w:rsidP="006A0EA2">
      <w:pPr>
        <w:pStyle w:val="NoSpacing"/>
      </w:pPr>
    </w:p>
    <w:p w14:paraId="1D28F835" w14:textId="77777777" w:rsidR="000E4B17" w:rsidRDefault="000E4B17" w:rsidP="000E4B17">
      <w:pPr>
        <w:pStyle w:val="Heading2"/>
        <w:rPr>
          <w:b/>
        </w:rPr>
      </w:pPr>
      <w:bookmarkStart w:id="614" w:name="_Toc404097941"/>
      <w:bookmarkStart w:id="615" w:name="_Toc461554965"/>
      <w:r>
        <w:t>Coffee</w:t>
      </w:r>
      <w:bookmarkEnd w:id="614"/>
      <w:bookmarkEnd w:id="615"/>
      <w:r>
        <w:t xml:space="preserve"> </w:t>
      </w:r>
    </w:p>
    <w:p w14:paraId="47C6D335" w14:textId="77777777" w:rsidR="000E4B17" w:rsidRDefault="000E4B17" w:rsidP="000E4B17">
      <w:pPr>
        <w:pStyle w:val="NoSpacing"/>
      </w:pPr>
      <w:r>
        <w:t xml:space="preserve">Coffee is placed on the front counter near the wall with cups nearby. Guests </w:t>
      </w:r>
      <w:proofErr w:type="gramStart"/>
      <w:r>
        <w:t>are allowed to</w:t>
      </w:r>
      <w:proofErr w:type="gramEnd"/>
      <w:r>
        <w:t xml:space="preserve"> get their own coffee as they desire.</w:t>
      </w:r>
    </w:p>
    <w:p w14:paraId="31A17CCF" w14:textId="77777777" w:rsidR="006A0EA2" w:rsidRDefault="006A0EA2" w:rsidP="006A0EA2">
      <w:pPr>
        <w:pStyle w:val="NoSpacing"/>
        <w:rPr>
          <w:b/>
        </w:rPr>
      </w:pPr>
    </w:p>
    <w:p w14:paraId="1B3DE1E6" w14:textId="77777777" w:rsidR="006A0EA2" w:rsidRDefault="000E4B17" w:rsidP="00766CA0">
      <w:pPr>
        <w:pStyle w:val="Heading2"/>
      </w:pPr>
      <w:r>
        <w:br w:type="column"/>
      </w:r>
      <w:bookmarkStart w:id="616" w:name="_Toc404097942"/>
      <w:bookmarkStart w:id="617" w:name="_Toc461554966"/>
      <w:r w:rsidR="006A0EA2">
        <w:t>Cleaning</w:t>
      </w:r>
      <w:bookmarkEnd w:id="616"/>
      <w:bookmarkEnd w:id="617"/>
    </w:p>
    <w:p w14:paraId="30100015" w14:textId="77777777" w:rsidR="006A0EA2" w:rsidRDefault="006A0EA2" w:rsidP="006A0EA2">
      <w:pPr>
        <w:pStyle w:val="NoSpacing"/>
        <w:numPr>
          <w:ilvl w:val="0"/>
          <w:numId w:val="7"/>
        </w:numPr>
      </w:pPr>
      <w:r>
        <w:t xml:space="preserve">Utensils, </w:t>
      </w:r>
      <w:proofErr w:type="spellStart"/>
      <w:r>
        <w:t>etc</w:t>
      </w:r>
      <w:proofErr w:type="spellEnd"/>
      <w:r>
        <w:t>…</w:t>
      </w:r>
    </w:p>
    <w:p w14:paraId="70E00310" w14:textId="77777777" w:rsidR="006A0EA2" w:rsidRDefault="006A0EA2" w:rsidP="006A0EA2">
      <w:pPr>
        <w:pStyle w:val="NoSpacing"/>
        <w:numPr>
          <w:ilvl w:val="1"/>
          <w:numId w:val="7"/>
        </w:numPr>
      </w:pPr>
      <w:r>
        <w:t xml:space="preserve">The utensils used </w:t>
      </w:r>
      <w:proofErr w:type="gramStart"/>
      <w:r>
        <w:t>( such</w:t>
      </w:r>
      <w:proofErr w:type="gramEnd"/>
      <w:r>
        <w:t xml:space="preserve"> as pizza cutter, ladle for chili, </w:t>
      </w:r>
      <w:proofErr w:type="spellStart"/>
      <w:r>
        <w:t>etc</w:t>
      </w:r>
      <w:proofErr w:type="spellEnd"/>
      <w:r>
        <w:t>…..) are to be cleaned throughout the day during quieter moments and at the very end of the night.</w:t>
      </w:r>
    </w:p>
    <w:p w14:paraId="5CE26A0E" w14:textId="77777777" w:rsidR="006A0EA2" w:rsidRDefault="006A0EA2" w:rsidP="006A0EA2">
      <w:pPr>
        <w:pStyle w:val="NoSpacing"/>
        <w:numPr>
          <w:ilvl w:val="1"/>
          <w:numId w:val="7"/>
        </w:numPr>
      </w:pPr>
      <w:r>
        <w:t xml:space="preserve">By cleaning throughout the </w:t>
      </w:r>
      <w:proofErr w:type="gramStart"/>
      <w:r>
        <w:t>day</w:t>
      </w:r>
      <w:proofErr w:type="gramEnd"/>
      <w:r>
        <w:t xml:space="preserve"> it keeps the mess in the kitchen to a minimum.</w:t>
      </w:r>
    </w:p>
    <w:p w14:paraId="750B94FE" w14:textId="77777777" w:rsidR="006A0EA2" w:rsidRDefault="006A0EA2" w:rsidP="006A0EA2">
      <w:pPr>
        <w:pStyle w:val="NoSpacing"/>
        <w:numPr>
          <w:ilvl w:val="0"/>
          <w:numId w:val="7"/>
        </w:numPr>
      </w:pPr>
      <w:r>
        <w:t>Crockpots</w:t>
      </w:r>
    </w:p>
    <w:p w14:paraId="585FC26B" w14:textId="77777777" w:rsidR="006A0EA2" w:rsidRDefault="006A0EA2" w:rsidP="006A0EA2">
      <w:pPr>
        <w:pStyle w:val="NoSpacing"/>
        <w:numPr>
          <w:ilvl w:val="1"/>
          <w:numId w:val="7"/>
        </w:numPr>
      </w:pPr>
      <w:r>
        <w:t xml:space="preserve">The crockpots for chili and hotdogs are to be cleaned out at the end of the day. </w:t>
      </w:r>
    </w:p>
    <w:p w14:paraId="6CB25D4F" w14:textId="77777777" w:rsidR="006A0EA2" w:rsidRDefault="006A0EA2" w:rsidP="006A0EA2">
      <w:pPr>
        <w:pStyle w:val="NoSpacing"/>
        <w:numPr>
          <w:ilvl w:val="0"/>
          <w:numId w:val="7"/>
        </w:numPr>
      </w:pPr>
      <w:r>
        <w:t>General Kitchen Area/ Front Counter Area</w:t>
      </w:r>
    </w:p>
    <w:p w14:paraId="11B282C2" w14:textId="77777777" w:rsidR="006A0EA2" w:rsidRDefault="006A0EA2" w:rsidP="006A0EA2">
      <w:pPr>
        <w:pStyle w:val="NoSpacing"/>
        <w:numPr>
          <w:ilvl w:val="1"/>
          <w:numId w:val="7"/>
        </w:numPr>
      </w:pPr>
      <w:r>
        <w:t>Clean these throughout the day and straighten and wipe down at the end of the night.</w:t>
      </w:r>
    </w:p>
    <w:p w14:paraId="084F050D" w14:textId="77777777" w:rsidR="001D6D11" w:rsidRDefault="001D6D11" w:rsidP="001D6D11">
      <w:pPr>
        <w:pStyle w:val="NoSpacing"/>
      </w:pPr>
    </w:p>
    <w:p w14:paraId="5A817C84" w14:textId="77777777" w:rsidR="00DA7F0A" w:rsidRDefault="00DA7F0A" w:rsidP="00DA7F0A">
      <w:pPr>
        <w:pStyle w:val="NoSpacing"/>
      </w:pPr>
      <w:r>
        <w:br w:type="page"/>
      </w:r>
    </w:p>
    <w:p w14:paraId="3492C805" w14:textId="77777777" w:rsidR="00DA7F0A" w:rsidRDefault="004E0937" w:rsidP="00DA7F0A">
      <w:pPr>
        <w:pStyle w:val="Heading1"/>
      </w:pPr>
      <w:bookmarkStart w:id="618" w:name="_Toc404097943"/>
      <w:bookmarkStart w:id="619" w:name="_Toc461554967"/>
      <w:r>
        <w:lastRenderedPageBreak/>
        <w:t>Equipment</w:t>
      </w:r>
      <w:bookmarkEnd w:id="618"/>
      <w:bookmarkEnd w:id="619"/>
    </w:p>
    <w:p w14:paraId="7E102927" w14:textId="77777777" w:rsidR="00FC7AE7" w:rsidRDefault="00FC7AE7" w:rsidP="00DA7F0A">
      <w:pPr>
        <w:pStyle w:val="Heading2"/>
      </w:pPr>
      <w:bookmarkStart w:id="620" w:name="_Toc404097944"/>
      <w:bookmarkStart w:id="621" w:name="_Toc461554968"/>
      <w:r>
        <w:t>RPGA</w:t>
      </w:r>
      <w:bookmarkEnd w:id="620"/>
      <w:bookmarkEnd w:id="621"/>
    </w:p>
    <w:p w14:paraId="4D07A5FE" w14:textId="77777777" w:rsidR="00FC7AE7" w:rsidRDefault="00FC7AE7" w:rsidP="000C55EE">
      <w:pPr>
        <w:pStyle w:val="ListParagraph"/>
        <w:numPr>
          <w:ilvl w:val="0"/>
          <w:numId w:val="3"/>
        </w:numPr>
      </w:pPr>
      <w:r>
        <w:t>Printer</w:t>
      </w:r>
    </w:p>
    <w:p w14:paraId="3977DF9C" w14:textId="77777777" w:rsidR="00FC7AE7" w:rsidRDefault="00FC7AE7" w:rsidP="000C55EE">
      <w:pPr>
        <w:pStyle w:val="ListParagraph"/>
        <w:numPr>
          <w:ilvl w:val="0"/>
          <w:numId w:val="3"/>
        </w:numPr>
      </w:pPr>
      <w:r>
        <w:t>Computer (with character generator)</w:t>
      </w:r>
    </w:p>
    <w:p w14:paraId="46CA3173" w14:textId="77777777" w:rsidR="00FC7AE7" w:rsidRDefault="00FC7AE7" w:rsidP="000C55EE">
      <w:pPr>
        <w:pStyle w:val="ListParagraph"/>
        <w:numPr>
          <w:ilvl w:val="0"/>
          <w:numId w:val="3"/>
        </w:numPr>
      </w:pPr>
      <w:r>
        <w:t>Flash drive</w:t>
      </w:r>
    </w:p>
    <w:p w14:paraId="55D7D115" w14:textId="77777777" w:rsidR="00BF1BA1" w:rsidRDefault="00FC7AE7" w:rsidP="00BF1BA1">
      <w:pPr>
        <w:pStyle w:val="ListParagraph"/>
        <w:numPr>
          <w:ilvl w:val="0"/>
          <w:numId w:val="3"/>
        </w:numPr>
        <w:rPr>
          <w:ins w:id="622" w:author="DSU" w:date="2015-11-03T17:42:00Z"/>
        </w:rPr>
      </w:pPr>
      <w:r>
        <w:t>Clock</w:t>
      </w:r>
    </w:p>
    <w:p w14:paraId="7C295683" w14:textId="32DA19AA" w:rsidR="00FC7AE7" w:rsidRDefault="00BF1BA1">
      <w:pPr>
        <w:pStyle w:val="ListParagraph"/>
        <w:numPr>
          <w:ilvl w:val="0"/>
          <w:numId w:val="3"/>
        </w:numPr>
      </w:pPr>
      <w:r>
        <w:t>Divider</w:t>
      </w:r>
      <w:ins w:id="623" w:author="DSU" w:date="2015-11-03T17:42:00Z">
        <w:r>
          <w:t>s</w:t>
        </w:r>
      </w:ins>
    </w:p>
    <w:p w14:paraId="58E8C93D" w14:textId="77777777" w:rsidR="00FC7AE7" w:rsidRDefault="00FC7AE7" w:rsidP="000C55EE">
      <w:pPr>
        <w:pStyle w:val="ListParagraph"/>
        <w:numPr>
          <w:ilvl w:val="0"/>
          <w:numId w:val="3"/>
        </w:numPr>
      </w:pPr>
      <w:r>
        <w:t>Binders, binders, binders</w:t>
      </w:r>
    </w:p>
    <w:p w14:paraId="757D077E" w14:textId="77777777" w:rsidR="00FC7AE7" w:rsidRDefault="00FC7AE7" w:rsidP="000C55EE">
      <w:pPr>
        <w:pStyle w:val="ListParagraph"/>
        <w:numPr>
          <w:ilvl w:val="0"/>
          <w:numId w:val="3"/>
        </w:numPr>
      </w:pPr>
      <w:r>
        <w:t>Box 'o' dice</w:t>
      </w:r>
    </w:p>
    <w:p w14:paraId="589560E9" w14:textId="77777777" w:rsidR="00FC7AE7" w:rsidRDefault="00FC7AE7" w:rsidP="000C55EE">
      <w:pPr>
        <w:pStyle w:val="ListParagraph"/>
        <w:numPr>
          <w:ilvl w:val="0"/>
          <w:numId w:val="3"/>
        </w:numPr>
      </w:pPr>
      <w:r>
        <w:t>Box 'o' pencils</w:t>
      </w:r>
    </w:p>
    <w:p w14:paraId="75B3B976" w14:textId="77777777" w:rsidR="00FC7AE7" w:rsidRDefault="00FC7AE7" w:rsidP="000C55EE">
      <w:pPr>
        <w:pStyle w:val="ListParagraph"/>
        <w:numPr>
          <w:ilvl w:val="0"/>
          <w:numId w:val="3"/>
        </w:numPr>
      </w:pPr>
      <w:r>
        <w:t>Pencil sharpeners</w:t>
      </w:r>
    </w:p>
    <w:p w14:paraId="0ADED683" w14:textId="77777777" w:rsidR="00F71F3C" w:rsidRDefault="00F71F3C" w:rsidP="000C55EE">
      <w:pPr>
        <w:pStyle w:val="ListParagraph"/>
        <w:numPr>
          <w:ilvl w:val="0"/>
          <w:numId w:val="3"/>
        </w:numPr>
      </w:pPr>
      <w:r>
        <w:t>Paper towels</w:t>
      </w:r>
    </w:p>
    <w:p w14:paraId="21D80FC5" w14:textId="77777777" w:rsidR="00FC7AE7" w:rsidRDefault="00FC7AE7" w:rsidP="000C55EE">
      <w:pPr>
        <w:pStyle w:val="Heading2"/>
      </w:pPr>
      <w:bookmarkStart w:id="624" w:name="_Toc404097945"/>
      <w:bookmarkStart w:id="625" w:name="_Toc461554969"/>
      <w:r>
        <w:t>Magic</w:t>
      </w:r>
      <w:bookmarkEnd w:id="624"/>
      <w:bookmarkEnd w:id="625"/>
    </w:p>
    <w:p w14:paraId="78E1CA89" w14:textId="77777777" w:rsidR="00FC7AE7" w:rsidRDefault="00FC7AE7" w:rsidP="000C55EE">
      <w:pPr>
        <w:pStyle w:val="ListParagraph"/>
        <w:numPr>
          <w:ilvl w:val="0"/>
          <w:numId w:val="3"/>
        </w:numPr>
      </w:pPr>
      <w:r>
        <w:t>White board</w:t>
      </w:r>
    </w:p>
    <w:p w14:paraId="0923DF09" w14:textId="77777777" w:rsidR="00FC7AE7" w:rsidRDefault="00FC7AE7" w:rsidP="000C55EE">
      <w:pPr>
        <w:pStyle w:val="ListParagraph"/>
        <w:numPr>
          <w:ilvl w:val="0"/>
          <w:numId w:val="3"/>
        </w:numPr>
      </w:pPr>
      <w:r>
        <w:t>Scotch tape</w:t>
      </w:r>
    </w:p>
    <w:p w14:paraId="40301A16" w14:textId="77777777" w:rsidR="00FC7AE7" w:rsidRDefault="00FC7AE7" w:rsidP="000C55EE">
      <w:pPr>
        <w:pStyle w:val="Heading2"/>
      </w:pPr>
      <w:bookmarkStart w:id="626" w:name="_Toc404097946"/>
      <w:bookmarkStart w:id="627" w:name="_Toc461554970"/>
      <w:r>
        <w:t>Video Games</w:t>
      </w:r>
      <w:bookmarkEnd w:id="626"/>
      <w:bookmarkEnd w:id="627"/>
    </w:p>
    <w:p w14:paraId="10659237" w14:textId="77777777" w:rsidR="00FC7AE7" w:rsidRDefault="00FC7AE7" w:rsidP="000C55EE">
      <w:pPr>
        <w:pStyle w:val="ListParagraph"/>
        <w:numPr>
          <w:ilvl w:val="0"/>
          <w:numId w:val="3"/>
        </w:numPr>
      </w:pPr>
      <w:r>
        <w:t>Projectors</w:t>
      </w:r>
    </w:p>
    <w:p w14:paraId="23A701C1" w14:textId="77777777" w:rsidR="00FC7AE7" w:rsidRDefault="00FC7AE7" w:rsidP="000C55EE">
      <w:pPr>
        <w:pStyle w:val="ListParagraph"/>
        <w:numPr>
          <w:ilvl w:val="0"/>
          <w:numId w:val="3"/>
        </w:numPr>
      </w:pPr>
      <w:r>
        <w:t>Screens</w:t>
      </w:r>
    </w:p>
    <w:p w14:paraId="2FFB1B8E" w14:textId="77777777" w:rsidR="00F71F3C" w:rsidRDefault="00F71F3C" w:rsidP="000C55EE">
      <w:pPr>
        <w:pStyle w:val="ListParagraph"/>
        <w:numPr>
          <w:ilvl w:val="0"/>
          <w:numId w:val="3"/>
        </w:numPr>
      </w:pPr>
      <w:r>
        <w:t>Power strips</w:t>
      </w:r>
    </w:p>
    <w:p w14:paraId="4F5CDDEB" w14:textId="77777777" w:rsidR="00F71F3C" w:rsidRDefault="00F71F3C" w:rsidP="000C55EE">
      <w:pPr>
        <w:pStyle w:val="ListParagraph"/>
        <w:numPr>
          <w:ilvl w:val="0"/>
          <w:numId w:val="3"/>
        </w:numPr>
      </w:pPr>
      <w:r>
        <w:t>Extension cords</w:t>
      </w:r>
    </w:p>
    <w:p w14:paraId="38BA5737" w14:textId="77777777" w:rsidR="00F71F3C" w:rsidRDefault="00F71F3C" w:rsidP="000C55EE">
      <w:pPr>
        <w:pStyle w:val="ListParagraph"/>
        <w:numPr>
          <w:ilvl w:val="0"/>
          <w:numId w:val="3"/>
        </w:numPr>
      </w:pPr>
      <w:r>
        <w:t>Tote box</w:t>
      </w:r>
    </w:p>
    <w:p w14:paraId="5FB0A076" w14:textId="77777777" w:rsidR="00F71F3C" w:rsidRDefault="00F71F3C" w:rsidP="000C55EE">
      <w:pPr>
        <w:pStyle w:val="ListParagraph"/>
        <w:numPr>
          <w:ilvl w:val="0"/>
          <w:numId w:val="3"/>
        </w:numPr>
      </w:pPr>
      <w:r>
        <w:t>Wipes</w:t>
      </w:r>
    </w:p>
    <w:p w14:paraId="72DAACBD" w14:textId="77777777" w:rsidR="00FC7AE7" w:rsidRDefault="00FC7AE7" w:rsidP="00C77D7B">
      <w:pPr>
        <w:pStyle w:val="Heading2"/>
      </w:pPr>
      <w:bookmarkStart w:id="628" w:name="_Toc404097948"/>
      <w:bookmarkStart w:id="629" w:name="_Toc461554971"/>
      <w:r>
        <w:t>Reaper</w:t>
      </w:r>
      <w:bookmarkEnd w:id="628"/>
      <w:bookmarkEnd w:id="629"/>
    </w:p>
    <w:p w14:paraId="4A21B157" w14:textId="77777777" w:rsidR="00FC7AE7" w:rsidRDefault="00FC7AE7" w:rsidP="000C55EE">
      <w:pPr>
        <w:pStyle w:val="ListParagraph"/>
        <w:numPr>
          <w:ilvl w:val="0"/>
          <w:numId w:val="3"/>
        </w:numPr>
      </w:pPr>
      <w:r>
        <w:t>Paper stub</w:t>
      </w:r>
    </w:p>
    <w:p w14:paraId="099D38FD" w14:textId="77777777" w:rsidR="00FC7AE7" w:rsidRDefault="00FC7AE7" w:rsidP="000C55EE">
      <w:pPr>
        <w:pStyle w:val="ListParagraph"/>
        <w:numPr>
          <w:ilvl w:val="0"/>
          <w:numId w:val="3"/>
        </w:numPr>
      </w:pPr>
      <w:r>
        <w:t>Tape</w:t>
      </w:r>
    </w:p>
    <w:p w14:paraId="6FA00857" w14:textId="77777777" w:rsidR="00FC7AE7" w:rsidRDefault="00FC7AE7" w:rsidP="000C55EE">
      <w:pPr>
        <w:pStyle w:val="ListParagraph"/>
        <w:numPr>
          <w:ilvl w:val="0"/>
          <w:numId w:val="3"/>
        </w:numPr>
      </w:pPr>
      <w:r>
        <w:t>Contest form tickets</w:t>
      </w:r>
    </w:p>
    <w:p w14:paraId="696CE7EA" w14:textId="77777777" w:rsidR="00F71F3C" w:rsidRDefault="00F71F3C" w:rsidP="000C55EE">
      <w:pPr>
        <w:pStyle w:val="ListParagraph"/>
        <w:numPr>
          <w:ilvl w:val="0"/>
          <w:numId w:val="3"/>
        </w:numPr>
      </w:pPr>
      <w:r>
        <w:t>Minis</w:t>
      </w:r>
    </w:p>
    <w:p w14:paraId="1209F505" w14:textId="77777777" w:rsidR="00FC7AE7" w:rsidRDefault="00FC7AE7" w:rsidP="00C77D7B">
      <w:pPr>
        <w:pStyle w:val="Heading2"/>
      </w:pPr>
      <w:bookmarkStart w:id="630" w:name="_Toc404097949"/>
      <w:bookmarkStart w:id="631" w:name="_Toc461554972"/>
      <w:r>
        <w:t>Other - Events</w:t>
      </w:r>
      <w:bookmarkEnd w:id="630"/>
      <w:bookmarkEnd w:id="631"/>
    </w:p>
    <w:p w14:paraId="230981B5" w14:textId="77777777" w:rsidR="00FC7AE7" w:rsidRDefault="00FC7AE7" w:rsidP="000C55EE">
      <w:pPr>
        <w:pStyle w:val="ListParagraph"/>
        <w:numPr>
          <w:ilvl w:val="0"/>
          <w:numId w:val="3"/>
        </w:numPr>
      </w:pPr>
      <w:r>
        <w:t>Events tickets</w:t>
      </w:r>
    </w:p>
    <w:p w14:paraId="3EC1BBC5" w14:textId="77777777" w:rsidR="00FC7AE7" w:rsidRDefault="00FC7AE7" w:rsidP="000C55EE">
      <w:pPr>
        <w:pStyle w:val="ListParagraph"/>
        <w:numPr>
          <w:ilvl w:val="0"/>
          <w:numId w:val="3"/>
        </w:numPr>
      </w:pPr>
      <w:r>
        <w:t>Flash drive with ticket papers</w:t>
      </w:r>
    </w:p>
    <w:p w14:paraId="294D4531" w14:textId="77777777" w:rsidR="00FC7AE7" w:rsidRDefault="00FC7AE7" w:rsidP="000C55EE">
      <w:pPr>
        <w:pStyle w:val="ListParagraph"/>
        <w:numPr>
          <w:ilvl w:val="0"/>
          <w:numId w:val="3"/>
        </w:numPr>
      </w:pPr>
      <w:r>
        <w:t>Scratch paper</w:t>
      </w:r>
    </w:p>
    <w:p w14:paraId="14642D5D" w14:textId="77777777" w:rsidR="00FC7AE7" w:rsidRDefault="00FC7AE7" w:rsidP="000C55EE">
      <w:pPr>
        <w:pStyle w:val="ListParagraph"/>
        <w:numPr>
          <w:ilvl w:val="0"/>
          <w:numId w:val="3"/>
        </w:numPr>
      </w:pPr>
      <w:r>
        <w:t>Regular Printer paper</w:t>
      </w:r>
    </w:p>
    <w:p w14:paraId="622D03FA" w14:textId="77777777" w:rsidR="00FC7AE7" w:rsidRDefault="00FC7AE7" w:rsidP="00C77D7B">
      <w:pPr>
        <w:pStyle w:val="Heading2"/>
      </w:pPr>
      <w:bookmarkStart w:id="632" w:name="_Toc404097950"/>
      <w:bookmarkStart w:id="633" w:name="_Toc461554973"/>
      <w:r>
        <w:t>Concessions</w:t>
      </w:r>
      <w:bookmarkEnd w:id="632"/>
      <w:bookmarkEnd w:id="633"/>
    </w:p>
    <w:p w14:paraId="73FE7AB0" w14:textId="77777777" w:rsidR="00FC7AE7" w:rsidRDefault="00070169" w:rsidP="000C55EE">
      <w:pPr>
        <w:pStyle w:val="ListParagraph"/>
        <w:numPr>
          <w:ilvl w:val="0"/>
          <w:numId w:val="3"/>
        </w:numPr>
      </w:pPr>
      <w:r>
        <w:t>Freezer</w:t>
      </w:r>
    </w:p>
    <w:p w14:paraId="04B5AF39" w14:textId="7C7E64EF" w:rsidR="00FC7AE7" w:rsidRDefault="00FC7AE7" w:rsidP="000C55EE">
      <w:pPr>
        <w:pStyle w:val="ListParagraph"/>
        <w:numPr>
          <w:ilvl w:val="0"/>
          <w:numId w:val="3"/>
        </w:numPr>
      </w:pPr>
      <w:r>
        <w:t>Croc</w:t>
      </w:r>
      <w:r w:rsidR="000E3873">
        <w:t>k</w:t>
      </w:r>
      <w:r>
        <w:t xml:space="preserve"> Pots</w:t>
      </w:r>
      <w:r w:rsidR="00A3313A">
        <w:t xml:space="preserve"> x2</w:t>
      </w:r>
    </w:p>
    <w:p w14:paraId="490FC5CB" w14:textId="77777777" w:rsidR="00FC7AE7" w:rsidRDefault="00FC7AE7" w:rsidP="000C55EE">
      <w:pPr>
        <w:pStyle w:val="ListParagraph"/>
        <w:numPr>
          <w:ilvl w:val="0"/>
          <w:numId w:val="3"/>
        </w:numPr>
      </w:pPr>
      <w:r>
        <w:t>Pizza cutters</w:t>
      </w:r>
      <w:r w:rsidR="00A3313A">
        <w:t xml:space="preserve"> x2</w:t>
      </w:r>
    </w:p>
    <w:p w14:paraId="7D23DD66" w14:textId="77777777" w:rsidR="00FC7AE7" w:rsidRDefault="00FC7AE7" w:rsidP="000C55EE">
      <w:pPr>
        <w:pStyle w:val="ListParagraph"/>
        <w:numPr>
          <w:ilvl w:val="0"/>
          <w:numId w:val="3"/>
        </w:numPr>
      </w:pPr>
      <w:r>
        <w:t>Cleaning supplies</w:t>
      </w:r>
    </w:p>
    <w:p w14:paraId="63F19E65" w14:textId="77777777" w:rsidR="00FC7AE7" w:rsidRDefault="00FC7AE7" w:rsidP="000C55EE">
      <w:pPr>
        <w:pStyle w:val="ListParagraph"/>
        <w:numPr>
          <w:ilvl w:val="0"/>
          <w:numId w:val="3"/>
        </w:numPr>
      </w:pPr>
      <w:r>
        <w:t>Pizza oven</w:t>
      </w:r>
      <w:r w:rsidR="00A3313A">
        <w:t xml:space="preserve"> x2</w:t>
      </w:r>
    </w:p>
    <w:p w14:paraId="47566AC6" w14:textId="77777777" w:rsidR="00FC7AE7" w:rsidRDefault="00761332" w:rsidP="000C55EE">
      <w:pPr>
        <w:pStyle w:val="ListParagraph"/>
        <w:numPr>
          <w:ilvl w:val="0"/>
          <w:numId w:val="3"/>
        </w:numPr>
      </w:pPr>
      <w:r>
        <w:t>Can Opener</w:t>
      </w:r>
    </w:p>
    <w:p w14:paraId="594AFEDA" w14:textId="77777777" w:rsidR="00FC7AE7" w:rsidRDefault="00FC7AE7" w:rsidP="000C55EE">
      <w:pPr>
        <w:pStyle w:val="ListParagraph"/>
        <w:numPr>
          <w:ilvl w:val="0"/>
          <w:numId w:val="3"/>
        </w:numPr>
      </w:pPr>
      <w:r>
        <w:t>Calculator</w:t>
      </w:r>
    </w:p>
    <w:p w14:paraId="2D1FD1A1" w14:textId="77777777" w:rsidR="00FC7AE7" w:rsidRDefault="00FC7AE7" w:rsidP="000C55EE">
      <w:pPr>
        <w:pStyle w:val="ListParagraph"/>
        <w:numPr>
          <w:ilvl w:val="0"/>
          <w:numId w:val="3"/>
        </w:numPr>
      </w:pPr>
      <w:r>
        <w:t>Pens</w:t>
      </w:r>
    </w:p>
    <w:p w14:paraId="38B9DE90" w14:textId="77777777" w:rsidR="00FC7AE7" w:rsidRDefault="00FC7AE7" w:rsidP="000C55EE">
      <w:pPr>
        <w:pStyle w:val="ListParagraph"/>
        <w:numPr>
          <w:ilvl w:val="0"/>
          <w:numId w:val="3"/>
        </w:numPr>
      </w:pPr>
      <w:r>
        <w:t>Menu</w:t>
      </w:r>
    </w:p>
    <w:p w14:paraId="4D9C0251" w14:textId="77777777" w:rsidR="00FC7AE7" w:rsidRDefault="00FC7AE7" w:rsidP="000C55EE">
      <w:pPr>
        <w:pStyle w:val="ListParagraph"/>
        <w:numPr>
          <w:ilvl w:val="0"/>
          <w:numId w:val="3"/>
        </w:numPr>
      </w:pPr>
      <w:r>
        <w:t>Decks o' cards</w:t>
      </w:r>
    </w:p>
    <w:p w14:paraId="7511CC9E" w14:textId="77777777" w:rsidR="00FC7AE7" w:rsidRDefault="00FC7AE7" w:rsidP="000C55EE">
      <w:pPr>
        <w:pStyle w:val="ListParagraph"/>
        <w:numPr>
          <w:ilvl w:val="0"/>
          <w:numId w:val="3"/>
        </w:numPr>
      </w:pPr>
      <w:r>
        <w:t>Speakers</w:t>
      </w:r>
    </w:p>
    <w:p w14:paraId="46E3B884" w14:textId="77777777" w:rsidR="00FC7AE7" w:rsidRDefault="00FC7AE7" w:rsidP="000C55EE">
      <w:pPr>
        <w:pStyle w:val="ListParagraph"/>
        <w:numPr>
          <w:ilvl w:val="0"/>
          <w:numId w:val="3"/>
        </w:numPr>
      </w:pPr>
      <w:r>
        <w:t>Microphone</w:t>
      </w:r>
      <w:r w:rsidR="00BF1BA1">
        <w:t xml:space="preserve"> (From Playhouse)</w:t>
      </w:r>
    </w:p>
    <w:p w14:paraId="292A882E" w14:textId="77777777" w:rsidR="00761332" w:rsidRDefault="00761332" w:rsidP="000C55EE">
      <w:pPr>
        <w:pStyle w:val="ListParagraph"/>
        <w:numPr>
          <w:ilvl w:val="0"/>
          <w:numId w:val="3"/>
        </w:numPr>
      </w:pPr>
      <w:r>
        <w:t>Binder of tab sheets</w:t>
      </w:r>
    </w:p>
    <w:p w14:paraId="5FB71996" w14:textId="77777777" w:rsidR="00761332" w:rsidRDefault="00761332" w:rsidP="000C55EE">
      <w:pPr>
        <w:pStyle w:val="ListParagraph"/>
        <w:numPr>
          <w:ilvl w:val="0"/>
          <w:numId w:val="3"/>
        </w:numPr>
      </w:pPr>
      <w:r>
        <w:t>Cash box</w:t>
      </w:r>
      <w:r w:rsidRPr="00761332">
        <w:t xml:space="preserve"> </w:t>
      </w:r>
    </w:p>
    <w:p w14:paraId="0E5D7745" w14:textId="77777777" w:rsidR="00761332" w:rsidRDefault="00761332" w:rsidP="000C55EE">
      <w:pPr>
        <w:pStyle w:val="ListParagraph"/>
        <w:numPr>
          <w:ilvl w:val="0"/>
          <w:numId w:val="3"/>
        </w:numPr>
      </w:pPr>
      <w:r>
        <w:t>Pizza trays/tin foil</w:t>
      </w:r>
      <w:r w:rsidR="00A3313A">
        <w:t xml:space="preserve"> x3</w:t>
      </w:r>
    </w:p>
    <w:p w14:paraId="32B55B7F" w14:textId="77777777" w:rsidR="00761332" w:rsidRDefault="00761332" w:rsidP="000C55EE">
      <w:pPr>
        <w:pStyle w:val="ListParagraph"/>
        <w:numPr>
          <w:ilvl w:val="0"/>
          <w:numId w:val="3"/>
        </w:numPr>
      </w:pPr>
      <w:r>
        <w:t>Chili serving stuff</w:t>
      </w:r>
    </w:p>
    <w:p w14:paraId="7283F146" w14:textId="77777777" w:rsidR="00FC7AE7" w:rsidRDefault="00FC7AE7" w:rsidP="000C55EE">
      <w:pPr>
        <w:pStyle w:val="Heading2"/>
      </w:pPr>
      <w:bookmarkStart w:id="634" w:name="_Toc404097951"/>
      <w:bookmarkStart w:id="635" w:name="_Toc461554974"/>
      <w:r>
        <w:t>Convention Hall</w:t>
      </w:r>
      <w:bookmarkEnd w:id="634"/>
      <w:bookmarkEnd w:id="635"/>
    </w:p>
    <w:p w14:paraId="4ACBF7F9" w14:textId="77777777" w:rsidR="00FC7AE7" w:rsidRDefault="00FC7AE7" w:rsidP="000C55EE">
      <w:pPr>
        <w:pStyle w:val="ListParagraph"/>
        <w:numPr>
          <w:ilvl w:val="0"/>
          <w:numId w:val="3"/>
        </w:numPr>
      </w:pPr>
      <w:r>
        <w:t>Signage from ceiling/walls</w:t>
      </w:r>
    </w:p>
    <w:p w14:paraId="0DF4FAE1" w14:textId="77777777" w:rsidR="00FC7AE7" w:rsidRDefault="00FC7AE7" w:rsidP="000C55EE">
      <w:pPr>
        <w:pStyle w:val="ListParagraph"/>
        <w:numPr>
          <w:ilvl w:val="0"/>
          <w:numId w:val="3"/>
        </w:numPr>
      </w:pPr>
      <w:r>
        <w:t>Sharpies</w:t>
      </w:r>
    </w:p>
    <w:p w14:paraId="0A49410A" w14:textId="77777777" w:rsidR="00FC7AE7" w:rsidRDefault="00FC7AE7" w:rsidP="000C55EE">
      <w:pPr>
        <w:pStyle w:val="ListParagraph"/>
        <w:numPr>
          <w:ilvl w:val="0"/>
          <w:numId w:val="3"/>
        </w:numPr>
      </w:pPr>
      <w:r>
        <w:t>Schedule boards</w:t>
      </w:r>
    </w:p>
    <w:p w14:paraId="3750D20F" w14:textId="77777777" w:rsidR="00FC7AE7" w:rsidRDefault="00FC7AE7" w:rsidP="000C55EE">
      <w:pPr>
        <w:pStyle w:val="ListParagraph"/>
        <w:numPr>
          <w:ilvl w:val="0"/>
          <w:numId w:val="3"/>
        </w:numPr>
      </w:pPr>
      <w:r>
        <w:t>Front table</w:t>
      </w:r>
    </w:p>
    <w:p w14:paraId="3297507B" w14:textId="77777777" w:rsidR="00FC7AE7" w:rsidRDefault="00FC7AE7" w:rsidP="000C55EE">
      <w:pPr>
        <w:pStyle w:val="ListParagraph"/>
        <w:numPr>
          <w:ilvl w:val="0"/>
          <w:numId w:val="3"/>
        </w:numPr>
      </w:pPr>
      <w:r>
        <w:t>Con badges</w:t>
      </w:r>
    </w:p>
    <w:p w14:paraId="71F76003" w14:textId="77777777" w:rsidR="00FC7AE7" w:rsidRDefault="00FC7AE7" w:rsidP="000C55EE">
      <w:pPr>
        <w:pStyle w:val="ListParagraph"/>
        <w:numPr>
          <w:ilvl w:val="0"/>
          <w:numId w:val="3"/>
        </w:numPr>
      </w:pPr>
      <w:r>
        <w:t>Garbage Cans</w:t>
      </w:r>
    </w:p>
    <w:p w14:paraId="3A2B516B" w14:textId="77777777" w:rsidR="00FC7AE7" w:rsidRDefault="00FC7AE7" w:rsidP="000C55EE">
      <w:pPr>
        <w:pStyle w:val="ListParagraph"/>
        <w:numPr>
          <w:ilvl w:val="0"/>
          <w:numId w:val="3"/>
        </w:numPr>
      </w:pPr>
      <w:r>
        <w:t>Recycling Bins</w:t>
      </w:r>
      <w:r w:rsidR="00BF1BA1">
        <w:t xml:space="preserve"> (From TC)</w:t>
      </w:r>
    </w:p>
    <w:p w14:paraId="2ADF594D" w14:textId="77777777" w:rsidR="00FC7AE7" w:rsidRDefault="00FC7AE7" w:rsidP="000C55EE">
      <w:pPr>
        <w:pStyle w:val="ListParagraph"/>
        <w:numPr>
          <w:ilvl w:val="0"/>
          <w:numId w:val="3"/>
        </w:numPr>
      </w:pPr>
      <w:r>
        <w:t>Paper Towels</w:t>
      </w:r>
    </w:p>
    <w:p w14:paraId="5571BA3C" w14:textId="77777777" w:rsidR="00FC7AE7" w:rsidRDefault="00FC7AE7" w:rsidP="000C55EE">
      <w:pPr>
        <w:pStyle w:val="ListParagraph"/>
        <w:numPr>
          <w:ilvl w:val="0"/>
          <w:numId w:val="3"/>
        </w:numPr>
      </w:pPr>
      <w:r>
        <w:t>Garbage bags</w:t>
      </w:r>
    </w:p>
    <w:p w14:paraId="070272C8" w14:textId="77777777" w:rsidR="0026253F" w:rsidRDefault="00FC7AE7" w:rsidP="000C55EE">
      <w:pPr>
        <w:pStyle w:val="ListParagraph"/>
        <w:numPr>
          <w:ilvl w:val="0"/>
          <w:numId w:val="3"/>
        </w:numPr>
      </w:pPr>
      <w:r>
        <w:t>Post-its</w:t>
      </w:r>
    </w:p>
    <w:p w14:paraId="03FA141D" w14:textId="77777777" w:rsidR="0043162F" w:rsidRDefault="00BF5B08" w:rsidP="000C55EE">
      <w:pPr>
        <w:pStyle w:val="ListParagraph"/>
        <w:numPr>
          <w:ilvl w:val="0"/>
          <w:numId w:val="3"/>
        </w:numPr>
        <w:sectPr w:rsidR="0043162F" w:rsidSect="00590A02">
          <w:footerReference w:type="first" r:id="rId41"/>
          <w:type w:val="continuous"/>
          <w:pgSz w:w="12240" w:h="15840"/>
          <w:pgMar w:top="1440" w:right="1440" w:bottom="1440" w:left="1440" w:header="720" w:footer="720" w:gutter="0"/>
          <w:cols w:num="2" w:space="720"/>
          <w:docGrid w:linePitch="360"/>
        </w:sectPr>
      </w:pPr>
      <w:proofErr w:type="spellStart"/>
      <w:r>
        <w:t>Frebreeze</w:t>
      </w:r>
      <w:proofErr w:type="spellEnd"/>
    </w:p>
    <w:p w14:paraId="2BE24B84" w14:textId="77777777" w:rsidR="0043162F" w:rsidRDefault="0043162F" w:rsidP="00E210EB">
      <w:pPr>
        <w:sectPr w:rsidR="0043162F" w:rsidSect="00590A02">
          <w:type w:val="continuous"/>
          <w:pgSz w:w="12240" w:h="15840"/>
          <w:pgMar w:top="1440" w:right="1440" w:bottom="1440" w:left="1440" w:header="720" w:footer="720" w:gutter="0"/>
          <w:cols w:space="720"/>
          <w:docGrid w:linePitch="360"/>
        </w:sectPr>
      </w:pPr>
    </w:p>
    <w:p w14:paraId="2377DC86" w14:textId="77777777" w:rsidR="0026253F" w:rsidRDefault="00BF5B08" w:rsidP="00BF5B08">
      <w:pPr>
        <w:pStyle w:val="Heading1"/>
      </w:pPr>
      <w:bookmarkStart w:id="636" w:name="_Convention_Hall_Layout"/>
      <w:bookmarkEnd w:id="636"/>
      <w:r>
        <w:br w:type="page"/>
      </w:r>
      <w:bookmarkStart w:id="637" w:name="_Toc404097952"/>
      <w:bookmarkStart w:id="638" w:name="_Toc461554975"/>
      <w:r w:rsidR="0026253F">
        <w:lastRenderedPageBreak/>
        <w:t>Convention Hall Layout</w:t>
      </w:r>
      <w:bookmarkEnd w:id="637"/>
      <w:bookmarkEnd w:id="638"/>
    </w:p>
    <w:p w14:paraId="4853C4CA" w14:textId="77777777" w:rsidR="00CE2BFE" w:rsidRPr="00CE2BFE" w:rsidRDefault="00CE2BFE" w:rsidP="00CE2BFE">
      <w:pPr>
        <w:ind w:left="720"/>
      </w:pPr>
      <w:r>
        <w:t>The layout of the convention hall can be found on the next page.</w:t>
      </w:r>
    </w:p>
    <w:p w14:paraId="50B1577E" w14:textId="77777777" w:rsidR="0026253F" w:rsidRDefault="00382B62" w:rsidP="00382B62">
      <w:pPr>
        <w:pStyle w:val="Heading2"/>
      </w:pPr>
      <w:bookmarkStart w:id="639" w:name="_Toc404097953"/>
      <w:bookmarkStart w:id="640" w:name="_Toc461554976"/>
      <w:r>
        <w:t>Room</w:t>
      </w:r>
      <w:r w:rsidR="00C72549">
        <w:t>s</w:t>
      </w:r>
      <w:bookmarkEnd w:id="639"/>
      <w:bookmarkEnd w:id="640"/>
    </w:p>
    <w:p w14:paraId="3E765C02" w14:textId="77777777" w:rsidR="00C72549" w:rsidRDefault="00C72549" w:rsidP="00C72549">
      <w:pPr>
        <w:pStyle w:val="Heading3"/>
      </w:pPr>
      <w:bookmarkStart w:id="641" w:name="_Toc404097954"/>
      <w:bookmarkStart w:id="642" w:name="_Toc461554977"/>
      <w:r>
        <w:t>Primary Convention Room</w:t>
      </w:r>
      <w:bookmarkEnd w:id="641"/>
      <w:bookmarkEnd w:id="642"/>
    </w:p>
    <w:p w14:paraId="5DB48D65" w14:textId="5F4CE022" w:rsidR="00C72549" w:rsidRDefault="00C72549" w:rsidP="00C72549">
      <w:pPr>
        <w:ind w:left="720"/>
      </w:pPr>
      <w:r>
        <w:t xml:space="preserve"> This room is around 80 x 80 feet.  This is where most of the events happen.    It is in here that you can find the following: ACME, Hobby Town, RPGA, Flash </w:t>
      </w:r>
      <w:proofErr w:type="spellStart"/>
      <w:r>
        <w:t>Bax</w:t>
      </w:r>
      <w:proofErr w:type="spellEnd"/>
      <w:r>
        <w:t xml:space="preserve">, Silver Gryphon, SIS, Dragon’s Den, Artist’s </w:t>
      </w:r>
      <w:ins w:id="643" w:author="Rachel Groth" w:date="2016-09-13T18:41:00Z">
        <w:r w:rsidR="00BC1DF6">
          <w:t>Alley</w:t>
        </w:r>
      </w:ins>
      <w:del w:id="644" w:author="Rachel Groth" w:date="2016-09-13T18:41:00Z">
        <w:r w:rsidDel="00BC1DF6">
          <w:delText>Corner</w:delText>
        </w:r>
      </w:del>
      <w:r>
        <w:t xml:space="preserve"> and table top games.</w:t>
      </w:r>
    </w:p>
    <w:p w14:paraId="72A13F45" w14:textId="77777777" w:rsidR="00C72549" w:rsidRDefault="00C72549" w:rsidP="00C72549">
      <w:pPr>
        <w:pStyle w:val="Heading3"/>
      </w:pPr>
      <w:bookmarkStart w:id="645" w:name="_Toc404097955"/>
      <w:bookmarkStart w:id="646" w:name="_Toc461554978"/>
      <w:r>
        <w:t>Main Hall</w:t>
      </w:r>
      <w:bookmarkEnd w:id="645"/>
      <w:bookmarkEnd w:id="646"/>
    </w:p>
    <w:p w14:paraId="2F052344" w14:textId="77777777" w:rsidR="00C72549" w:rsidRDefault="00C72549" w:rsidP="00C72549">
      <w:pPr>
        <w:ind w:left="720"/>
      </w:pPr>
      <w:r>
        <w:t xml:space="preserve">The main Hall is the high traffic area.  This is where guests get their badges, tickets, order some food, and find the bathroom.  One can get to the bathrooms in this hall.  There must be a sign indicating where the bathrooms are.  Other things that you can do here is take a photo and play console games.  </w:t>
      </w:r>
    </w:p>
    <w:p w14:paraId="7326C270" w14:textId="77777777" w:rsidR="00C72549" w:rsidRDefault="00C72549" w:rsidP="00C72549">
      <w:pPr>
        <w:pStyle w:val="Heading3"/>
      </w:pPr>
      <w:bookmarkStart w:id="647" w:name="_Toc404097956"/>
      <w:bookmarkStart w:id="648" w:name="_Toc461554979"/>
      <w:r>
        <w:t>Theatre</w:t>
      </w:r>
      <w:bookmarkEnd w:id="647"/>
      <w:bookmarkEnd w:id="648"/>
    </w:p>
    <w:p w14:paraId="30FE419E" w14:textId="77777777" w:rsidR="00BF5B08" w:rsidRDefault="00C72549" w:rsidP="00BF5B08">
      <w:pPr>
        <w:ind w:left="720"/>
      </w:pPr>
      <w:r>
        <w:t xml:space="preserve">This is where all our guest speakers go to talk.  The Game Design Majors on campus </w:t>
      </w:r>
      <w:r w:rsidR="00BF5B08">
        <w:t xml:space="preserve">do display their current progress on their games here. </w:t>
      </w:r>
    </w:p>
    <w:p w14:paraId="252818DA" w14:textId="77777777" w:rsidR="00BF5B08" w:rsidRDefault="00BF5B08" w:rsidP="00BF5B08">
      <w:pPr>
        <w:pStyle w:val="Heading3"/>
      </w:pPr>
      <w:bookmarkStart w:id="649" w:name="_Toc404097957"/>
      <w:bookmarkStart w:id="650" w:name="_Toc461554980"/>
      <w:r>
        <w:t>Concessions</w:t>
      </w:r>
      <w:bookmarkEnd w:id="649"/>
      <w:bookmarkEnd w:id="650"/>
    </w:p>
    <w:p w14:paraId="0E4E1D7E" w14:textId="77777777" w:rsidR="00BF5B08" w:rsidRPr="00BF5B08" w:rsidRDefault="00BF5B08" w:rsidP="00BF5B08">
      <w:pPr>
        <w:ind w:left="720"/>
      </w:pPr>
      <w:r>
        <w:t>This is technically part of the Main Hall, but it is distinct enough to separate out.  It is here that we make the pizza</w:t>
      </w:r>
      <w:del w:id="651" w:author="Rachel Groth" w:date="2016-09-13T18:22:00Z">
        <w:r w:rsidDel="000E3873">
          <w:delText>’</w:delText>
        </w:r>
      </w:del>
      <w:r>
        <w:t>s and sell snack and food items.</w:t>
      </w:r>
    </w:p>
    <w:p w14:paraId="65CE2A63" w14:textId="77777777" w:rsidR="006747FB" w:rsidRDefault="00BF5B08" w:rsidP="006747FB">
      <w:pPr>
        <w:pStyle w:val="Heading2"/>
      </w:pPr>
      <w:bookmarkStart w:id="652" w:name="_Toc404097958"/>
      <w:bookmarkStart w:id="653" w:name="_Toc461554981"/>
      <w:r>
        <w:t>Updating the Layout</w:t>
      </w:r>
      <w:bookmarkEnd w:id="652"/>
      <w:bookmarkEnd w:id="653"/>
    </w:p>
    <w:p w14:paraId="313CF9F9" w14:textId="77777777" w:rsidR="006747FB" w:rsidRPr="006747FB" w:rsidRDefault="006747FB" w:rsidP="006747FB">
      <w:r>
        <w:t xml:space="preserve">The person to contact is the </w:t>
      </w:r>
    </w:p>
    <w:p w14:paraId="0B4E8F6A" w14:textId="77777777" w:rsidR="00CE2BFE" w:rsidRDefault="00382B62" w:rsidP="00382B62">
      <w:r>
        <w:t>Size: 80’x80’</w:t>
      </w:r>
    </w:p>
    <w:p w14:paraId="5FE093B2" w14:textId="77777777" w:rsidR="00BC6369" w:rsidRDefault="00BC6369"/>
    <w:p w14:paraId="458F0ABA" w14:textId="77777777" w:rsidR="00EB08AD" w:rsidRDefault="00EB08AD">
      <w:pPr>
        <w:rPr>
          <w:rFonts w:asciiTheme="majorHAnsi" w:eastAsiaTheme="majorEastAsia" w:hAnsiTheme="majorHAnsi" w:cstheme="majorBidi"/>
          <w:color w:val="244061" w:themeColor="accent1" w:themeShade="80"/>
          <w:sz w:val="36"/>
          <w:szCs w:val="36"/>
        </w:rPr>
      </w:pPr>
      <w:r>
        <w:br w:type="page"/>
      </w:r>
    </w:p>
    <w:p w14:paraId="1B9B4D1A" w14:textId="77777777" w:rsidR="00EB08AD" w:rsidRDefault="00BC6369" w:rsidP="008E37AD">
      <w:pPr>
        <w:pStyle w:val="Heading1"/>
      </w:pPr>
      <w:bookmarkStart w:id="654" w:name="_Toc404097959"/>
      <w:bookmarkStart w:id="655" w:name="_Toc461554982"/>
      <w:r>
        <w:lastRenderedPageBreak/>
        <w:t>Maps</w:t>
      </w:r>
      <w:bookmarkEnd w:id="654"/>
      <w:bookmarkEnd w:id="655"/>
    </w:p>
    <w:p w14:paraId="2FE99585" w14:textId="77777777" w:rsidR="00BC6369" w:rsidRDefault="00BC6369">
      <w:pPr>
        <w:pStyle w:val="Heading2"/>
      </w:pPr>
      <w:bookmarkStart w:id="656" w:name="_Toc404097960"/>
      <w:bookmarkStart w:id="657" w:name="_Toc461554983"/>
      <w:r>
        <w:t>Main Lobby</w:t>
      </w:r>
      <w:bookmarkEnd w:id="656"/>
      <w:bookmarkEnd w:id="657"/>
    </w:p>
    <w:p w14:paraId="2F19D633" w14:textId="77777777" w:rsidR="00CE2BFE" w:rsidRDefault="00792A60">
      <w:r>
        <w:object w:dxaOrig="15240" w:dyaOrig="18465" w14:anchorId="323EB1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2.85pt;height:597.6pt" o:ole="">
            <v:imagedata r:id="rId42" o:title=""/>
          </v:shape>
          <o:OLEObject Type="Embed" ProgID="Visio.Drawing.15" ShapeID="_x0000_i1025" DrawAspect="Content" ObjectID="_1577685495" r:id="rId43"/>
        </w:object>
      </w:r>
      <w:r w:rsidR="00CE2BFE">
        <w:br w:type="page"/>
      </w:r>
    </w:p>
    <w:p w14:paraId="0D3B35ED" w14:textId="77777777" w:rsidR="00BC6369" w:rsidRDefault="00BC6369" w:rsidP="00BC6369">
      <w:pPr>
        <w:pStyle w:val="Heading2"/>
      </w:pPr>
      <w:bookmarkStart w:id="658" w:name="_Toc404097961"/>
      <w:bookmarkStart w:id="659" w:name="_Toc461554984"/>
      <w:r>
        <w:lastRenderedPageBreak/>
        <w:t>Main Hall &amp; Theatre</w:t>
      </w:r>
      <w:bookmarkEnd w:id="658"/>
      <w:bookmarkEnd w:id="659"/>
    </w:p>
    <w:p w14:paraId="33907EF2" w14:textId="77777777" w:rsidR="008E37AD" w:rsidRPr="008E37AD" w:rsidRDefault="008E37AD" w:rsidP="008E37AD"/>
    <w:p w14:paraId="4962C615" w14:textId="77777777" w:rsidR="00956822" w:rsidRDefault="00F47F0E">
      <w:pPr>
        <w:rPr>
          <w:rFonts w:asciiTheme="majorHAnsi" w:eastAsiaTheme="majorEastAsia" w:hAnsiTheme="majorHAnsi" w:cstheme="majorBidi"/>
          <w:color w:val="244061" w:themeColor="accent1" w:themeShade="80"/>
          <w:sz w:val="36"/>
          <w:szCs w:val="36"/>
        </w:rPr>
      </w:pPr>
      <w:r>
        <w:fldChar w:fldCharType="begin"/>
      </w:r>
      <w:r>
        <w:instrText xml:space="preserve"> LINK </w:instrText>
      </w:r>
      <w:r w:rsidR="00715522">
        <w:instrText xml:space="preserve"> "C:\\Users\\DSU\\Desktop\\Nanocon\\Main Hall Layout.vsdx"  </w:instrText>
      </w:r>
      <w:r>
        <w:instrText xml:space="preserve">\a \p \f 0 </w:instrText>
      </w:r>
      <w:r>
        <w:fldChar w:fldCharType="separate"/>
      </w:r>
      <w:r w:rsidR="00756186">
        <w:object w:dxaOrig="26366" w:dyaOrig="28257" w14:anchorId="2A259472">
          <v:shape id="_x0000_i1026" type="#_x0000_t75" style="width:548.5pt;height:589.1pt" o:ole="">
            <v:imagedata r:id="rId44" o:title=""/>
          </v:shape>
        </w:object>
      </w:r>
      <w:r>
        <w:fldChar w:fldCharType="end"/>
      </w:r>
      <w:r w:rsidR="00956822">
        <w:br w:type="page"/>
      </w:r>
    </w:p>
    <w:p w14:paraId="6D55E7FF" w14:textId="77777777" w:rsidR="00C960F0" w:rsidRDefault="00C960F0" w:rsidP="00FA38A6">
      <w:pPr>
        <w:pStyle w:val="Heading1"/>
      </w:pPr>
      <w:bookmarkStart w:id="660" w:name="_Toc404097962"/>
      <w:bookmarkStart w:id="661" w:name="_Toc461554985"/>
      <w:r>
        <w:lastRenderedPageBreak/>
        <w:t>Areas</w:t>
      </w:r>
      <w:bookmarkEnd w:id="660"/>
      <w:bookmarkEnd w:id="661"/>
    </w:p>
    <w:p w14:paraId="13B20FB6" w14:textId="77777777" w:rsidR="00C960F0" w:rsidRDefault="00C960F0" w:rsidP="00FA38A6">
      <w:pPr>
        <w:pStyle w:val="Heading2"/>
      </w:pPr>
      <w:bookmarkStart w:id="662" w:name="_Toc404097963"/>
      <w:bookmarkStart w:id="663" w:name="_Toc461554986"/>
      <w:r>
        <w:t>Front Table Area</w:t>
      </w:r>
      <w:bookmarkEnd w:id="662"/>
      <w:bookmarkEnd w:id="663"/>
    </w:p>
    <w:p w14:paraId="31116626" w14:textId="0B00B14A" w:rsidR="00C960F0" w:rsidRDefault="00C960F0" w:rsidP="00C960F0">
      <w:r>
        <w:t xml:space="preserve">This area was traditionally handled by the </w:t>
      </w:r>
      <w:ins w:id="664" w:author="Rachel Groth" w:date="2016-09-13T18:22:00Z">
        <w:r w:rsidR="000E3873">
          <w:t>M</w:t>
        </w:r>
      </w:ins>
      <w:del w:id="665" w:author="Rachel Groth" w:date="2016-09-13T18:22:00Z">
        <w:r w:rsidDel="000E3873">
          <w:delText>m</w:delText>
        </w:r>
      </w:del>
      <w:r>
        <w:t xml:space="preserve">artial </w:t>
      </w:r>
      <w:ins w:id="666" w:author="Rachel Groth" w:date="2016-09-13T18:22:00Z">
        <w:r w:rsidR="000E3873">
          <w:t>A</w:t>
        </w:r>
      </w:ins>
      <w:del w:id="667" w:author="Rachel Groth" w:date="2016-09-13T18:22:00Z">
        <w:r w:rsidDel="000E3873">
          <w:delText>a</w:delText>
        </w:r>
      </w:del>
      <w:r>
        <w:t>rts club here on campus.  They no longer have a club on campus, so Anime Club stepped in to fill this spot, after the President (Bryce Blocker) volunteered the club for this position, without asking the club first.</w:t>
      </w:r>
    </w:p>
    <w:p w14:paraId="0388A004" w14:textId="54018203" w:rsidR="00C960F0" w:rsidRDefault="00C960F0">
      <w:r>
        <w:t xml:space="preserve">The basic idea behind this area is to hand out the </w:t>
      </w:r>
      <w:del w:id="668" w:author="Rachel Groth" w:date="2016-09-13T18:23:00Z">
        <w:r w:rsidDel="000E3873">
          <w:delText>n</w:delText>
        </w:r>
      </w:del>
      <w:ins w:id="669" w:author="Rachel Groth" w:date="2016-09-13T18:23:00Z">
        <w:r w:rsidR="000E3873">
          <w:t>Na</w:t>
        </w:r>
      </w:ins>
      <w:del w:id="670" w:author="Rachel Groth" w:date="2016-09-13T18:23:00Z">
        <w:r w:rsidDel="000E3873">
          <w:delText>a</w:delText>
        </w:r>
      </w:del>
      <w:r>
        <w:t>nocon booklets</w:t>
      </w:r>
      <w:ins w:id="671" w:author="Rachel Groth" w:date="2016-09-13T18:23:00Z">
        <w:r w:rsidR="000E3873">
          <w:t xml:space="preserve"> </w:t>
        </w:r>
      </w:ins>
      <w:del w:id="672" w:author="Rachel Groth" w:date="2016-09-13T18:23:00Z">
        <w:r w:rsidDel="000E3873">
          <w:delText xml:space="preserve">, </w:delText>
        </w:r>
      </w:del>
      <w:ins w:id="673" w:author="Rachel Groth" w:date="2016-09-13T18:23:00Z">
        <w:r w:rsidR="000E3873">
          <w:t>and</w:t>
        </w:r>
      </w:ins>
      <w:del w:id="674" w:author="Rachel Groth" w:date="2016-09-13T18:23:00Z">
        <w:r w:rsidDel="000E3873">
          <w:delText>the</w:delText>
        </w:r>
      </w:del>
      <w:r>
        <w:t xml:space="preserve"> lanyards, keep track of lost and found, and as a general Q&amp;A area.</w:t>
      </w:r>
    </w:p>
    <w:p w14:paraId="2B6F759F" w14:textId="77777777" w:rsidR="00C960F0" w:rsidRDefault="00C960F0" w:rsidP="00FA38A6">
      <w:pPr>
        <w:pStyle w:val="Heading2"/>
      </w:pPr>
      <w:bookmarkStart w:id="675" w:name="_Toc404097964"/>
      <w:bookmarkStart w:id="676" w:name="_Toc461554987"/>
      <w:r>
        <w:t>Game Consoles</w:t>
      </w:r>
      <w:bookmarkEnd w:id="675"/>
      <w:bookmarkEnd w:id="676"/>
    </w:p>
    <w:p w14:paraId="6E002921" w14:textId="77777777" w:rsidR="00C960F0" w:rsidRDefault="00C960F0" w:rsidP="00FA38A6">
      <w:pPr>
        <w:pStyle w:val="Heading3"/>
      </w:pPr>
      <w:bookmarkStart w:id="677" w:name="_Toc404097965"/>
      <w:bookmarkStart w:id="678" w:name="_Toc461554988"/>
      <w:r>
        <w:t>Before Nanocon</w:t>
      </w:r>
      <w:bookmarkEnd w:id="677"/>
      <w:bookmarkEnd w:id="678"/>
    </w:p>
    <w:p w14:paraId="1736C510" w14:textId="77777777" w:rsidR="00C960F0" w:rsidRDefault="00C960F0" w:rsidP="00C960F0">
      <w:pPr>
        <w:spacing w:after="0" w:line="240" w:lineRule="auto"/>
        <w:ind w:left="720"/>
      </w:pPr>
      <w:r>
        <w:t>Schedule events.</w:t>
      </w:r>
    </w:p>
    <w:p w14:paraId="2B32A3D9" w14:textId="77777777" w:rsidR="00C960F0" w:rsidRDefault="00C960F0" w:rsidP="00C960F0">
      <w:pPr>
        <w:spacing w:after="0" w:line="240" w:lineRule="auto"/>
        <w:ind w:left="720"/>
      </w:pPr>
      <w:r>
        <w:t>Acquire necessary equipment.</w:t>
      </w:r>
    </w:p>
    <w:p w14:paraId="50C475AD" w14:textId="77777777" w:rsidR="00C960F0" w:rsidRDefault="00C960F0" w:rsidP="00FA38A6">
      <w:pPr>
        <w:pStyle w:val="Heading3"/>
      </w:pPr>
      <w:bookmarkStart w:id="679" w:name="_Toc404097966"/>
      <w:bookmarkStart w:id="680" w:name="_Toc461554989"/>
      <w:r>
        <w:t>At Nanocon</w:t>
      </w:r>
      <w:bookmarkEnd w:id="679"/>
      <w:bookmarkEnd w:id="680"/>
    </w:p>
    <w:p w14:paraId="1BE35062" w14:textId="77777777" w:rsidR="00C960F0" w:rsidRDefault="00C960F0" w:rsidP="00C960F0">
      <w:pPr>
        <w:spacing w:after="0" w:line="240" w:lineRule="auto"/>
        <w:ind w:left="720"/>
      </w:pPr>
      <w:r>
        <w:t>Give all event organizers their respective event organizer packet.</w:t>
      </w:r>
    </w:p>
    <w:p w14:paraId="7A8F6D9B" w14:textId="77777777" w:rsidR="00C960F0" w:rsidRDefault="00C960F0" w:rsidP="00C960F0">
      <w:pPr>
        <w:spacing w:after="0" w:line="240" w:lineRule="auto"/>
        <w:ind w:left="720"/>
      </w:pPr>
      <w:r>
        <w:t>Make sure all event organizers are aware of the event procedure.</w:t>
      </w:r>
    </w:p>
    <w:p w14:paraId="6B6CC160" w14:textId="77777777" w:rsidR="00C960F0" w:rsidRDefault="00C960F0" w:rsidP="00C960F0">
      <w:pPr>
        <w:spacing w:after="0" w:line="240" w:lineRule="auto"/>
        <w:ind w:left="720"/>
      </w:pPr>
      <w:r>
        <w:t xml:space="preserve">Make sure all event organizers are at their designated feature table at their designated time. </w:t>
      </w:r>
    </w:p>
    <w:p w14:paraId="464379A2" w14:textId="77777777" w:rsidR="00C960F0" w:rsidRDefault="00C960F0" w:rsidP="00C960F0">
      <w:pPr>
        <w:spacing w:after="0" w:line="240" w:lineRule="auto"/>
        <w:ind w:left="720"/>
      </w:pPr>
      <w:r>
        <w:t>Field any schedule changes, and alert the On Site Schedule Manager of any changes (including new events).</w:t>
      </w:r>
      <w:r w:rsidRPr="006B5B60">
        <w:rPr>
          <w:b/>
        </w:rPr>
        <w:t xml:space="preserve"> </w:t>
      </w:r>
    </w:p>
    <w:p w14:paraId="259E1C23" w14:textId="77777777" w:rsidR="00C960F0" w:rsidRPr="006B5B60" w:rsidRDefault="00C960F0">
      <w:pPr>
        <w:pStyle w:val="Heading3"/>
        <w:rPr>
          <w:b/>
        </w:rPr>
      </w:pPr>
      <w:bookmarkStart w:id="681" w:name="_Toc404097967"/>
      <w:bookmarkStart w:id="682" w:name="_Toc461554990"/>
      <w:r w:rsidRPr="00C960F0">
        <w:t>After</w:t>
      </w:r>
      <w:r>
        <w:t xml:space="preserve"> Nanocon</w:t>
      </w:r>
      <w:bookmarkEnd w:id="681"/>
      <w:bookmarkEnd w:id="682"/>
    </w:p>
    <w:p w14:paraId="3DAA2DDA" w14:textId="77777777" w:rsidR="00C960F0" w:rsidRDefault="00C960F0" w:rsidP="00C960F0">
      <w:pPr>
        <w:spacing w:after="0" w:line="240" w:lineRule="auto"/>
        <w:ind w:left="720"/>
      </w:pPr>
      <w:r>
        <w:t>Make sure all equipment is returned.</w:t>
      </w:r>
    </w:p>
    <w:p w14:paraId="44ADD472" w14:textId="77777777" w:rsidR="00C960F0" w:rsidRDefault="00C960F0" w:rsidP="00C960F0">
      <w:pPr>
        <w:spacing w:after="0" w:line="240" w:lineRule="auto"/>
        <w:ind w:left="720"/>
      </w:pPr>
    </w:p>
    <w:p w14:paraId="5BBBE17E" w14:textId="77777777" w:rsidR="00C960F0" w:rsidRDefault="00C960F0" w:rsidP="00FA38A6">
      <w:pPr>
        <w:pStyle w:val="Heading2"/>
      </w:pPr>
      <w:bookmarkStart w:id="683" w:name="_Toc404097968"/>
      <w:bookmarkStart w:id="684" w:name="_Toc461554991"/>
      <w:r>
        <w:t>SIS</w:t>
      </w:r>
      <w:bookmarkEnd w:id="683"/>
      <w:bookmarkEnd w:id="684"/>
    </w:p>
    <w:p w14:paraId="51C694EF" w14:textId="77777777" w:rsidR="00C960F0" w:rsidRPr="009A59CD" w:rsidRDefault="00C960F0" w:rsidP="00C960F0">
      <w:r>
        <w:t>SIS, or Society in Shadows . . .</w:t>
      </w:r>
    </w:p>
    <w:p w14:paraId="4A4C7FD2" w14:textId="77777777" w:rsidR="00C960F0" w:rsidRDefault="00C960F0" w:rsidP="00C960F0">
      <w:pPr>
        <w:pStyle w:val="ListParagraph"/>
        <w:numPr>
          <w:ilvl w:val="0"/>
          <w:numId w:val="4"/>
        </w:numPr>
        <w:spacing w:after="0" w:line="240" w:lineRule="auto"/>
      </w:pPr>
      <w:r>
        <w:t>Before Nanocon</w:t>
      </w:r>
    </w:p>
    <w:p w14:paraId="73D083D0" w14:textId="77777777" w:rsidR="00C960F0" w:rsidRDefault="00C960F0" w:rsidP="00C960F0">
      <w:pPr>
        <w:pStyle w:val="ListParagraph"/>
        <w:numPr>
          <w:ilvl w:val="1"/>
          <w:numId w:val="4"/>
        </w:numPr>
        <w:spacing w:after="0" w:line="240" w:lineRule="auto"/>
      </w:pPr>
      <w:r>
        <w:t>Contact Six Stones to confirm their attendance and get a contract quote.</w:t>
      </w:r>
    </w:p>
    <w:p w14:paraId="215DAB51" w14:textId="77777777" w:rsidR="00C960F0" w:rsidRDefault="00C960F0" w:rsidP="00C960F0">
      <w:pPr>
        <w:pStyle w:val="ListParagraph"/>
        <w:numPr>
          <w:ilvl w:val="1"/>
          <w:numId w:val="4"/>
        </w:numPr>
        <w:spacing w:after="0" w:line="240" w:lineRule="auto"/>
      </w:pPr>
      <w:r>
        <w:t>Inquire about and schedule events they wish to run.</w:t>
      </w:r>
      <w:r w:rsidRPr="00AD470D">
        <w:t xml:space="preserve"> </w:t>
      </w:r>
    </w:p>
    <w:p w14:paraId="2181F382" w14:textId="77777777" w:rsidR="00C960F0" w:rsidRDefault="00C960F0" w:rsidP="00C960F0">
      <w:pPr>
        <w:pStyle w:val="ListParagraph"/>
        <w:numPr>
          <w:ilvl w:val="0"/>
          <w:numId w:val="4"/>
        </w:numPr>
        <w:spacing w:after="0" w:line="240" w:lineRule="auto"/>
      </w:pPr>
      <w:r>
        <w:t>At Nanocon</w:t>
      </w:r>
    </w:p>
    <w:p w14:paraId="116774BB" w14:textId="77777777" w:rsidR="00C960F0" w:rsidRDefault="00C960F0" w:rsidP="00C960F0">
      <w:pPr>
        <w:pStyle w:val="ListParagraph"/>
        <w:numPr>
          <w:ilvl w:val="1"/>
          <w:numId w:val="4"/>
        </w:numPr>
        <w:spacing w:after="0" w:line="240" w:lineRule="auto"/>
      </w:pPr>
      <w:r>
        <w:t>Field any schedule changes, and alert the On Site Schedule Manager of any changes (including new events).</w:t>
      </w:r>
    </w:p>
    <w:p w14:paraId="48F5EDBE" w14:textId="77777777" w:rsidR="00C960F0" w:rsidRDefault="00C960F0" w:rsidP="00C960F0">
      <w:pPr>
        <w:pStyle w:val="ListParagraph"/>
        <w:numPr>
          <w:ilvl w:val="1"/>
          <w:numId w:val="4"/>
        </w:numPr>
        <w:spacing w:after="0" w:line="240" w:lineRule="auto"/>
      </w:pPr>
      <w:r>
        <w:t>Manage player disputes.</w:t>
      </w:r>
    </w:p>
    <w:p w14:paraId="1DAE7AA0" w14:textId="77777777" w:rsidR="00C960F0" w:rsidRDefault="00C960F0" w:rsidP="00C960F0">
      <w:pPr>
        <w:pStyle w:val="ListParagraph"/>
        <w:numPr>
          <w:ilvl w:val="1"/>
          <w:numId w:val="4"/>
        </w:numPr>
        <w:spacing w:after="0" w:line="240" w:lineRule="auto"/>
      </w:pPr>
      <w:r>
        <w:t>Inform Six Stones personnel that they may run a tab at the concessions counter.</w:t>
      </w:r>
    </w:p>
    <w:p w14:paraId="49A3157B" w14:textId="77777777" w:rsidR="00C960F0" w:rsidRDefault="00C960F0" w:rsidP="00C960F0">
      <w:pPr>
        <w:pStyle w:val="ListParagraph"/>
        <w:numPr>
          <w:ilvl w:val="1"/>
          <w:numId w:val="4"/>
        </w:numPr>
        <w:spacing w:after="0" w:line="240" w:lineRule="auto"/>
      </w:pPr>
      <w:r>
        <w:t>Get the final contract from Six Stones, and deliver to Paperwork Manager.</w:t>
      </w:r>
    </w:p>
    <w:p w14:paraId="107BE2DB" w14:textId="77777777" w:rsidR="00C960F0" w:rsidRDefault="00C960F0" w:rsidP="00C960F0">
      <w:pPr>
        <w:pStyle w:val="ListParagraph"/>
        <w:numPr>
          <w:ilvl w:val="0"/>
          <w:numId w:val="4"/>
        </w:numPr>
        <w:tabs>
          <w:tab w:val="left" w:pos="1395"/>
        </w:tabs>
        <w:spacing w:after="0" w:line="240" w:lineRule="auto"/>
        <w:rPr>
          <w:b/>
        </w:rPr>
      </w:pPr>
      <w:r>
        <w:t>After Nanocon</w:t>
      </w:r>
      <w:r w:rsidRPr="004E0937">
        <w:rPr>
          <w:b/>
        </w:rPr>
        <w:tab/>
      </w:r>
    </w:p>
    <w:p w14:paraId="7BBAB6DC" w14:textId="77777777" w:rsidR="00C960F0" w:rsidRPr="001A2A88" w:rsidRDefault="00C960F0" w:rsidP="00C960F0">
      <w:pPr>
        <w:pStyle w:val="ListParagraph"/>
        <w:numPr>
          <w:ilvl w:val="1"/>
          <w:numId w:val="4"/>
        </w:numPr>
        <w:tabs>
          <w:tab w:val="left" w:pos="1395"/>
        </w:tabs>
        <w:spacing w:after="0" w:line="240" w:lineRule="auto"/>
      </w:pPr>
      <w:r w:rsidRPr="001A2A88">
        <w:t xml:space="preserve">Send </w:t>
      </w:r>
      <w:r>
        <w:t>Thank You letter to Six Stones for their participation.</w:t>
      </w:r>
    </w:p>
    <w:p w14:paraId="450604D1" w14:textId="77777777" w:rsidR="00C960F0" w:rsidRPr="00FA38A6" w:rsidRDefault="00C960F0" w:rsidP="00C960F0">
      <w:pPr>
        <w:spacing w:after="0" w:line="240" w:lineRule="auto"/>
        <w:ind w:left="720"/>
      </w:pPr>
    </w:p>
    <w:p w14:paraId="12F3992D" w14:textId="77777777" w:rsidR="00C960F0" w:rsidRPr="00C960F0" w:rsidRDefault="00C960F0" w:rsidP="00FA38A6">
      <w:pPr>
        <w:pStyle w:val="Heading2"/>
      </w:pPr>
      <w:bookmarkStart w:id="685" w:name="_Toc404097969"/>
      <w:bookmarkStart w:id="686" w:name="_Toc461554992"/>
      <w:r w:rsidRPr="00C960F0">
        <w:t>Role Playing Gaming Area</w:t>
      </w:r>
      <w:bookmarkEnd w:id="685"/>
      <w:bookmarkEnd w:id="686"/>
    </w:p>
    <w:p w14:paraId="2647FF42" w14:textId="77777777" w:rsidR="00C960F0" w:rsidRPr="00C960F0" w:rsidRDefault="00C960F0" w:rsidP="00C960F0">
      <w:pPr>
        <w:numPr>
          <w:ilvl w:val="0"/>
          <w:numId w:val="4"/>
        </w:numPr>
        <w:spacing w:after="0" w:line="240" w:lineRule="auto"/>
        <w:contextualSpacing/>
      </w:pPr>
      <w:r w:rsidRPr="00C960F0">
        <w:t>Before Nanocon</w:t>
      </w:r>
    </w:p>
    <w:p w14:paraId="33184B63" w14:textId="77777777" w:rsidR="00C960F0" w:rsidRPr="00C960F0" w:rsidRDefault="00C960F0" w:rsidP="00C960F0">
      <w:pPr>
        <w:numPr>
          <w:ilvl w:val="1"/>
          <w:numId w:val="4"/>
        </w:numPr>
        <w:spacing w:after="0" w:line="240" w:lineRule="auto"/>
        <w:contextualSpacing/>
      </w:pPr>
      <w:r w:rsidRPr="00C960F0">
        <w:t>Print all necessary modules that can/will be run.</w:t>
      </w:r>
    </w:p>
    <w:p w14:paraId="4610E896" w14:textId="77777777" w:rsidR="00C960F0" w:rsidRPr="00C960F0" w:rsidRDefault="00C960F0" w:rsidP="00C960F0">
      <w:pPr>
        <w:numPr>
          <w:ilvl w:val="1"/>
          <w:numId w:val="4"/>
        </w:numPr>
        <w:spacing w:after="0" w:line="240" w:lineRule="auto"/>
        <w:contextualSpacing/>
      </w:pPr>
      <w:r w:rsidRPr="00C960F0">
        <w:t>Schedule RPGA/RPGA area events.</w:t>
      </w:r>
    </w:p>
    <w:p w14:paraId="11B7913F" w14:textId="77777777" w:rsidR="00C960F0" w:rsidRPr="00C960F0" w:rsidRDefault="00C960F0" w:rsidP="00C960F0">
      <w:pPr>
        <w:numPr>
          <w:ilvl w:val="1"/>
          <w:numId w:val="4"/>
        </w:numPr>
        <w:spacing w:after="0" w:line="240" w:lineRule="auto"/>
        <w:contextualSpacing/>
      </w:pPr>
      <w:r w:rsidRPr="00C960F0">
        <w:lastRenderedPageBreak/>
        <w:t>Schedule GMs for events.</w:t>
      </w:r>
    </w:p>
    <w:p w14:paraId="4A4BCDB1" w14:textId="77777777" w:rsidR="00C960F0" w:rsidRPr="00C960F0" w:rsidRDefault="00C960F0" w:rsidP="00C960F0">
      <w:pPr>
        <w:numPr>
          <w:ilvl w:val="1"/>
          <w:numId w:val="4"/>
        </w:numPr>
        <w:spacing w:after="0" w:line="240" w:lineRule="auto"/>
        <w:contextualSpacing/>
      </w:pPr>
      <w:r w:rsidRPr="00C960F0">
        <w:t>Work with Czar of Propaganda and Nanocon Manager to create event tickets.</w:t>
      </w:r>
    </w:p>
    <w:p w14:paraId="591ED4CB" w14:textId="77777777" w:rsidR="00C960F0" w:rsidRPr="00C960F0" w:rsidRDefault="00C960F0" w:rsidP="00C960F0">
      <w:pPr>
        <w:numPr>
          <w:ilvl w:val="1"/>
          <w:numId w:val="4"/>
        </w:numPr>
        <w:spacing w:after="0" w:line="240" w:lineRule="auto"/>
        <w:contextualSpacing/>
      </w:pPr>
      <w:r w:rsidRPr="00C960F0">
        <w:t>Field any schedule changes, and alert the On Site Schedule Manager of any changes (including new events).</w:t>
      </w:r>
    </w:p>
    <w:p w14:paraId="0ED65341" w14:textId="77777777" w:rsidR="00C960F0" w:rsidRPr="00C960F0" w:rsidRDefault="00C960F0" w:rsidP="00C960F0">
      <w:pPr>
        <w:numPr>
          <w:ilvl w:val="0"/>
          <w:numId w:val="4"/>
        </w:numPr>
        <w:spacing w:after="0" w:line="240" w:lineRule="auto"/>
        <w:contextualSpacing/>
      </w:pPr>
      <w:r w:rsidRPr="00C960F0">
        <w:t>At Nanocon</w:t>
      </w:r>
    </w:p>
    <w:p w14:paraId="4F44A07B" w14:textId="77777777" w:rsidR="00C960F0" w:rsidRPr="00C960F0" w:rsidRDefault="00C960F0" w:rsidP="00C960F0">
      <w:pPr>
        <w:numPr>
          <w:ilvl w:val="1"/>
          <w:numId w:val="4"/>
        </w:numPr>
        <w:spacing w:after="0" w:line="240" w:lineRule="auto"/>
        <w:contextualSpacing/>
      </w:pPr>
      <w:r w:rsidRPr="00C960F0">
        <w:t xml:space="preserve">Make sure all GMs are aware of the event procedure. </w:t>
      </w:r>
    </w:p>
    <w:p w14:paraId="16CD6D8C" w14:textId="77777777" w:rsidR="00C960F0" w:rsidRPr="00C960F0" w:rsidRDefault="00C960F0" w:rsidP="00C960F0">
      <w:pPr>
        <w:numPr>
          <w:ilvl w:val="1"/>
          <w:numId w:val="4"/>
        </w:numPr>
        <w:spacing w:after="0" w:line="240" w:lineRule="auto"/>
        <w:contextualSpacing/>
      </w:pPr>
      <w:r w:rsidRPr="00C960F0">
        <w:t>Organize the RPGA area tables as needed.</w:t>
      </w:r>
    </w:p>
    <w:p w14:paraId="61F045AF" w14:textId="77777777" w:rsidR="00C960F0" w:rsidRPr="00C960F0" w:rsidRDefault="00C960F0" w:rsidP="00C960F0">
      <w:pPr>
        <w:numPr>
          <w:ilvl w:val="1"/>
          <w:numId w:val="4"/>
        </w:numPr>
        <w:spacing w:after="0" w:line="240" w:lineRule="auto"/>
        <w:contextualSpacing/>
      </w:pPr>
      <w:r w:rsidRPr="00C960F0">
        <w:t>Make sure GMs are present to run all events.</w:t>
      </w:r>
    </w:p>
    <w:p w14:paraId="59AE42C2" w14:textId="77777777" w:rsidR="00C960F0" w:rsidRPr="00C960F0" w:rsidRDefault="00C960F0" w:rsidP="00C960F0">
      <w:pPr>
        <w:numPr>
          <w:ilvl w:val="1"/>
          <w:numId w:val="4"/>
        </w:numPr>
        <w:spacing w:after="0" w:line="240" w:lineRule="auto"/>
        <w:contextualSpacing/>
      </w:pPr>
      <w:r w:rsidRPr="00C960F0">
        <w:t>Maintain organization and cleanliness in the RPGA area.</w:t>
      </w:r>
    </w:p>
    <w:p w14:paraId="0D43F3CE" w14:textId="77777777" w:rsidR="00C960F0" w:rsidRDefault="00C960F0" w:rsidP="00FA38A6">
      <w:pPr>
        <w:pStyle w:val="Heading2"/>
      </w:pPr>
      <w:bookmarkStart w:id="687" w:name="_Toc404097970"/>
      <w:bookmarkStart w:id="688" w:name="_Toc461554993"/>
      <w:r>
        <w:t>CCG Tournament</w:t>
      </w:r>
      <w:bookmarkEnd w:id="687"/>
      <w:bookmarkEnd w:id="688"/>
      <w:r>
        <w:t xml:space="preserve"> </w:t>
      </w:r>
    </w:p>
    <w:p w14:paraId="02ECEBD3" w14:textId="77777777" w:rsidR="00C960F0" w:rsidRDefault="00C960F0" w:rsidP="00C960F0">
      <w:r>
        <w:t>CCG, or ??? is ???.</w:t>
      </w:r>
    </w:p>
    <w:p w14:paraId="561FA3CA" w14:textId="77777777" w:rsidR="00C960F0" w:rsidRPr="004E2E31" w:rsidRDefault="00C960F0" w:rsidP="00C960F0"/>
    <w:p w14:paraId="16DB67AF" w14:textId="77777777" w:rsidR="00C960F0" w:rsidRDefault="00C960F0" w:rsidP="00C960F0">
      <w:pPr>
        <w:pStyle w:val="ListParagraph"/>
        <w:numPr>
          <w:ilvl w:val="0"/>
          <w:numId w:val="4"/>
        </w:numPr>
        <w:spacing w:after="0" w:line="240" w:lineRule="auto"/>
      </w:pPr>
      <w:r>
        <w:t>Before Nanocon</w:t>
      </w:r>
    </w:p>
    <w:p w14:paraId="7A25733F" w14:textId="77777777" w:rsidR="00C960F0" w:rsidRDefault="00C960F0" w:rsidP="00C960F0">
      <w:pPr>
        <w:pStyle w:val="ListParagraph"/>
        <w:numPr>
          <w:ilvl w:val="1"/>
          <w:numId w:val="4"/>
        </w:numPr>
        <w:spacing w:after="0" w:line="240" w:lineRule="auto"/>
      </w:pPr>
      <w:r>
        <w:t>Contact outside organizations to host CCG events.</w:t>
      </w:r>
    </w:p>
    <w:p w14:paraId="09C32D74" w14:textId="77777777" w:rsidR="00C960F0" w:rsidRDefault="00C960F0" w:rsidP="00C960F0">
      <w:pPr>
        <w:pStyle w:val="ListParagraph"/>
        <w:numPr>
          <w:ilvl w:val="1"/>
          <w:numId w:val="4"/>
        </w:numPr>
        <w:spacing w:after="0" w:line="240" w:lineRule="auto"/>
      </w:pPr>
      <w:r>
        <w:t>Inquire about and acquire any special equipment they may need.</w:t>
      </w:r>
    </w:p>
    <w:p w14:paraId="1FB36E78" w14:textId="77777777" w:rsidR="00C960F0" w:rsidRDefault="00C960F0" w:rsidP="00C960F0">
      <w:pPr>
        <w:pStyle w:val="ListParagraph"/>
        <w:numPr>
          <w:ilvl w:val="1"/>
          <w:numId w:val="4"/>
        </w:numPr>
        <w:spacing w:after="0" w:line="240" w:lineRule="auto"/>
      </w:pPr>
      <w:r>
        <w:t>Inquire about and schedule events they wish to run.</w:t>
      </w:r>
    </w:p>
    <w:p w14:paraId="41A1B554" w14:textId="77777777" w:rsidR="00C960F0" w:rsidRDefault="00C960F0" w:rsidP="00C960F0">
      <w:pPr>
        <w:pStyle w:val="ListParagraph"/>
        <w:numPr>
          <w:ilvl w:val="1"/>
          <w:numId w:val="4"/>
        </w:numPr>
        <w:spacing w:after="0" w:line="240" w:lineRule="auto"/>
      </w:pPr>
      <w:r>
        <w:t xml:space="preserve">Work with Czar of Propaganda and Nanocon Manager to create event tickets. </w:t>
      </w:r>
    </w:p>
    <w:p w14:paraId="73B63925" w14:textId="77777777" w:rsidR="00C960F0" w:rsidRDefault="00C960F0" w:rsidP="00C960F0">
      <w:pPr>
        <w:pStyle w:val="ListParagraph"/>
        <w:numPr>
          <w:ilvl w:val="1"/>
          <w:numId w:val="4"/>
        </w:numPr>
        <w:spacing w:after="0" w:line="240" w:lineRule="auto"/>
      </w:pPr>
      <w:r>
        <w:t>Get the organization into the DSU payment system if they are not already.</w:t>
      </w:r>
    </w:p>
    <w:p w14:paraId="30BB3448" w14:textId="77777777" w:rsidR="00C960F0" w:rsidRDefault="00C960F0" w:rsidP="00C960F0">
      <w:pPr>
        <w:pStyle w:val="ListParagraph"/>
        <w:numPr>
          <w:ilvl w:val="0"/>
          <w:numId w:val="4"/>
        </w:numPr>
        <w:spacing w:after="0" w:line="240" w:lineRule="auto"/>
      </w:pPr>
      <w:r>
        <w:t>At Nanocon</w:t>
      </w:r>
    </w:p>
    <w:p w14:paraId="18D1811B" w14:textId="77777777" w:rsidR="00C960F0" w:rsidRDefault="00C960F0" w:rsidP="00C960F0">
      <w:pPr>
        <w:pStyle w:val="ListParagraph"/>
        <w:numPr>
          <w:ilvl w:val="1"/>
          <w:numId w:val="4"/>
        </w:numPr>
        <w:spacing w:after="0" w:line="240" w:lineRule="auto"/>
      </w:pPr>
      <w:r>
        <w:t>Give all event organizers their respective event organizer packet.</w:t>
      </w:r>
    </w:p>
    <w:p w14:paraId="38529F35" w14:textId="77777777" w:rsidR="00C960F0" w:rsidRDefault="00C960F0" w:rsidP="00C960F0">
      <w:pPr>
        <w:pStyle w:val="ListParagraph"/>
        <w:numPr>
          <w:ilvl w:val="1"/>
          <w:numId w:val="4"/>
        </w:numPr>
        <w:spacing w:after="0" w:line="240" w:lineRule="auto"/>
      </w:pPr>
      <w:r>
        <w:t>Make sure all event organizers are aware of the event procedure.</w:t>
      </w:r>
    </w:p>
    <w:p w14:paraId="54B28926" w14:textId="77777777" w:rsidR="00C960F0" w:rsidRDefault="00C960F0" w:rsidP="00C960F0">
      <w:pPr>
        <w:pStyle w:val="ListParagraph"/>
        <w:numPr>
          <w:ilvl w:val="1"/>
          <w:numId w:val="4"/>
        </w:numPr>
        <w:spacing w:after="0" w:line="240" w:lineRule="auto"/>
      </w:pPr>
      <w:r>
        <w:t xml:space="preserve">Make sure all event organizers are at their designated feature table at their designated time. </w:t>
      </w:r>
    </w:p>
    <w:p w14:paraId="604448ED" w14:textId="77777777" w:rsidR="00C960F0" w:rsidRDefault="00C960F0" w:rsidP="00C960F0">
      <w:pPr>
        <w:pStyle w:val="ListParagraph"/>
        <w:numPr>
          <w:ilvl w:val="1"/>
          <w:numId w:val="4"/>
        </w:numPr>
        <w:spacing w:after="0" w:line="240" w:lineRule="auto"/>
      </w:pPr>
      <w:r>
        <w:t>Field any schedule changes, and alert the On Site Schedule Manager of any changes (including new events).</w:t>
      </w:r>
    </w:p>
    <w:p w14:paraId="36AE88EF" w14:textId="77777777" w:rsidR="00C960F0" w:rsidRDefault="00C960F0" w:rsidP="00C960F0">
      <w:pPr>
        <w:pStyle w:val="ListParagraph"/>
        <w:numPr>
          <w:ilvl w:val="0"/>
          <w:numId w:val="4"/>
        </w:numPr>
        <w:spacing w:after="0" w:line="240" w:lineRule="auto"/>
      </w:pPr>
      <w:r>
        <w:t>After Nanocon</w:t>
      </w:r>
    </w:p>
    <w:p w14:paraId="60C814AF" w14:textId="77777777" w:rsidR="00C960F0" w:rsidRDefault="00C960F0" w:rsidP="00C960F0">
      <w:pPr>
        <w:pStyle w:val="ListParagraph"/>
        <w:numPr>
          <w:ilvl w:val="1"/>
          <w:numId w:val="4"/>
        </w:numPr>
        <w:spacing w:after="0" w:line="240" w:lineRule="auto"/>
      </w:pPr>
      <w:r>
        <w:t>Send Thank You letters to all outside organizations that hosted CCG events.</w:t>
      </w:r>
    </w:p>
    <w:p w14:paraId="76CE71EF" w14:textId="77777777" w:rsidR="00C960F0" w:rsidRDefault="00C960F0" w:rsidP="00FA38A6">
      <w:pPr>
        <w:pStyle w:val="Heading2"/>
      </w:pPr>
      <w:bookmarkStart w:id="689" w:name="_Toc404097971"/>
      <w:bookmarkStart w:id="690" w:name="_Toc461554994"/>
      <w:r>
        <w:t>Gaming Area</w:t>
      </w:r>
      <w:bookmarkEnd w:id="689"/>
      <w:bookmarkEnd w:id="690"/>
    </w:p>
    <w:p w14:paraId="68F5E165" w14:textId="77777777" w:rsidR="00C960F0" w:rsidRDefault="00C960F0" w:rsidP="00C960F0">
      <w:pPr>
        <w:pStyle w:val="ListParagraph"/>
        <w:numPr>
          <w:ilvl w:val="0"/>
          <w:numId w:val="4"/>
        </w:numPr>
        <w:spacing w:after="0" w:line="240" w:lineRule="auto"/>
      </w:pPr>
      <w:r>
        <w:t>At Nanocon</w:t>
      </w:r>
    </w:p>
    <w:p w14:paraId="3BD4DE65" w14:textId="77777777" w:rsidR="00C960F0" w:rsidRDefault="00C960F0" w:rsidP="00C960F0">
      <w:pPr>
        <w:pStyle w:val="ListParagraph"/>
        <w:numPr>
          <w:ilvl w:val="1"/>
          <w:numId w:val="4"/>
        </w:numPr>
        <w:spacing w:after="0" w:line="240" w:lineRule="auto"/>
      </w:pPr>
      <w:r>
        <w:t>Keep the cabinets clean and organized.</w:t>
      </w:r>
    </w:p>
    <w:p w14:paraId="7064A872" w14:textId="77777777" w:rsidR="00C960F0" w:rsidRDefault="00C960F0" w:rsidP="00C960F0">
      <w:pPr>
        <w:pStyle w:val="ListParagraph"/>
        <w:numPr>
          <w:ilvl w:val="1"/>
          <w:numId w:val="4"/>
        </w:numPr>
        <w:spacing w:after="0" w:line="240" w:lineRule="auto"/>
      </w:pPr>
      <w:r>
        <w:t>Make sure any game taken from the cabinet is returned and not damaged.</w:t>
      </w:r>
    </w:p>
    <w:p w14:paraId="609F22DC" w14:textId="77777777" w:rsidR="00C960F0" w:rsidRDefault="00C960F0" w:rsidP="00C960F0">
      <w:pPr>
        <w:pStyle w:val="ListParagraph"/>
        <w:numPr>
          <w:ilvl w:val="0"/>
          <w:numId w:val="4"/>
        </w:numPr>
        <w:spacing w:after="0" w:line="240" w:lineRule="auto"/>
      </w:pPr>
      <w:r>
        <w:t>After Nanocon</w:t>
      </w:r>
    </w:p>
    <w:p w14:paraId="54093F17" w14:textId="77777777" w:rsidR="00C960F0" w:rsidRDefault="00C960F0" w:rsidP="00C960F0">
      <w:pPr>
        <w:pStyle w:val="ListParagraph"/>
        <w:numPr>
          <w:ilvl w:val="1"/>
          <w:numId w:val="4"/>
        </w:numPr>
        <w:spacing w:after="0" w:line="240" w:lineRule="auto"/>
      </w:pPr>
      <w:r>
        <w:t xml:space="preserve">Make sure all games are returned, complete, and organized (both in their respective boxes and in the cabinets). </w:t>
      </w:r>
    </w:p>
    <w:p w14:paraId="01C64826" w14:textId="77777777" w:rsidR="004A11D0" w:rsidRDefault="004A11D0">
      <w:pPr>
        <w:rPr>
          <w:rFonts w:asciiTheme="majorHAnsi" w:eastAsiaTheme="majorEastAsia" w:hAnsiTheme="majorHAnsi" w:cstheme="majorBidi"/>
          <w:color w:val="365F91" w:themeColor="accent1" w:themeShade="BF"/>
          <w:sz w:val="32"/>
          <w:szCs w:val="32"/>
        </w:rPr>
      </w:pPr>
      <w:r>
        <w:br w:type="page"/>
      </w:r>
    </w:p>
    <w:p w14:paraId="2ECA97C6" w14:textId="77777777" w:rsidR="00C960F0" w:rsidRDefault="00C960F0" w:rsidP="00FA38A6">
      <w:pPr>
        <w:pStyle w:val="Heading2"/>
      </w:pPr>
      <w:bookmarkStart w:id="691" w:name="_Toc404097972"/>
      <w:bookmarkStart w:id="692" w:name="_Toc461554995"/>
      <w:r>
        <w:lastRenderedPageBreak/>
        <w:t>IDiG</w:t>
      </w:r>
      <w:bookmarkEnd w:id="691"/>
      <w:bookmarkEnd w:id="692"/>
    </w:p>
    <w:p w14:paraId="2D2D42BA" w14:textId="77777777" w:rsidR="005A6BB8" w:rsidRPr="004A11D0" w:rsidRDefault="00D90783" w:rsidP="005A6BB8">
      <w:r w:rsidRPr="00D90783">
        <w:t>Integrated Design in Games</w:t>
      </w:r>
      <w:r>
        <w:t xml:space="preserve"> </w:t>
      </w:r>
      <w:r w:rsidR="00C960F0">
        <w:t xml:space="preserve">or IDiG for short is responsible for </w:t>
      </w:r>
      <w:r w:rsidR="008F10FF">
        <w:t>h</w:t>
      </w:r>
      <w:r w:rsidR="004A11D0">
        <w:t xml:space="preserve">andling guest speakers.  </w:t>
      </w:r>
      <w:r>
        <w:t xml:space="preserve">They have been around since 2010.  </w:t>
      </w:r>
      <w:r w:rsidR="004A11D0">
        <w:t xml:space="preserve">Usually </w:t>
      </w:r>
      <w:r w:rsidR="004A11D0" w:rsidRPr="004A11D0">
        <w:t xml:space="preserve">Jeff Howard and Steve Graham </w:t>
      </w:r>
      <w:r w:rsidR="004A11D0">
        <w:t xml:space="preserve">heads this effort.  </w:t>
      </w:r>
      <w:r w:rsidR="005A6BB8">
        <w:t>They must coordinate with the speaker, be able to readily provide information about DSU and Nanocon, coordinate the travel and lodging, set up the presentation schedule, create a short bio on the speaker, and create a short description of what they will be talking about.  They must make sure that the speakers have any and all the equipment that they might need.</w:t>
      </w:r>
    </w:p>
    <w:p w14:paraId="3C65A21A" w14:textId="77777777" w:rsidR="004A11D0" w:rsidRDefault="004A11D0" w:rsidP="00C960F0"/>
    <w:p w14:paraId="220892B1" w14:textId="77777777" w:rsidR="005A6BB8" w:rsidRDefault="005A6BB8" w:rsidP="00E94144">
      <w:pPr>
        <w:pStyle w:val="Heading3"/>
      </w:pPr>
      <w:bookmarkStart w:id="693" w:name="_Toc404097973"/>
      <w:bookmarkStart w:id="694" w:name="_Toc461554996"/>
      <w:r>
        <w:t>Speakers</w:t>
      </w:r>
      <w:bookmarkEnd w:id="693"/>
      <w:bookmarkEnd w:id="694"/>
    </w:p>
    <w:p w14:paraId="3DF06293" w14:textId="77777777" w:rsidR="00C960F0" w:rsidRDefault="00C960F0" w:rsidP="00E94144">
      <w:pPr>
        <w:pStyle w:val="Heading3"/>
      </w:pPr>
    </w:p>
    <w:p w14:paraId="4A0265D0" w14:textId="77777777" w:rsidR="004A11D0" w:rsidRDefault="004A11D0" w:rsidP="00E94144">
      <w:pPr>
        <w:pStyle w:val="Heading3"/>
      </w:pPr>
      <w:bookmarkStart w:id="695" w:name="_Toc404097974"/>
      <w:bookmarkStart w:id="696" w:name="_Toc461554997"/>
      <w:r>
        <w:t>Hotel &amp; Board</w:t>
      </w:r>
      <w:bookmarkEnd w:id="695"/>
      <w:bookmarkEnd w:id="696"/>
    </w:p>
    <w:p w14:paraId="5908B02E" w14:textId="04D6D590" w:rsidR="005A6BB8" w:rsidRPr="005A6BB8" w:rsidRDefault="005A6BB8">
      <w:r>
        <w:t xml:space="preserve">The hotel should be contacted </w:t>
      </w:r>
      <w:commentRangeStart w:id="697"/>
      <w:r>
        <w:t xml:space="preserve">before </w:t>
      </w:r>
      <w:ins w:id="698" w:author="Rachel Groth" w:date="2016-09-15T13:23:00Z">
        <w:r w:rsidR="00610CD9">
          <w:t>October</w:t>
        </w:r>
      </w:ins>
      <w:del w:id="699" w:author="Rachel Groth" w:date="2016-09-15T13:23:00Z">
        <w:r w:rsidDel="00610CD9">
          <w:delText>####</w:delText>
        </w:r>
      </w:del>
      <w:r>
        <w:t xml:space="preserve"> </w:t>
      </w:r>
      <w:commentRangeEnd w:id="697"/>
      <w:r w:rsidR="000E3873">
        <w:rPr>
          <w:rStyle w:val="CommentReference"/>
        </w:rPr>
        <w:commentReference w:id="697"/>
      </w:r>
      <w:r>
        <w:t xml:space="preserve">to reserve the rooms for the speakers.  The hotel contacts are in the </w:t>
      </w:r>
      <w:ins w:id="700" w:author="Rachel Groth" w:date="2016-09-15T13:25:00Z">
        <w:r w:rsidR="00610CD9">
          <w:fldChar w:fldCharType="begin"/>
        </w:r>
        <w:r w:rsidR="00610CD9">
          <w:instrText xml:space="preserve"> HYPERLINK  \l "_Hotel_Information" </w:instrText>
        </w:r>
        <w:r w:rsidR="00610CD9">
          <w:fldChar w:fldCharType="separate"/>
        </w:r>
        <w:r w:rsidR="00610CD9" w:rsidRPr="00610CD9">
          <w:rPr>
            <w:rStyle w:val="Hyperlink"/>
          </w:rPr>
          <w:t>Contacts</w:t>
        </w:r>
        <w:r w:rsidR="00610CD9">
          <w:fldChar w:fldCharType="end"/>
        </w:r>
      </w:ins>
      <w:del w:id="701" w:author="Rachel Groth" w:date="2016-09-15T13:23:00Z">
        <w:r w:rsidDel="00610CD9">
          <w:delText>@@@</w:delText>
        </w:r>
      </w:del>
      <w:r>
        <w:t xml:space="preserve"> section.</w:t>
      </w:r>
    </w:p>
    <w:p w14:paraId="3D5BC9D3" w14:textId="77777777" w:rsidR="004A11D0" w:rsidRDefault="004A11D0" w:rsidP="00E94144">
      <w:pPr>
        <w:pStyle w:val="Heading3"/>
      </w:pPr>
      <w:bookmarkStart w:id="702" w:name="_Toc404097975"/>
      <w:bookmarkStart w:id="703" w:name="_Toc461554998"/>
      <w:r>
        <w:t>Presentation</w:t>
      </w:r>
      <w:bookmarkEnd w:id="702"/>
      <w:bookmarkEnd w:id="703"/>
    </w:p>
    <w:p w14:paraId="055A79D3" w14:textId="77777777" w:rsidR="00317468" w:rsidRPr="00317468" w:rsidRDefault="00317468">
      <w:r>
        <w:t>You need a presentation title and a short description about what the presentation is about.</w:t>
      </w:r>
    </w:p>
    <w:p w14:paraId="7B0042C7" w14:textId="77777777" w:rsidR="004A11D0" w:rsidRDefault="004A11D0" w:rsidP="00E94144">
      <w:pPr>
        <w:pStyle w:val="Heading3"/>
      </w:pPr>
      <w:bookmarkStart w:id="704" w:name="_Toc404097976"/>
      <w:bookmarkStart w:id="705" w:name="_Toc461554999"/>
      <w:r>
        <w:t>Bio</w:t>
      </w:r>
      <w:bookmarkEnd w:id="704"/>
      <w:bookmarkEnd w:id="705"/>
    </w:p>
    <w:p w14:paraId="540ED629" w14:textId="77777777" w:rsidR="004A11D0" w:rsidRPr="004A11D0" w:rsidRDefault="004A11D0">
      <w:r>
        <w:t>Every speaker needs to have a bio for both the website and the booklet.  The bio should include the person’s name and current position.</w:t>
      </w:r>
      <w:r w:rsidR="00E71C41">
        <w:t xml:space="preserve">  A list of games that they have worked on is a must.  The bio should also include a short piece about who the speaker is, what he is known for, and any notable games that they have worked on.</w:t>
      </w:r>
    </w:p>
    <w:p w14:paraId="583AC520" w14:textId="77777777" w:rsidR="004A11D0" w:rsidRDefault="004A11D0" w:rsidP="00E94144">
      <w:pPr>
        <w:pStyle w:val="Heading3"/>
      </w:pPr>
      <w:bookmarkStart w:id="706" w:name="_Toc404097977"/>
      <w:bookmarkStart w:id="707" w:name="_Toc461555000"/>
      <w:r>
        <w:t>Contracts</w:t>
      </w:r>
      <w:bookmarkEnd w:id="706"/>
      <w:bookmarkEnd w:id="707"/>
    </w:p>
    <w:p w14:paraId="61A93B7C" w14:textId="77777777" w:rsidR="005A6BB8" w:rsidRPr="005A6BB8" w:rsidRDefault="005A6BB8">
      <w:r>
        <w:t>The actual contract is in the @@@@ section.  In or</w:t>
      </w:r>
      <w:r w:rsidR="003E0BF9">
        <w:t xml:space="preserve">der for speaker to speak, they </w:t>
      </w:r>
      <w:r>
        <w:t>must sign this contract.  (Brief overview of what contract states).</w:t>
      </w:r>
    </w:p>
    <w:p w14:paraId="345BDC3D" w14:textId="77777777" w:rsidR="004A11D0" w:rsidRPr="00E94144" w:rsidRDefault="004A11D0" w:rsidP="00E94144">
      <w:pPr>
        <w:pStyle w:val="Heading3"/>
      </w:pPr>
      <w:bookmarkStart w:id="708" w:name="_Toc404097978"/>
      <w:bookmarkStart w:id="709" w:name="_Toc461555001"/>
      <w:r>
        <w:t>Scheduling</w:t>
      </w:r>
      <w:bookmarkEnd w:id="708"/>
      <w:bookmarkEnd w:id="709"/>
    </w:p>
    <w:p w14:paraId="431CE1FB" w14:textId="77777777" w:rsidR="004A11D0" w:rsidRDefault="005A6BB8">
      <w:r>
        <w:t>The scheduling master must be notified of any changes in a presenter’s schedule.</w:t>
      </w:r>
    </w:p>
    <w:p w14:paraId="46164182" w14:textId="77777777" w:rsidR="009C1354" w:rsidRDefault="009C1354" w:rsidP="009C1354">
      <w:pPr>
        <w:pStyle w:val="Heading3"/>
      </w:pPr>
      <w:bookmarkStart w:id="710" w:name="_Toc404097979"/>
      <w:bookmarkStart w:id="711" w:name="_Toc461555002"/>
      <w:r>
        <w:t>At the Con</w:t>
      </w:r>
      <w:bookmarkEnd w:id="710"/>
      <w:bookmarkEnd w:id="711"/>
      <w:r w:rsidRPr="009C1354">
        <w:t xml:space="preserve"> </w:t>
      </w:r>
    </w:p>
    <w:p w14:paraId="5EDC0492" w14:textId="77777777" w:rsidR="009C1354" w:rsidRDefault="009C1354">
      <w:pPr>
        <w:pStyle w:val="Heading3"/>
      </w:pPr>
      <w:bookmarkStart w:id="712" w:name="_Toc404097980"/>
      <w:bookmarkStart w:id="713" w:name="_Toc461555003"/>
      <w:r>
        <w:t>Minions</w:t>
      </w:r>
      <w:bookmarkEnd w:id="712"/>
      <w:bookmarkEnd w:id="713"/>
    </w:p>
    <w:p w14:paraId="39A847E8" w14:textId="77777777" w:rsidR="009C1354" w:rsidRPr="009D4F02" w:rsidRDefault="009C1354" w:rsidP="009C1354">
      <w:r>
        <w:t>Minions do not come into play until the presenter arrives in Madison or Sioux Falls.</w:t>
      </w:r>
    </w:p>
    <w:p w14:paraId="07DB5438" w14:textId="77777777" w:rsidR="009C1354" w:rsidRPr="004A11D0" w:rsidRDefault="009C1354" w:rsidP="00E94144">
      <w:pPr>
        <w:pStyle w:val="Heading3"/>
      </w:pPr>
    </w:p>
    <w:p w14:paraId="043AA005" w14:textId="77777777" w:rsidR="00C960F0" w:rsidRDefault="00C960F0" w:rsidP="00C960F0">
      <w:pPr>
        <w:pStyle w:val="ListParagraph"/>
        <w:numPr>
          <w:ilvl w:val="0"/>
          <w:numId w:val="4"/>
        </w:numPr>
        <w:spacing w:after="0" w:line="240" w:lineRule="auto"/>
      </w:pPr>
      <w:r>
        <w:t>Before Nanocon</w:t>
      </w:r>
    </w:p>
    <w:p w14:paraId="581991B8" w14:textId="77777777" w:rsidR="00C960F0" w:rsidRDefault="00C960F0" w:rsidP="00C960F0">
      <w:pPr>
        <w:pStyle w:val="ListParagraph"/>
        <w:numPr>
          <w:ilvl w:val="1"/>
          <w:numId w:val="4"/>
        </w:numPr>
        <w:spacing w:after="0" w:line="240" w:lineRule="auto"/>
      </w:pPr>
      <w:r>
        <w:t>Acquire and confirm guest appearances.</w:t>
      </w:r>
    </w:p>
    <w:p w14:paraId="67F818A2" w14:textId="77777777" w:rsidR="00C960F0" w:rsidRDefault="00C960F0" w:rsidP="00C960F0">
      <w:pPr>
        <w:pStyle w:val="ListParagraph"/>
        <w:numPr>
          <w:ilvl w:val="1"/>
          <w:numId w:val="4"/>
        </w:numPr>
        <w:spacing w:after="0" w:line="240" w:lineRule="auto"/>
      </w:pPr>
      <w:r>
        <w:t>Coordinate travel and lodging.</w:t>
      </w:r>
    </w:p>
    <w:p w14:paraId="33D5E20F" w14:textId="77777777" w:rsidR="00C960F0" w:rsidRDefault="00C960F0" w:rsidP="00C960F0">
      <w:pPr>
        <w:pStyle w:val="ListParagraph"/>
        <w:numPr>
          <w:ilvl w:val="1"/>
          <w:numId w:val="4"/>
        </w:numPr>
        <w:spacing w:after="0" w:line="240" w:lineRule="auto"/>
      </w:pPr>
      <w:r>
        <w:t>Set the presentation and workshop schedule.</w:t>
      </w:r>
    </w:p>
    <w:p w14:paraId="2F4E1FCF" w14:textId="77777777" w:rsidR="00C960F0" w:rsidRDefault="00C960F0" w:rsidP="00C960F0">
      <w:pPr>
        <w:pStyle w:val="ListParagraph"/>
        <w:numPr>
          <w:ilvl w:val="1"/>
          <w:numId w:val="4"/>
        </w:numPr>
        <w:spacing w:after="0" w:line="240" w:lineRule="auto"/>
      </w:pPr>
      <w:r>
        <w:t>Get presentation and workshop descriptions for the online and booklet schedule.</w:t>
      </w:r>
    </w:p>
    <w:p w14:paraId="6327112D" w14:textId="77777777" w:rsidR="00C960F0" w:rsidRDefault="00C960F0" w:rsidP="00C960F0">
      <w:pPr>
        <w:pStyle w:val="ListParagraph"/>
        <w:numPr>
          <w:ilvl w:val="1"/>
          <w:numId w:val="4"/>
        </w:numPr>
        <w:spacing w:after="0" w:line="240" w:lineRule="auto"/>
      </w:pPr>
      <w:r>
        <w:t>Inquire about and acquire any special equipment the presenters may need.</w:t>
      </w:r>
    </w:p>
    <w:p w14:paraId="6CCAE867" w14:textId="77777777" w:rsidR="00C960F0" w:rsidRDefault="00C960F0" w:rsidP="00C960F0">
      <w:pPr>
        <w:pStyle w:val="ListParagraph"/>
        <w:numPr>
          <w:ilvl w:val="1"/>
          <w:numId w:val="4"/>
        </w:numPr>
        <w:spacing w:after="0" w:line="240" w:lineRule="auto"/>
      </w:pPr>
      <w:r>
        <w:lastRenderedPageBreak/>
        <w:t>Schedule door workers to take tickets for presentations/workshops.</w:t>
      </w:r>
    </w:p>
    <w:p w14:paraId="3F429754" w14:textId="77777777" w:rsidR="00C960F0" w:rsidRDefault="00C960F0" w:rsidP="00C960F0">
      <w:pPr>
        <w:pStyle w:val="ListParagraph"/>
        <w:numPr>
          <w:ilvl w:val="0"/>
          <w:numId w:val="4"/>
        </w:numPr>
        <w:spacing w:after="0" w:line="240" w:lineRule="auto"/>
      </w:pPr>
      <w:r>
        <w:t>At Nanocon</w:t>
      </w:r>
    </w:p>
    <w:p w14:paraId="78B4382B" w14:textId="77777777" w:rsidR="00C960F0" w:rsidRDefault="00C960F0" w:rsidP="00C960F0">
      <w:pPr>
        <w:pStyle w:val="ListParagraph"/>
        <w:numPr>
          <w:ilvl w:val="1"/>
          <w:numId w:val="4"/>
        </w:numPr>
        <w:spacing w:after="0" w:line="240" w:lineRule="auto"/>
      </w:pPr>
      <w:r>
        <w:t>Schedule any transportation to and from Nanocon as necessary.</w:t>
      </w:r>
    </w:p>
    <w:p w14:paraId="34DBD4D7" w14:textId="77777777" w:rsidR="00C960F0" w:rsidRDefault="00C960F0" w:rsidP="00C960F0">
      <w:pPr>
        <w:pStyle w:val="ListParagraph"/>
        <w:numPr>
          <w:ilvl w:val="1"/>
          <w:numId w:val="4"/>
        </w:numPr>
        <w:spacing w:after="0" w:line="240" w:lineRule="auto"/>
      </w:pPr>
      <w:r>
        <w:t xml:space="preserve">Inform presenters that they may run a tab at the concessions counter, if they so choose. </w:t>
      </w:r>
    </w:p>
    <w:p w14:paraId="70810276" w14:textId="77777777" w:rsidR="00C960F0" w:rsidRDefault="00C960F0" w:rsidP="00C960F0">
      <w:pPr>
        <w:pStyle w:val="ListParagraph"/>
        <w:numPr>
          <w:ilvl w:val="1"/>
          <w:numId w:val="4"/>
        </w:numPr>
        <w:spacing w:after="0" w:line="240" w:lineRule="auto"/>
      </w:pPr>
      <w:r>
        <w:t>Inform the presenters in a timely manner when they are scheduled to present (i.e. fifteen minutes before their scheduled presentation/workshop).</w:t>
      </w:r>
    </w:p>
    <w:p w14:paraId="20485837" w14:textId="77777777" w:rsidR="00C960F0" w:rsidRDefault="00C960F0" w:rsidP="00C960F0">
      <w:pPr>
        <w:pStyle w:val="ListParagraph"/>
        <w:numPr>
          <w:ilvl w:val="1"/>
          <w:numId w:val="4"/>
        </w:numPr>
        <w:spacing w:after="0" w:line="240" w:lineRule="auto"/>
      </w:pPr>
      <w:r>
        <w:t>Hand out contracts to all applicable presenters to sign and return (can be mailed in after Nanocon).</w:t>
      </w:r>
    </w:p>
    <w:p w14:paraId="126CE676" w14:textId="77777777" w:rsidR="00C960F0" w:rsidRDefault="00C960F0" w:rsidP="00C960F0">
      <w:pPr>
        <w:pStyle w:val="ListParagraph"/>
        <w:numPr>
          <w:ilvl w:val="1"/>
          <w:numId w:val="4"/>
        </w:numPr>
        <w:spacing w:after="0" w:line="240" w:lineRule="auto"/>
      </w:pPr>
      <w:r>
        <w:t>Make sure the door is manned at all time with someone taking tickets for the presentation/workshop.</w:t>
      </w:r>
    </w:p>
    <w:p w14:paraId="76D20459" w14:textId="77777777" w:rsidR="00C960F0" w:rsidRDefault="00C960F0" w:rsidP="00C960F0">
      <w:pPr>
        <w:pStyle w:val="ListParagraph"/>
        <w:numPr>
          <w:ilvl w:val="1"/>
          <w:numId w:val="4"/>
        </w:numPr>
        <w:spacing w:after="0" w:line="240" w:lineRule="auto"/>
      </w:pPr>
      <w:r>
        <w:t>Field any schedule changes, and alert the On Site Schedule Manager of any changes (including new events).</w:t>
      </w:r>
    </w:p>
    <w:p w14:paraId="71FDAF1C" w14:textId="77777777" w:rsidR="00C960F0" w:rsidRDefault="00C960F0" w:rsidP="00C960F0">
      <w:pPr>
        <w:pStyle w:val="ListParagraph"/>
        <w:numPr>
          <w:ilvl w:val="0"/>
          <w:numId w:val="4"/>
        </w:numPr>
        <w:spacing w:after="0" w:line="240" w:lineRule="auto"/>
      </w:pPr>
      <w:r>
        <w:t>After Nanocon</w:t>
      </w:r>
    </w:p>
    <w:p w14:paraId="2C33AADA" w14:textId="77777777" w:rsidR="00C960F0" w:rsidRDefault="00C960F0" w:rsidP="00C960F0">
      <w:pPr>
        <w:pStyle w:val="ListParagraph"/>
        <w:numPr>
          <w:ilvl w:val="1"/>
          <w:numId w:val="4"/>
        </w:numPr>
        <w:spacing w:after="0" w:line="240" w:lineRule="auto"/>
      </w:pPr>
      <w:r>
        <w:t>Send Thank You messages to all presenters.</w:t>
      </w:r>
    </w:p>
    <w:p w14:paraId="552E3367" w14:textId="77777777" w:rsidR="00C960F0" w:rsidRDefault="00C960F0">
      <w:pPr>
        <w:rPr>
          <w:rFonts w:eastAsiaTheme="majorEastAsia"/>
        </w:rPr>
      </w:pPr>
    </w:p>
    <w:p w14:paraId="6876D7D3" w14:textId="77777777" w:rsidR="00C960F0" w:rsidRDefault="00C960F0">
      <w:pPr>
        <w:rPr>
          <w:rFonts w:asciiTheme="majorHAnsi" w:eastAsiaTheme="majorEastAsia" w:hAnsiTheme="majorHAnsi" w:cstheme="majorBidi"/>
          <w:color w:val="244061" w:themeColor="accent1" w:themeShade="80"/>
          <w:sz w:val="36"/>
          <w:szCs w:val="36"/>
        </w:rPr>
      </w:pPr>
      <w:r>
        <w:br w:type="page"/>
      </w:r>
    </w:p>
    <w:bookmarkStart w:id="714" w:name="_Toc404097981"/>
    <w:bookmarkStart w:id="715" w:name="_Toc461555004"/>
    <w:p w14:paraId="32429896" w14:textId="0C7D74B4" w:rsidR="006747FB" w:rsidRDefault="00782EB6" w:rsidP="00BF5B08">
      <w:pPr>
        <w:pStyle w:val="Heading1"/>
      </w:pPr>
      <w:del w:id="716" w:author="xrachel.the.greatx@gmail.com" w:date="2018-01-16T19:48:00Z">
        <w:r w:rsidDel="00F16363">
          <w:rPr>
            <w:noProof/>
          </w:rPr>
          <w:lastRenderedPageBreak/>
          <mc:AlternateContent>
            <mc:Choice Requires="wpi">
              <w:drawing>
                <wp:anchor distT="0" distB="0" distL="114300" distR="114300" simplePos="0" relativeHeight="251668480" behindDoc="0" locked="0" layoutInCell="1" allowOverlap="1" wp14:anchorId="7EBCA457" wp14:editId="25F99006">
                  <wp:simplePos x="0" y="0"/>
                  <wp:positionH relativeFrom="column">
                    <wp:posOffset>7114580</wp:posOffset>
                  </wp:positionH>
                  <wp:positionV relativeFrom="paragraph">
                    <wp:posOffset>3216065</wp:posOffset>
                  </wp:positionV>
                  <wp:extent cx="360" cy="360"/>
                  <wp:effectExtent l="57150" t="57150" r="38100" b="38100"/>
                  <wp:wrapNone/>
                  <wp:docPr id="134" name="Ink 134"/>
                  <wp:cNvGraphicFramePr>
                    <a:graphicFrameLocks xmlns:a="http://schemas.openxmlformats.org/drawingml/2006/main"/>
                  </wp:cNvGraphicFramePr>
                  <a:graphic xmlns:a="http://schemas.openxmlformats.org/drawingml/2006/main">
                    <a:graphicData uri="http://schemas.microsoft.com/office/word/2010/wordprocessingInk">
                      <w14:contentPart bwMode="auto" r:id="rId45">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1C5C15D0" id="Ink 134" o:spid="_x0000_s1026" type="#_x0000_t75" style="position:absolute;margin-left:559.25pt;margin-top:252.3pt;width:1.95pt;height:1.9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">
                  <v:imagedata r:id="rId46" o:title=""/>
                  <v:path arrowok="t"/>
                  <o:lock v:ext="edit" rotation="t" aspectratio="f"/>
                </v:shape>
              </w:pict>
            </mc:Fallback>
          </mc:AlternateContent>
        </w:r>
        <w:r w:rsidDel="00F16363">
          <w:rPr>
            <w:noProof/>
          </w:rPr>
          <mc:AlternateContent>
            <mc:Choice Requires="wpi">
              <w:drawing>
                <wp:anchor distT="0" distB="0" distL="114300" distR="114300" simplePos="0" relativeHeight="251666432" behindDoc="0" locked="0" layoutInCell="1" allowOverlap="1" wp14:anchorId="7216F7BD" wp14:editId="762B0B63">
                  <wp:simplePos x="0" y="0"/>
                  <wp:positionH relativeFrom="column">
                    <wp:posOffset>7957700</wp:posOffset>
                  </wp:positionH>
                  <wp:positionV relativeFrom="paragraph">
                    <wp:posOffset>3082865</wp:posOffset>
                  </wp:positionV>
                  <wp:extent cx="360" cy="360"/>
                  <wp:effectExtent l="57150" t="57150" r="38100" b="38100"/>
                  <wp:wrapNone/>
                  <wp:docPr id="121" name="Ink 121"/>
                  <wp:cNvGraphicFramePr>
                    <a:graphicFrameLocks xmlns:a="http://schemas.openxmlformats.org/drawingml/2006/main"/>
                  </wp:cNvGraphicFramePr>
                  <a:graphic xmlns:a="http://schemas.openxmlformats.org/drawingml/2006/main">
                    <a:graphicData uri="http://schemas.microsoft.com/office/word/2010/wordprocessingInk">
                      <w14:contentPart bwMode="auto" r:id="rId47">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5F1A8E13" id="Ink 121" o:spid="_x0000_s1026" type="#_x0000_t75" style="position:absolute;margin-left:625.65pt;margin-top:241.8pt;width:1.95pt;height:1.9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">
                  <v:imagedata r:id="rId46" o:title=""/>
                  <v:path arrowok="t"/>
                  <o:lock v:ext="edit" rotation="t" aspectratio="f"/>
                </v:shape>
              </w:pict>
            </mc:Fallback>
          </mc:AlternateContent>
        </w:r>
        <w:r w:rsidDel="00F16363">
          <w:rPr>
            <w:noProof/>
          </w:rPr>
          <mc:AlternateContent>
            <mc:Choice Requires="wpi">
              <w:drawing>
                <wp:anchor distT="0" distB="0" distL="114300" distR="114300" simplePos="0" relativeHeight="251664384" behindDoc="0" locked="0" layoutInCell="1" allowOverlap="1" wp14:anchorId="6C60CD5F" wp14:editId="58B3B1D1">
                  <wp:simplePos x="0" y="0"/>
                  <wp:positionH relativeFrom="column">
                    <wp:posOffset>7652060</wp:posOffset>
                  </wp:positionH>
                  <wp:positionV relativeFrom="paragraph">
                    <wp:posOffset>3386705</wp:posOffset>
                  </wp:positionV>
                  <wp:extent cx="360" cy="360"/>
                  <wp:effectExtent l="57150" t="57150" r="38100" b="38100"/>
                  <wp:wrapNone/>
                  <wp:docPr id="120" name="Ink 120"/>
                  <wp:cNvGraphicFramePr>
                    <a:graphicFrameLocks xmlns:a="http://schemas.openxmlformats.org/drawingml/2006/main"/>
                  </wp:cNvGraphicFramePr>
                  <a:graphic xmlns:a="http://schemas.openxmlformats.org/drawingml/2006/main">
                    <a:graphicData uri="http://schemas.microsoft.com/office/word/2010/wordprocessingInk">
                      <w14:contentPart bwMode="auto" r:id="rId48">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52968BDC" id="Ink 120" o:spid="_x0000_s1026" type="#_x0000_t75" style="position:absolute;margin-left:601.55pt;margin-top:265.7pt;width:1.95pt;height:1.9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">
                  <v:imagedata r:id="rId46" o:title=""/>
                  <v:path arrowok="t"/>
                  <o:lock v:ext="edit" rotation="t" aspectratio="f"/>
                </v:shape>
              </w:pict>
            </mc:Fallback>
          </mc:AlternateContent>
        </w:r>
        <w:r w:rsidDel="00F16363">
          <w:rPr>
            <w:noProof/>
          </w:rPr>
          <mc:AlternateContent>
            <mc:Choice Requires="wpi">
              <w:drawing>
                <wp:anchor distT="0" distB="0" distL="114300" distR="114300" simplePos="0" relativeHeight="251660288" behindDoc="0" locked="0" layoutInCell="1" allowOverlap="1" wp14:anchorId="00B985F5" wp14:editId="6854B21D">
                  <wp:simplePos x="0" y="0"/>
                  <wp:positionH relativeFrom="column">
                    <wp:posOffset>7880300</wp:posOffset>
                  </wp:positionH>
                  <wp:positionV relativeFrom="paragraph">
                    <wp:posOffset>2846345</wp:posOffset>
                  </wp:positionV>
                  <wp:extent cx="360" cy="360"/>
                  <wp:effectExtent l="57150" t="57150" r="38100" b="38100"/>
                  <wp:wrapNone/>
                  <wp:docPr id="117" name="Ink 117"/>
                  <wp:cNvGraphicFramePr>
                    <a:graphicFrameLocks xmlns:a="http://schemas.openxmlformats.org/drawingml/2006/main"/>
                  </wp:cNvGraphicFramePr>
                  <a:graphic xmlns:a="http://schemas.openxmlformats.org/drawingml/2006/main">
                    <a:graphicData uri="http://schemas.microsoft.com/office/word/2010/wordprocessingInk">
                      <w14:contentPart bwMode="auto" r:id="rId49">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1DDF817A" id="Ink 117" o:spid="_x0000_s1026" type="#_x0000_t75" style="position:absolute;margin-left:619.55pt;margin-top:223.15pt;width:1.95pt;height:1.9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">
                  <v:imagedata r:id="rId46" o:title=""/>
                  <v:path arrowok="t"/>
                  <o:lock v:ext="edit" rotation="t" aspectratio="f"/>
                </v:shape>
              </w:pict>
            </mc:Fallback>
          </mc:AlternateContent>
        </w:r>
        <w:r w:rsidDel="00F16363">
          <w:rPr>
            <w:noProof/>
          </w:rPr>
          <mc:AlternateContent>
            <mc:Choice Requires="wpi">
              <w:drawing>
                <wp:anchor distT="0" distB="0" distL="114300" distR="114300" simplePos="0" relativeHeight="251658240" behindDoc="0" locked="0" layoutInCell="1" allowOverlap="1" wp14:anchorId="1441DF86" wp14:editId="3E28E694">
                  <wp:simplePos x="0" y="0"/>
                  <wp:positionH relativeFrom="column">
                    <wp:posOffset>7684100</wp:posOffset>
                  </wp:positionH>
                  <wp:positionV relativeFrom="paragraph">
                    <wp:posOffset>2886665</wp:posOffset>
                  </wp:positionV>
                  <wp:extent cx="360" cy="360"/>
                  <wp:effectExtent l="57150" t="57150" r="38100" b="38100"/>
                  <wp:wrapNone/>
                  <wp:docPr id="116" name="Ink 116"/>
                  <wp:cNvGraphicFramePr>
                    <a:graphicFrameLocks xmlns:a="http://schemas.openxmlformats.org/drawingml/2006/main"/>
                  </wp:cNvGraphicFramePr>
                  <a:graphic xmlns:a="http://schemas.openxmlformats.org/drawingml/2006/main">
                    <a:graphicData uri="http://schemas.microsoft.com/office/word/2010/wordprocessingInk">
                      <w14:contentPart bwMode="auto" r:id="rId50">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227CE745" id="Ink 116" o:spid="_x0000_s1026" type="#_x0000_t75" style="position:absolute;margin-left:604.1pt;margin-top:226.35pt;width:1.95pt;height:1.9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">
                  <v:imagedata r:id="rId46" o:title=""/>
                  <v:path arrowok="t"/>
                  <o:lock v:ext="edit" rotation="t" aspectratio="f"/>
                </v:shape>
              </w:pict>
            </mc:Fallback>
          </mc:AlternateContent>
        </w:r>
        <w:r w:rsidDel="00F16363">
          <w:rPr>
            <w:noProof/>
          </w:rPr>
          <mc:AlternateContent>
            <mc:Choice Requires="wpi">
              <w:drawing>
                <wp:anchor distT="0" distB="0" distL="114300" distR="114300" simplePos="0" relativeHeight="251656192" behindDoc="0" locked="0" layoutInCell="1" allowOverlap="1" wp14:anchorId="42229FDF" wp14:editId="455BFB43">
                  <wp:simplePos x="0" y="0"/>
                  <wp:positionH relativeFrom="column">
                    <wp:posOffset>8014580</wp:posOffset>
                  </wp:positionH>
                  <wp:positionV relativeFrom="paragraph">
                    <wp:posOffset>3376265</wp:posOffset>
                  </wp:positionV>
                  <wp:extent cx="360" cy="360"/>
                  <wp:effectExtent l="57150" t="57150" r="38100" b="38100"/>
                  <wp:wrapNone/>
                  <wp:docPr id="107" name="Ink 107"/>
                  <wp:cNvGraphicFramePr>
                    <a:graphicFrameLocks xmlns:a="http://schemas.openxmlformats.org/drawingml/2006/main"/>
                  </wp:cNvGraphicFramePr>
                  <a:graphic xmlns:a="http://schemas.openxmlformats.org/drawingml/2006/main">
                    <a:graphicData uri="http://schemas.microsoft.com/office/word/2010/wordprocessingInk">
                      <w14:contentPart bwMode="auto" r:id="rId51">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3EA71246" id="Ink 107" o:spid="_x0000_s1026" type="#_x0000_t75" style="position:absolute;margin-left:630.1pt;margin-top:264.9pt;width:1.95pt;height:1.95pt;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">
                  <v:imagedata r:id="rId46" o:title=""/>
                  <v:path arrowok="t"/>
                  <o:lock v:ext="edit" rotation="t" aspectratio="f"/>
                </v:shape>
              </w:pict>
            </mc:Fallback>
          </mc:AlternateContent>
        </w:r>
        <w:r w:rsidDel="00F16363">
          <w:rPr>
            <w:noProof/>
          </w:rPr>
          <mc:AlternateContent>
            <mc:Choice Requires="wpi">
              <w:drawing>
                <wp:anchor distT="0" distB="0" distL="114300" distR="114300" simplePos="0" relativeHeight="251654144" behindDoc="0" locked="0" layoutInCell="1" allowOverlap="1" wp14:anchorId="74C31D97" wp14:editId="7C532B67">
                  <wp:simplePos x="0" y="0"/>
                  <wp:positionH relativeFrom="column">
                    <wp:posOffset>7900460</wp:posOffset>
                  </wp:positionH>
                  <wp:positionV relativeFrom="paragraph">
                    <wp:posOffset>3649505</wp:posOffset>
                  </wp:positionV>
                  <wp:extent cx="360" cy="360"/>
                  <wp:effectExtent l="57150" t="57150" r="38100" b="38100"/>
                  <wp:wrapNone/>
                  <wp:docPr id="106" name="Ink 106"/>
                  <wp:cNvGraphicFramePr>
                    <a:graphicFrameLocks xmlns:a="http://schemas.openxmlformats.org/drawingml/2006/main"/>
                  </wp:cNvGraphicFramePr>
                  <a:graphic xmlns:a="http://schemas.openxmlformats.org/drawingml/2006/main">
                    <a:graphicData uri="http://schemas.microsoft.com/office/word/2010/wordprocessingInk">
                      <w14:contentPart bwMode="auto" r:id="rId52">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2744F6EB" id="Ink 106" o:spid="_x0000_s1026" type="#_x0000_t75" style="position:absolute;margin-left:621.15pt;margin-top:286.4pt;width:1.95pt;height:1.95pt;z-index:251654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">
                  <v:imagedata r:id="rId46" o:title=""/>
                  <v:path arrowok="t"/>
                  <o:lock v:ext="edit" rotation="t" aspectratio="f"/>
                </v:shape>
              </w:pict>
            </mc:Fallback>
          </mc:AlternateContent>
        </w:r>
        <w:r w:rsidDel="00F16363">
          <w:rPr>
            <w:noProof/>
          </w:rPr>
          <mc:AlternateContent>
            <mc:Choice Requires="wpi">
              <w:drawing>
                <wp:anchor distT="0" distB="0" distL="114300" distR="114300" simplePos="0" relativeHeight="251652096" behindDoc="0" locked="0" layoutInCell="1" allowOverlap="1" wp14:anchorId="1DB510DF" wp14:editId="4654F7A1">
                  <wp:simplePos x="0" y="0"/>
                  <wp:positionH relativeFrom="column">
                    <wp:posOffset>7915940</wp:posOffset>
                  </wp:positionH>
                  <wp:positionV relativeFrom="paragraph">
                    <wp:posOffset>3176105</wp:posOffset>
                  </wp:positionV>
                  <wp:extent cx="20520" cy="77400"/>
                  <wp:effectExtent l="38100" t="57150" r="36830" b="37465"/>
                  <wp:wrapNone/>
                  <wp:docPr id="105" name="Ink 105"/>
                  <wp:cNvGraphicFramePr>
                    <a:graphicFrameLocks xmlns:a="http://schemas.openxmlformats.org/drawingml/2006/main"/>
                  </wp:cNvGraphicFramePr>
                  <a:graphic xmlns:a="http://schemas.openxmlformats.org/drawingml/2006/main">
                    <a:graphicData uri="http://schemas.microsoft.com/office/word/2010/wordprocessingInk">
                      <w14:contentPart bwMode="auto" r:id="rId53">
                        <w14:nvContentPartPr>
                          <w14:cNvContentPartPr>
                            <a14:cpLocks xmlns:a14="http://schemas.microsoft.com/office/drawing/2010/main" noRot="1"/>
                          </w14:cNvContentPartPr>
                        </w14:nvContentPartPr>
                        <w14:xfrm>
                          <a:off x="0" y="0"/>
                          <a:ext cx="20520" cy="77400"/>
                        </w14:xfrm>
                      </w14:contentPart>
                    </a:graphicData>
                  </a:graphic>
                </wp:anchor>
              </w:drawing>
            </mc:Choice>
            <mc:Fallback>
              <w:pict>
                <v:shape w14:anchorId="52BAB69A" id="Ink 105" o:spid="_x0000_s1026" type="#_x0000_t75" style="position:absolute;margin-left:622.35pt;margin-top:249.15pt;width:3.5pt;height:8.05pt;z-index:251652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">
                  <v:imagedata r:id="rId54" o:title=""/>
                  <v:path arrowok="t"/>
                  <o:lock v:ext="edit" rotation="t" aspectratio="f"/>
                </v:shape>
              </w:pict>
            </mc:Fallback>
          </mc:AlternateContent>
        </w:r>
        <w:r w:rsidDel="00F16363">
          <w:rPr>
            <w:noProof/>
          </w:rPr>
          <mc:AlternateContent>
            <mc:Choice Requires="wpi">
              <w:drawing>
                <wp:anchor distT="0" distB="0" distL="114300" distR="114300" simplePos="0" relativeHeight="251650048" behindDoc="0" locked="0" layoutInCell="1" allowOverlap="1" wp14:anchorId="44ACB34E" wp14:editId="30678CAE">
                  <wp:simplePos x="0" y="0"/>
                  <wp:positionH relativeFrom="column">
                    <wp:posOffset>7217900</wp:posOffset>
                  </wp:positionH>
                  <wp:positionV relativeFrom="paragraph">
                    <wp:posOffset>3340625</wp:posOffset>
                  </wp:positionV>
                  <wp:extent cx="360" cy="360"/>
                  <wp:effectExtent l="57150" t="57150" r="38100" b="38100"/>
                  <wp:wrapNone/>
                  <wp:docPr id="87" name="Ink 87"/>
                  <wp:cNvGraphicFramePr>
                    <a:graphicFrameLocks xmlns:a="http://schemas.openxmlformats.org/drawingml/2006/main"/>
                  </wp:cNvGraphicFramePr>
                  <a:graphic xmlns:a="http://schemas.openxmlformats.org/drawingml/2006/main">
                    <a:graphicData uri="http://schemas.microsoft.com/office/word/2010/wordprocessingInk">
                      <w14:contentPart bwMode="auto" r:id="rId55">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2D780D2B" id="Ink 87" o:spid="_x0000_s1026" type="#_x0000_t75" style="position:absolute;margin-left:567.4pt;margin-top:262.1pt;width:1.95pt;height:1.95pt;z-index:251650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">
                  <v:imagedata r:id="rId46" o:title=""/>
                  <v:path arrowok="t"/>
                  <o:lock v:ext="edit" rotation="t" aspectratio="f"/>
                </v:shape>
              </w:pict>
            </mc:Fallback>
          </mc:AlternateContent>
        </w:r>
      </w:del>
      <w:r>
        <w:rPr>
          <w:noProof/>
        </w:rPr>
        <mc:AlternateContent>
          <mc:Choice Requires="wpi">
            <w:drawing>
              <wp:anchor distT="0" distB="0" distL="114300" distR="114300" simplePos="0" relativeHeight="251648000" behindDoc="0" locked="0" layoutInCell="1" allowOverlap="1" wp14:anchorId="0F8CC4C8" wp14:editId="2665F0C5">
                <wp:simplePos x="0" y="0"/>
                <wp:positionH relativeFrom="column">
                  <wp:posOffset>-2765620</wp:posOffset>
                </wp:positionH>
                <wp:positionV relativeFrom="paragraph">
                  <wp:posOffset>5296865</wp:posOffset>
                </wp:positionV>
                <wp:extent cx="30960" cy="139320"/>
                <wp:effectExtent l="38100" t="38100" r="26670" b="32385"/>
                <wp:wrapNone/>
                <wp:docPr id="1" name="Ink 1"/>
                <wp:cNvGraphicFramePr>
                  <a:graphicFrameLocks xmlns:a="http://schemas.openxmlformats.org/drawingml/2006/main"/>
                </wp:cNvGraphicFramePr>
                <a:graphic xmlns:a="http://schemas.openxmlformats.org/drawingml/2006/main">
                  <a:graphicData uri="http://schemas.microsoft.com/office/word/2010/wordprocessingInk">
                    <w14:contentPart bwMode="auto" r:id="rId56">
                      <w14:nvContentPartPr>
                        <w14:cNvContentPartPr>
                          <a14:cpLocks xmlns:a14="http://schemas.microsoft.com/office/drawing/2010/main" noRot="1"/>
                        </w14:cNvContentPartPr>
                      </w14:nvContentPartPr>
                      <w14:xfrm>
                        <a:off x="0" y="0"/>
                        <a:ext cx="30960" cy="139320"/>
                      </w14:xfrm>
                    </w14:contentPart>
                  </a:graphicData>
                </a:graphic>
              </wp:anchor>
            </w:drawing>
          </mc:Choice>
          <mc:Fallback>
            <w:pict>
              <v:shape w14:anchorId="254D4291" id="Ink 1" o:spid="_x0000_s1026" type="#_x0000_t75" style="position:absolute;margin-left:-218.7pt;margin-top:416.15pt;width:4.4pt;height:12.85pt;z-index:251648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">
                <v:imagedata r:id="rId57" o:title=""/>
                <v:path arrowok="t"/>
                <o:lock v:ext="edit" rotation="t" aspectratio="f"/>
              </v:shape>
            </w:pict>
          </mc:Fallback>
        </mc:AlternateContent>
      </w:r>
      <w:r w:rsidR="006747FB">
        <w:t>Bible Writing Conventions</w:t>
      </w:r>
      <w:bookmarkEnd w:id="714"/>
      <w:bookmarkEnd w:id="715"/>
    </w:p>
    <w:p w14:paraId="3FE491A7" w14:textId="77777777" w:rsidR="00C75CE1" w:rsidRPr="00C75CE1" w:rsidRDefault="00C75CE1" w:rsidP="00C75CE1">
      <w:pPr>
        <w:pStyle w:val="Heading2"/>
      </w:pPr>
      <w:bookmarkStart w:id="717" w:name="_Toc404097982"/>
      <w:bookmarkStart w:id="718" w:name="_Toc461555005"/>
      <w:r>
        <w:t>Referring to People</w:t>
      </w:r>
      <w:bookmarkEnd w:id="717"/>
      <w:bookmarkEnd w:id="718"/>
    </w:p>
    <w:p w14:paraId="3EB4815E" w14:textId="77777777" w:rsidR="003F2A40" w:rsidRDefault="00C75CE1" w:rsidP="00C75CE1">
      <w:pPr>
        <w:ind w:left="720"/>
      </w:pPr>
      <w:r>
        <w:t>Any time a person needs to be contacted, their official position must be used, and then in parenthesis, the person last known to hold that position.  For example: In order to gain access to the SVN you need to contact the Gaming Club Advisor (Glenn Berman) and request access to it.</w:t>
      </w:r>
    </w:p>
    <w:p w14:paraId="2DD3DADA" w14:textId="77777777" w:rsidR="003F2A40" w:rsidRDefault="003F2A40" w:rsidP="003F2A40">
      <w:pPr>
        <w:pStyle w:val="Heading2"/>
      </w:pPr>
      <w:bookmarkStart w:id="719" w:name="_Toc404097983"/>
      <w:bookmarkStart w:id="720" w:name="_Toc461555006"/>
      <w:r>
        <w:t>Formatting</w:t>
      </w:r>
      <w:bookmarkEnd w:id="719"/>
      <w:bookmarkEnd w:id="720"/>
    </w:p>
    <w:p w14:paraId="337F9FA8" w14:textId="77777777" w:rsidR="00BF5B08" w:rsidRDefault="003F2A40" w:rsidP="003F2A40">
      <w:pPr>
        <w:ind w:left="720"/>
      </w:pPr>
      <w:r>
        <w:t>All sections must start on their own page.  A sub-section should never be split in two by a page break.</w:t>
      </w:r>
    </w:p>
    <w:p w14:paraId="421CCE4B" w14:textId="77777777" w:rsidR="00BF5B08" w:rsidRDefault="00BF5B08" w:rsidP="00BF5B08">
      <w:pPr>
        <w:pStyle w:val="Heading2"/>
      </w:pPr>
      <w:bookmarkStart w:id="721" w:name="_Toc404097984"/>
      <w:bookmarkStart w:id="722" w:name="_Toc461555007"/>
      <w:r>
        <w:t>Updating</w:t>
      </w:r>
      <w:bookmarkEnd w:id="721"/>
      <w:bookmarkEnd w:id="722"/>
    </w:p>
    <w:p w14:paraId="6622DA0D" w14:textId="77777777" w:rsidR="00642E80" w:rsidRDefault="00BF5B08" w:rsidP="00BF5B08">
      <w:pPr>
        <w:ind w:left="720"/>
      </w:pPr>
      <w:r>
        <w:t>It is the responsibility for each officer to update his or her section at the end of each year, to ensure that the Bible stays up to date.</w:t>
      </w:r>
    </w:p>
    <w:p w14:paraId="62141783" w14:textId="77777777" w:rsidR="00FF148B" w:rsidRDefault="00642E80" w:rsidP="00BF5B08">
      <w:pPr>
        <w:ind w:left="720"/>
      </w:pPr>
      <w:r>
        <w:t xml:space="preserve">Any person who makes changes in this document must update the date under the </w:t>
      </w:r>
      <w:ins w:id="723" w:author="Rachel Groth" w:date="2016-09-07T18:58:00Z">
        <w:r w:rsidR="00090863">
          <w:t>N</w:t>
        </w:r>
      </w:ins>
      <w:del w:id="724" w:author="Rachel Groth" w:date="2016-09-07T18:58:00Z">
        <w:r w:rsidDel="00090863">
          <w:delText>n</w:delText>
        </w:r>
      </w:del>
      <w:r>
        <w:t>anocon logo on the first page.  This date is there to indicate when it was last updated.</w:t>
      </w:r>
    </w:p>
    <w:p w14:paraId="37D6E0EB" w14:textId="38F17BA2" w:rsidR="006747FB" w:rsidRDefault="00FF148B" w:rsidP="00BF5B08">
      <w:pPr>
        <w:ind w:left="720"/>
        <w:rPr>
          <w:rFonts w:eastAsiaTheme="majorEastAsia"/>
          <w:color w:val="244061" w:themeColor="accent1" w:themeShade="80"/>
          <w:sz w:val="36"/>
          <w:szCs w:val="36"/>
        </w:rPr>
      </w:pPr>
      <w:r>
        <w:t xml:space="preserve">Be sure to add your </w:t>
      </w:r>
      <w:r w:rsidR="00B91B01">
        <w:t>DSU</w:t>
      </w:r>
      <w:r>
        <w:t xml:space="preserve"> credentials to the author section of the document.</w:t>
      </w:r>
      <w:r w:rsidR="006747FB">
        <w:br w:type="page"/>
      </w:r>
    </w:p>
    <w:p w14:paraId="497F7987" w14:textId="77777777" w:rsidR="0026253F" w:rsidRDefault="00EB61D8" w:rsidP="00BF5B08">
      <w:pPr>
        <w:pStyle w:val="Heading1"/>
      </w:pPr>
      <w:bookmarkStart w:id="725" w:name="_Toc404097985"/>
      <w:bookmarkStart w:id="726" w:name="_Toc461555008"/>
      <w:r>
        <w:lastRenderedPageBreak/>
        <w:t>Authors</w:t>
      </w:r>
      <w:bookmarkEnd w:id="725"/>
      <w:bookmarkEnd w:id="726"/>
    </w:p>
    <w:p w14:paraId="3A6607EF" w14:textId="77777777" w:rsidR="00EB61D8" w:rsidRPr="0043162F" w:rsidRDefault="0043162F" w:rsidP="0043162F">
      <w:pPr>
        <w:ind w:left="720"/>
        <w:rPr>
          <w:b/>
          <w:sz w:val="28"/>
        </w:rPr>
      </w:pPr>
      <w:r>
        <w:rPr>
          <w:b/>
          <w:sz w:val="28"/>
        </w:rPr>
        <w:t>a</w:t>
      </w:r>
      <w:r w:rsidR="00EB61D8" w:rsidRPr="0043162F">
        <w:rPr>
          <w:b/>
          <w:sz w:val="28"/>
        </w:rPr>
        <w:t>mthi</w:t>
      </w:r>
      <w:r>
        <w:rPr>
          <w:b/>
          <w:sz w:val="28"/>
        </w:rPr>
        <w:t>e</w:t>
      </w:r>
      <w:r w:rsidR="00EB61D8" w:rsidRPr="0043162F">
        <w:rPr>
          <w:b/>
          <w:sz w:val="28"/>
        </w:rPr>
        <w:t>le</w:t>
      </w:r>
    </w:p>
    <w:p w14:paraId="774B3822" w14:textId="77777777" w:rsidR="00EB61D8" w:rsidRDefault="00EB61D8" w:rsidP="0043162F">
      <w:pPr>
        <w:ind w:left="720"/>
        <w:rPr>
          <w:b/>
          <w:sz w:val="28"/>
        </w:rPr>
      </w:pPr>
      <w:r w:rsidRPr="0043162F">
        <w:rPr>
          <w:b/>
          <w:sz w:val="28"/>
        </w:rPr>
        <w:t>cjhicks</w:t>
      </w:r>
    </w:p>
    <w:p w14:paraId="1BB5682A" w14:textId="77777777" w:rsidR="00E94144" w:rsidRDefault="00A3313A" w:rsidP="0043162F">
      <w:pPr>
        <w:ind w:left="720"/>
        <w:rPr>
          <w:b/>
          <w:sz w:val="28"/>
        </w:rPr>
      </w:pPr>
      <w:r>
        <w:rPr>
          <w:b/>
          <w:sz w:val="28"/>
        </w:rPr>
        <w:t>lamutzenberger</w:t>
      </w:r>
    </w:p>
    <w:p w14:paraId="1969D7D2" w14:textId="77777777" w:rsidR="00090863" w:rsidRDefault="00135386" w:rsidP="00E94144">
      <w:pPr>
        <w:rPr>
          <w:ins w:id="727" w:author="Rachel Groth" w:date="2016-09-07T18:58:00Z"/>
          <w:b/>
          <w:sz w:val="28"/>
          <w:szCs w:val="28"/>
        </w:rPr>
      </w:pPr>
      <w:bookmarkStart w:id="728" w:name="_Toc404097986"/>
      <w:r>
        <w:tab/>
      </w:r>
      <w:r w:rsidRPr="00107EFA">
        <w:rPr>
          <w:b/>
          <w:sz w:val="28"/>
          <w:szCs w:val="28"/>
        </w:rPr>
        <w:t>bnrushing</w:t>
      </w:r>
    </w:p>
    <w:p w14:paraId="0C894E7C" w14:textId="77777777" w:rsidR="00E94144" w:rsidRPr="00107EFA" w:rsidRDefault="00090863">
      <w:pPr>
        <w:ind w:firstLine="720"/>
        <w:rPr>
          <w:b/>
          <w:sz w:val="28"/>
          <w:szCs w:val="28"/>
        </w:rPr>
        <w:pPrChange w:id="729" w:author="Rachel Groth" w:date="2016-09-07T18:58:00Z">
          <w:pPr/>
        </w:pPrChange>
      </w:pPr>
      <w:ins w:id="730" w:author="Rachel Groth" w:date="2016-09-07T18:58:00Z">
        <w:r>
          <w:rPr>
            <w:b/>
            <w:sz w:val="28"/>
            <w:szCs w:val="28"/>
          </w:rPr>
          <w:t>rgroth</w:t>
        </w:r>
      </w:ins>
      <w:r w:rsidR="00E94144" w:rsidRPr="00107EFA">
        <w:rPr>
          <w:b/>
          <w:sz w:val="28"/>
          <w:szCs w:val="28"/>
        </w:rPr>
        <w:br w:type="page"/>
      </w:r>
    </w:p>
    <w:p w14:paraId="0A94B18F" w14:textId="77777777" w:rsidR="00EC104B" w:rsidRDefault="00EC104B" w:rsidP="0043162F">
      <w:pPr>
        <w:ind w:left="720"/>
        <w:rPr>
          <w:b/>
          <w:sz w:val="28"/>
        </w:rPr>
      </w:pPr>
    </w:p>
    <w:p w14:paraId="056C6B82" w14:textId="77777777" w:rsidR="00BD5D4A" w:rsidRDefault="00EC104B" w:rsidP="00EC104B">
      <w:pPr>
        <w:sectPr w:rsidR="00BD5D4A" w:rsidSect="00590A02">
          <w:footerReference w:type="even" r:id="rId58"/>
          <w:footerReference w:type="default" r:id="rId59"/>
          <w:type w:val="continuous"/>
          <w:pgSz w:w="12240" w:h="15840"/>
          <w:pgMar w:top="1440" w:right="1440" w:bottom="1440" w:left="1440" w:header="720" w:footer="720" w:gutter="0"/>
          <w:cols w:space="720"/>
          <w:docGrid w:linePitch="360"/>
        </w:sectPr>
      </w:pPr>
      <w:r>
        <w:br w:type="page"/>
      </w:r>
    </w:p>
    <w:p w14:paraId="2B650251" w14:textId="77777777" w:rsidR="00A3313A" w:rsidRPr="009A59CD" w:rsidRDefault="00934105" w:rsidP="009A59CD">
      <w:pPr>
        <w:pStyle w:val="Heading1"/>
        <w:rPr>
          <w:color w:val="FFFFFF" w:themeColor="background1"/>
        </w:rPr>
      </w:pPr>
      <w:bookmarkStart w:id="731" w:name="_Toc461555009"/>
      <w:r>
        <w:rPr>
          <w:noProof/>
          <w:color w:val="FFFFFF" w:themeColor="background1"/>
        </w:rPr>
        <w:lastRenderedPageBreak/>
        <mc:AlternateContent>
          <mc:Choice Requires="wps">
            <w:drawing>
              <wp:anchor distT="45720" distB="45720" distL="114300" distR="114300" simplePos="0" relativeHeight="251673600" behindDoc="0" locked="0" layoutInCell="1" allowOverlap="1" wp14:anchorId="2FD26D50" wp14:editId="36B8754C">
                <wp:simplePos x="0" y="0"/>
                <wp:positionH relativeFrom="margin">
                  <wp:posOffset>-25400</wp:posOffset>
                </wp:positionH>
                <wp:positionV relativeFrom="margin">
                  <wp:posOffset>3343910</wp:posOffset>
                </wp:positionV>
                <wp:extent cx="6003290" cy="1550670"/>
                <wp:effectExtent l="3175" t="635" r="3810" b="127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3290" cy="155067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B3F0D57" w14:textId="77777777" w:rsidR="00756186" w:rsidRDefault="00756186" w:rsidP="00EC104B">
                            <w:pPr>
                              <w:jc w:val="center"/>
                            </w:pPr>
                            <w:r>
                              <w:rPr>
                                <w:noProof/>
                              </w:rPr>
                              <w:drawing>
                                <wp:inline distT="0" distB="0" distL="0" distR="0" wp14:anchorId="405F60DF" wp14:editId="26141F4F">
                                  <wp:extent cx="5819775" cy="952500"/>
                                  <wp:effectExtent l="0" t="0" r="0" b="0"/>
                                  <wp:docPr id="12" name="Picture 12" descr="C:\Users\DSU\Desktop\Nanocon\nano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SU\Desktop\Nanocon\nanoco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19775" cy="952500"/>
                                          </a:xfrm>
                                          <a:prstGeom prst="rect">
                                            <a:avLst/>
                                          </a:prstGeom>
                                          <a:noFill/>
                                          <a:ln>
                                            <a:noFill/>
                                          </a:ln>
                                        </pic:spPr>
                                      </pic:pic>
                                    </a:graphicData>
                                  </a:graphic>
                                </wp:inline>
                              </w:drawing>
                            </w:r>
                          </w:p>
                          <w:p w14:paraId="7CEFA85B" w14:textId="2B19F99D" w:rsidR="00756186" w:rsidRPr="00590A02" w:rsidRDefault="00756186" w:rsidP="00EC104B">
                            <w:pPr>
                              <w:jc w:val="center"/>
                              <w:rPr>
                                <w:sz w:val="40"/>
                              </w:rPr>
                            </w:pPr>
                            <w:r>
                              <w:rPr>
                                <w:sz w:val="40"/>
                              </w:rPr>
                              <w:fldChar w:fldCharType="begin"/>
                            </w:r>
                            <w:r>
                              <w:rPr>
                                <w:sz w:val="40"/>
                              </w:rPr>
                              <w:instrText xml:space="preserve"> SAVEDATE  \@ "M/d/yy"  \* MERGEFORMAT </w:instrText>
                            </w:r>
                            <w:r>
                              <w:rPr>
                                <w:sz w:val="40"/>
                              </w:rPr>
                              <w:fldChar w:fldCharType="separate"/>
                            </w:r>
                            <w:ins w:id="732" w:author="xrachel.the.greatx@gmail.com" w:date="2018-01-16T19:12:00Z">
                              <w:r>
                                <w:rPr>
                                  <w:noProof/>
                                  <w:sz w:val="40"/>
                                </w:rPr>
                                <w:t>1/16/18</w:t>
                              </w:r>
                            </w:ins>
                            <w:ins w:id="733" w:author="Rachel Groth" w:date="2016-09-13T18:08:00Z">
                              <w:del w:id="734" w:author="xrachel.the.greatx@gmail.com" w:date="2018-01-16T18:40:00Z">
                                <w:r w:rsidDel="00131B36">
                                  <w:rPr>
                                    <w:noProof/>
                                    <w:sz w:val="40"/>
                                  </w:rPr>
                                  <w:delText>9/8/16</w:delText>
                                </w:r>
                              </w:del>
                            </w:ins>
                            <w:ins w:id="735" w:author="DSU" w:date="2015-11-03T17:40:00Z">
                              <w:del w:id="736" w:author="xrachel.the.greatx@gmail.com" w:date="2018-01-16T18:40:00Z">
                                <w:r w:rsidDel="00131B36">
                                  <w:rPr>
                                    <w:noProof/>
                                    <w:sz w:val="40"/>
                                  </w:rPr>
                                  <w:delText>11/3/15</w:delText>
                                </w:r>
                              </w:del>
                            </w:ins>
                            <w:del w:id="737" w:author="xrachel.the.greatx@gmail.com" w:date="2018-01-16T18:40:00Z">
                              <w:r w:rsidDel="00131B36">
                                <w:rPr>
                                  <w:noProof/>
                                  <w:sz w:val="40"/>
                                </w:rPr>
                                <w:delText>2/12</w:delText>
                              </w:r>
                            </w:del>
                            <w:ins w:id="738" w:author="Hicks, Cameron" w:date="2015-02-12T18:55:00Z">
                              <w:del w:id="739" w:author="xrachel.the.greatx@gmail.com" w:date="2018-01-16T18:40:00Z">
                                <w:r w:rsidDel="00131B36">
                                  <w:rPr>
                                    <w:noProof/>
                                    <w:sz w:val="40"/>
                                  </w:rPr>
                                  <w:delText>12</w:delText>
                                </w:r>
                              </w:del>
                            </w:ins>
                            <w:del w:id="740" w:author="xrachel.the.greatx@gmail.com" w:date="2018-01-16T18:40:00Z">
                              <w:r w:rsidDel="00131B36">
                                <w:rPr>
                                  <w:noProof/>
                                  <w:sz w:val="40"/>
                                </w:rPr>
                                <w:delText>/</w:delText>
                              </w:r>
                            </w:del>
                            <w:ins w:id="741" w:author="Hicks, Cameron" w:date="2015-02-12T18:55:00Z">
                              <w:del w:id="742" w:author="xrachel.the.greatx@gmail.com" w:date="2018-01-16T18:40:00Z">
                                <w:r w:rsidDel="00131B36">
                                  <w:rPr>
                                    <w:noProof/>
                                    <w:sz w:val="40"/>
                                  </w:rPr>
                                  <w:delText>20</w:delText>
                                </w:r>
                              </w:del>
                            </w:ins>
                            <w:del w:id="743" w:author="xrachel.the.greatx@gmail.com" w:date="2018-01-16T18:40:00Z">
                              <w:r w:rsidDel="00131B36">
                                <w:rPr>
                                  <w:noProof/>
                                  <w:sz w:val="40"/>
                                </w:rPr>
                                <w:delText>15</w:delText>
                              </w:r>
                            </w:del>
                            <w:r>
                              <w:rPr>
                                <w:sz w:val="40"/>
                              </w:rPr>
                              <w:fldChar w:fldCharType="end"/>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FD26D50" id="_x0000_t202" coordsize="21600,21600" o:spt="202" path="m,l,21600r21600,l21600,xe">
                <v:stroke joinstyle="miter"/>
                <v:path gradientshapeok="t" o:connecttype="rect"/>
              </v:shapetype>
              <v:shape id="Text Box 2" o:spid="_x0000_s1026" type="#_x0000_t202" style="position:absolute;margin-left:-2pt;margin-top:263.3pt;width:472.7pt;height:122.1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" stroked="f">
                <v:textbox>
                  <w:txbxContent>
                    <w:p w14:paraId="3B3F0D57" w14:textId="77777777" w:rsidR="00756186" w:rsidRDefault="00756186" w:rsidP="00EC104B">
                      <w:pPr>
                        <w:jc w:val="center"/>
                      </w:pPr>
                      <w:r>
                        <w:rPr>
                          <w:noProof/>
                        </w:rPr>
                        <w:drawing>
                          <wp:inline distT="0" distB="0" distL="0" distR="0" wp14:anchorId="405F60DF" wp14:editId="26141F4F">
                            <wp:extent cx="5819775" cy="952500"/>
                            <wp:effectExtent l="0" t="0" r="0" b="0"/>
                            <wp:docPr id="12" name="Picture 12" descr="C:\Users\DSU\Desktop\Nanocon\nano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SU\Desktop\Nanocon\nanoco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19775" cy="952500"/>
                                    </a:xfrm>
                                    <a:prstGeom prst="rect">
                                      <a:avLst/>
                                    </a:prstGeom>
                                    <a:noFill/>
                                    <a:ln>
                                      <a:noFill/>
                                    </a:ln>
                                  </pic:spPr>
                                </pic:pic>
                              </a:graphicData>
                            </a:graphic>
                          </wp:inline>
                        </w:drawing>
                      </w:r>
                    </w:p>
                    <w:p w14:paraId="7CEFA85B" w14:textId="2B19F99D" w:rsidR="00756186" w:rsidRPr="00590A02" w:rsidRDefault="00756186" w:rsidP="00EC104B">
                      <w:pPr>
                        <w:jc w:val="center"/>
                        <w:rPr>
                          <w:sz w:val="40"/>
                        </w:rPr>
                      </w:pPr>
                      <w:r>
                        <w:rPr>
                          <w:sz w:val="40"/>
                        </w:rPr>
                        <w:fldChar w:fldCharType="begin"/>
                      </w:r>
                      <w:r>
                        <w:rPr>
                          <w:sz w:val="40"/>
                        </w:rPr>
                        <w:instrText xml:space="preserve"> SAVEDATE  \@ "M/d/yy"  \* MERGEFORMAT </w:instrText>
                      </w:r>
                      <w:r>
                        <w:rPr>
                          <w:sz w:val="40"/>
                        </w:rPr>
                        <w:fldChar w:fldCharType="separate"/>
                      </w:r>
                      <w:ins w:id="744" w:author="xrachel.the.greatx@gmail.com" w:date="2018-01-16T19:12:00Z">
                        <w:r>
                          <w:rPr>
                            <w:noProof/>
                            <w:sz w:val="40"/>
                          </w:rPr>
                          <w:t>1/16/18</w:t>
                        </w:r>
                      </w:ins>
                      <w:ins w:id="745" w:author="Rachel Groth" w:date="2016-09-13T18:08:00Z">
                        <w:del w:id="746" w:author="xrachel.the.greatx@gmail.com" w:date="2018-01-16T18:40:00Z">
                          <w:r w:rsidDel="00131B36">
                            <w:rPr>
                              <w:noProof/>
                              <w:sz w:val="40"/>
                            </w:rPr>
                            <w:delText>9/8/16</w:delText>
                          </w:r>
                        </w:del>
                      </w:ins>
                      <w:ins w:id="747" w:author="DSU" w:date="2015-11-03T17:40:00Z">
                        <w:del w:id="748" w:author="xrachel.the.greatx@gmail.com" w:date="2018-01-16T18:40:00Z">
                          <w:r w:rsidDel="00131B36">
                            <w:rPr>
                              <w:noProof/>
                              <w:sz w:val="40"/>
                            </w:rPr>
                            <w:delText>11/3/15</w:delText>
                          </w:r>
                        </w:del>
                      </w:ins>
                      <w:del w:id="749" w:author="xrachel.the.greatx@gmail.com" w:date="2018-01-16T18:40:00Z">
                        <w:r w:rsidDel="00131B36">
                          <w:rPr>
                            <w:noProof/>
                            <w:sz w:val="40"/>
                          </w:rPr>
                          <w:delText>2/12</w:delText>
                        </w:r>
                      </w:del>
                      <w:ins w:id="750" w:author="Hicks, Cameron" w:date="2015-02-12T18:55:00Z">
                        <w:del w:id="751" w:author="xrachel.the.greatx@gmail.com" w:date="2018-01-16T18:40:00Z">
                          <w:r w:rsidDel="00131B36">
                            <w:rPr>
                              <w:noProof/>
                              <w:sz w:val="40"/>
                            </w:rPr>
                            <w:delText>12</w:delText>
                          </w:r>
                        </w:del>
                      </w:ins>
                      <w:del w:id="752" w:author="xrachel.the.greatx@gmail.com" w:date="2018-01-16T18:40:00Z">
                        <w:r w:rsidDel="00131B36">
                          <w:rPr>
                            <w:noProof/>
                            <w:sz w:val="40"/>
                          </w:rPr>
                          <w:delText>/</w:delText>
                        </w:r>
                      </w:del>
                      <w:ins w:id="753" w:author="Hicks, Cameron" w:date="2015-02-12T18:55:00Z">
                        <w:del w:id="754" w:author="xrachel.the.greatx@gmail.com" w:date="2018-01-16T18:40:00Z">
                          <w:r w:rsidDel="00131B36">
                            <w:rPr>
                              <w:noProof/>
                              <w:sz w:val="40"/>
                            </w:rPr>
                            <w:delText>20</w:delText>
                          </w:r>
                        </w:del>
                      </w:ins>
                      <w:del w:id="755" w:author="xrachel.the.greatx@gmail.com" w:date="2018-01-16T18:40:00Z">
                        <w:r w:rsidDel="00131B36">
                          <w:rPr>
                            <w:noProof/>
                            <w:sz w:val="40"/>
                          </w:rPr>
                          <w:delText>15</w:delText>
                        </w:r>
                      </w:del>
                      <w:r>
                        <w:rPr>
                          <w:sz w:val="40"/>
                        </w:rPr>
                        <w:fldChar w:fldCharType="end"/>
                      </w:r>
                    </w:p>
                  </w:txbxContent>
                </v:textbox>
                <w10:wrap type="square" anchorx="margin" anchory="margin"/>
              </v:shape>
            </w:pict>
          </mc:Fallback>
        </mc:AlternateContent>
      </w:r>
      <w:r>
        <w:rPr>
          <w:noProof/>
          <w:color w:val="FFFFFF" w:themeColor="background1"/>
        </w:rPr>
        <mc:AlternateContent>
          <mc:Choice Requires="wps">
            <w:drawing>
              <wp:anchor distT="45720" distB="45720" distL="114300" distR="114300" simplePos="0" relativeHeight="251669504" behindDoc="0" locked="0" layoutInCell="1" allowOverlap="1" wp14:anchorId="5D78B947" wp14:editId="7B68BC5F">
                <wp:simplePos x="0" y="0"/>
                <wp:positionH relativeFrom="margin">
                  <wp:posOffset>-25400</wp:posOffset>
                </wp:positionH>
                <wp:positionV relativeFrom="margin">
                  <wp:posOffset>3343910</wp:posOffset>
                </wp:positionV>
                <wp:extent cx="6003290" cy="1550670"/>
                <wp:effectExtent l="3175" t="635" r="3810" b="127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3290" cy="15506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405112" w14:textId="77777777" w:rsidR="00756186" w:rsidRDefault="00756186"/>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D78B947" id="_x0000_s1027" type="#_x0000_t202" style="position:absolute;margin-left:-2pt;margin-top:263.3pt;width:472.7pt;height:122.1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" stroked="f">
                <v:textbox>
                  <w:txbxContent>
                    <w:p w14:paraId="45405112" w14:textId="77777777" w:rsidR="00756186" w:rsidRDefault="00756186"/>
                  </w:txbxContent>
                </v:textbox>
                <w10:wrap type="square" anchorx="margin" anchory="margin"/>
              </v:shape>
            </w:pict>
          </mc:Fallback>
        </mc:AlternateContent>
      </w:r>
      <w:r w:rsidR="009A59CD" w:rsidRPr="009A59CD">
        <w:rPr>
          <w:color w:val="FFFFFF" w:themeColor="background1"/>
        </w:rPr>
        <w:t>Title Page</w:t>
      </w:r>
      <w:bookmarkEnd w:id="728"/>
      <w:bookmarkEnd w:id="731"/>
    </w:p>
    <w:sectPr w:rsidR="00A3313A" w:rsidRPr="009A59CD" w:rsidSect="00590A02">
      <w:footerReference w:type="even" r:id="rId61"/>
      <w:footerReference w:type="default" r:id="rId62"/>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1" w:author="Rachel Groth" w:date="2016-09-13T18:32:00Z" w:initials="RMG">
    <w:p w14:paraId="305D4C15" w14:textId="3BDCB434" w:rsidR="00756186" w:rsidRDefault="00756186">
      <w:pPr>
        <w:pStyle w:val="CommentText"/>
      </w:pPr>
      <w:r>
        <w:rPr>
          <w:rStyle w:val="CommentReference"/>
        </w:rPr>
        <w:annotationRef/>
      </w:r>
      <w:r>
        <w:t>Ask Berman?</w:t>
      </w:r>
    </w:p>
  </w:comment>
  <w:comment w:id="14" w:author="Rachel Groth" w:date="2016-09-07T17:50:00Z" w:initials="RMG">
    <w:p w14:paraId="6A9CEEBB" w14:textId="023CF52D" w:rsidR="00756186" w:rsidRDefault="00756186">
      <w:pPr>
        <w:pStyle w:val="CommentText"/>
      </w:pPr>
      <w:r>
        <w:rPr>
          <w:rStyle w:val="CommentReference"/>
        </w:rPr>
        <w:annotationRef/>
      </w:r>
      <w:r>
        <w:t>Whole section needs to be edited and clarified</w:t>
      </w:r>
    </w:p>
  </w:comment>
  <w:comment w:id="134" w:author="Rachel Groth" w:date="2016-09-13T18:14:00Z" w:initials="RMG">
    <w:p w14:paraId="0154DB2B" w14:textId="11F508BF" w:rsidR="00756186" w:rsidRDefault="00756186">
      <w:pPr>
        <w:pStyle w:val="CommentText"/>
      </w:pPr>
      <w:r>
        <w:rPr>
          <w:rStyle w:val="CommentReference"/>
        </w:rPr>
        <w:annotationRef/>
      </w:r>
      <w:r>
        <w:t>Needs to be gone through and REMOVED</w:t>
      </w:r>
    </w:p>
  </w:comment>
  <w:comment w:id="237" w:author="Rachel Groth" w:date="2016-09-07T18:12:00Z" w:initials="RMG">
    <w:p w14:paraId="217F7279" w14:textId="77777777" w:rsidR="00756186" w:rsidRDefault="00756186">
      <w:pPr>
        <w:pStyle w:val="CommentText"/>
      </w:pPr>
      <w:r>
        <w:rPr>
          <w:rStyle w:val="CommentReference"/>
        </w:rPr>
        <w:annotationRef/>
      </w:r>
      <w:r>
        <w:t>Decide to do this or not, since potentially we did signups</w:t>
      </w:r>
    </w:p>
  </w:comment>
  <w:comment w:id="240" w:author="Rachel Groth" w:date="2016-09-07T18:13:00Z" w:initials="RMG">
    <w:p w14:paraId="31574D12" w14:textId="77777777" w:rsidR="00756186" w:rsidRDefault="00756186">
      <w:pPr>
        <w:pStyle w:val="CommentText"/>
      </w:pPr>
      <w:r>
        <w:rPr>
          <w:rStyle w:val="CommentReference"/>
        </w:rPr>
        <w:annotationRef/>
      </w:r>
      <w:r>
        <w:t xml:space="preserve">Don’t </w:t>
      </w:r>
      <w:proofErr w:type="gramStart"/>
      <w:r>
        <w:t>actually take</w:t>
      </w:r>
      <w:proofErr w:type="gramEnd"/>
      <w:r>
        <w:t xml:space="preserve"> cabinet, they just sit on table and nobody actually checks them out but maybe we should</w:t>
      </w:r>
    </w:p>
  </w:comment>
  <w:comment w:id="244" w:author="Rachel Groth" w:date="2016-09-07T18:14:00Z" w:initials="RMG">
    <w:p w14:paraId="7D347F75" w14:textId="77777777" w:rsidR="00756186" w:rsidRDefault="00756186">
      <w:pPr>
        <w:pStyle w:val="CommentText"/>
      </w:pPr>
      <w:r>
        <w:rPr>
          <w:rStyle w:val="CommentReference"/>
        </w:rPr>
        <w:annotationRef/>
      </w:r>
      <w:r>
        <w:t>15 or 13?</w:t>
      </w:r>
    </w:p>
  </w:comment>
  <w:comment w:id="251" w:author="Rachel Groth" w:date="2016-09-07T18:16:00Z" w:initials="RMG">
    <w:p w14:paraId="620A9620" w14:textId="77777777" w:rsidR="00756186" w:rsidRDefault="00756186">
      <w:pPr>
        <w:pStyle w:val="CommentText"/>
      </w:pPr>
      <w:r>
        <w:rPr>
          <w:rStyle w:val="CommentReference"/>
        </w:rPr>
        <w:annotationRef/>
      </w:r>
      <w:r>
        <w:t>Needs to be rewritten and clarified</w:t>
      </w:r>
    </w:p>
  </w:comment>
  <w:comment w:id="256" w:author="Rachel Groth" w:date="2016-09-07T18:16:00Z" w:initials="RMG">
    <w:p w14:paraId="4B2E35BF" w14:textId="77777777" w:rsidR="00756186" w:rsidRDefault="00756186">
      <w:pPr>
        <w:pStyle w:val="CommentText"/>
      </w:pPr>
      <w:r>
        <w:rPr>
          <w:rStyle w:val="CommentReference"/>
        </w:rPr>
        <w:annotationRef/>
      </w:r>
      <w:r>
        <w:t xml:space="preserve">Don’t </w:t>
      </w:r>
      <w:proofErr w:type="gramStart"/>
      <w:r>
        <w:t>actually have</w:t>
      </w:r>
      <w:proofErr w:type="gramEnd"/>
      <w:r>
        <w:t xml:space="preserve"> this anymore</w:t>
      </w:r>
    </w:p>
  </w:comment>
  <w:comment w:id="323" w:author="Rachel Groth" w:date="2016-09-07T18:22:00Z" w:initials="RMG">
    <w:p w14:paraId="46D0BE59" w14:textId="77777777" w:rsidR="00756186" w:rsidRDefault="00756186">
      <w:pPr>
        <w:pStyle w:val="CommentText"/>
      </w:pPr>
      <w:r>
        <w:rPr>
          <w:rStyle w:val="CommentReference"/>
        </w:rPr>
        <w:annotationRef/>
      </w:r>
      <w:r>
        <w:t>Potentially switching to pinbacks</w:t>
      </w:r>
    </w:p>
  </w:comment>
  <w:comment w:id="324" w:author="xrachel.the.greatx@gmail.com" w:date="2018-01-16T19:31:00Z" w:initials="x">
    <w:p w14:paraId="159AD2C7" w14:textId="3BE624EC" w:rsidR="005B43EA" w:rsidRDefault="005B43EA">
      <w:pPr>
        <w:pStyle w:val="CommentText"/>
      </w:pPr>
      <w:r>
        <w:rPr>
          <w:rStyle w:val="CommentReference"/>
        </w:rPr>
        <w:annotationRef/>
      </w:r>
      <w:r>
        <w:t>NOOOOOOO</w:t>
      </w:r>
    </w:p>
    <w:p w14:paraId="0723552B" w14:textId="77777777" w:rsidR="005B43EA" w:rsidRDefault="005B43EA">
      <w:pPr>
        <w:pStyle w:val="CommentText"/>
      </w:pPr>
    </w:p>
  </w:comment>
  <w:comment w:id="384" w:author="Rachel Groth" w:date="2016-09-07T18:26:00Z" w:initials="RMG">
    <w:p w14:paraId="51232DA1" w14:textId="77777777" w:rsidR="00756186" w:rsidRDefault="00756186">
      <w:pPr>
        <w:pStyle w:val="CommentText"/>
      </w:pPr>
      <w:r>
        <w:rPr>
          <w:rStyle w:val="CommentReference"/>
        </w:rPr>
        <w:annotationRef/>
      </w:r>
      <w:r>
        <w:t>What date?</w:t>
      </w:r>
    </w:p>
  </w:comment>
  <w:comment w:id="440" w:author="Rachel Groth" w:date="2016-09-07T18:29:00Z" w:initials="RMG">
    <w:p w14:paraId="4D9A5666" w14:textId="77777777" w:rsidR="00756186" w:rsidRDefault="00756186">
      <w:pPr>
        <w:pStyle w:val="CommentText"/>
      </w:pPr>
      <w:r>
        <w:rPr>
          <w:rStyle w:val="CommentReference"/>
        </w:rPr>
        <w:annotationRef/>
      </w:r>
      <w:r>
        <w:t xml:space="preserve">Nanites are </w:t>
      </w:r>
      <w:proofErr w:type="gramStart"/>
      <w:r>
        <w:t>actually being</w:t>
      </w:r>
      <w:proofErr w:type="gramEnd"/>
      <w:r>
        <w:t xml:space="preserve"> created</w:t>
      </w:r>
    </w:p>
  </w:comment>
  <w:comment w:id="456" w:author="Rachel Groth" w:date="2016-09-07T18:29:00Z" w:initials="RMG">
    <w:p w14:paraId="34F169E3" w14:textId="77777777" w:rsidR="00756186" w:rsidRDefault="00756186">
      <w:pPr>
        <w:pStyle w:val="CommentText"/>
      </w:pPr>
      <w:r>
        <w:rPr>
          <w:rStyle w:val="CommentReference"/>
        </w:rPr>
        <w:annotationRef/>
      </w:r>
      <w:r>
        <w:t>Needs to be updated</w:t>
      </w:r>
    </w:p>
  </w:comment>
  <w:comment w:id="697" w:author="Rachel Groth" w:date="2016-09-13T18:23:00Z" w:initials="RMG">
    <w:p w14:paraId="0736D8CB" w14:textId="0835ECD4" w:rsidR="00756186" w:rsidRDefault="00756186">
      <w:pPr>
        <w:pStyle w:val="CommentText"/>
      </w:pPr>
      <w:r>
        <w:rPr>
          <w:rStyle w:val="CommentReference"/>
        </w:rPr>
        <w:annotationRef/>
      </w:r>
      <w:r>
        <w:t>When?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05D4C15" w15:done="0"/>
  <w15:commentEx w15:paraId="6A9CEEBB" w15:done="0"/>
  <w15:commentEx w15:paraId="0154DB2B" w15:done="0"/>
  <w15:commentEx w15:paraId="217F7279" w15:done="0"/>
  <w15:commentEx w15:paraId="31574D12" w15:done="0"/>
  <w15:commentEx w15:paraId="7D347F75" w15:done="0"/>
  <w15:commentEx w15:paraId="620A9620" w15:done="0"/>
  <w15:commentEx w15:paraId="4B2E35BF" w15:done="0"/>
  <w15:commentEx w15:paraId="46D0BE59" w15:done="0"/>
  <w15:commentEx w15:paraId="0723552B" w15:paraIdParent="46D0BE59" w15:done="0"/>
  <w15:commentEx w15:paraId="51232DA1" w15:done="0"/>
  <w15:commentEx w15:paraId="4D9A5666" w15:done="0"/>
  <w15:commentEx w15:paraId="34F169E3" w15:done="0"/>
  <w15:commentEx w15:paraId="0736D8C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05D4C15" w16cid:durableId="1E08C593"/>
  <w16cid:commentId w16cid:paraId="6A9CEEBB" w16cid:durableId="1E08C594"/>
  <w16cid:commentId w16cid:paraId="0154DB2B" w16cid:durableId="1E08C595"/>
  <w16cid:commentId w16cid:paraId="217F7279" w16cid:durableId="1E08C596"/>
  <w16cid:commentId w16cid:paraId="31574D12" w16cid:durableId="1E08C597"/>
  <w16cid:commentId w16cid:paraId="7D347F75" w16cid:durableId="1E08C598"/>
  <w16cid:commentId w16cid:paraId="620A9620" w16cid:durableId="1E08C599"/>
  <w16cid:commentId w16cid:paraId="4B2E35BF" w16cid:durableId="1E08C59A"/>
  <w16cid:commentId w16cid:paraId="46D0BE59" w16cid:durableId="1E08C59B"/>
  <w16cid:commentId w16cid:paraId="0723552B" w16cid:durableId="1E08D197"/>
  <w16cid:commentId w16cid:paraId="51232DA1" w16cid:durableId="1E08C59C"/>
  <w16cid:commentId w16cid:paraId="4D9A5666" w16cid:durableId="1E08C59D"/>
  <w16cid:commentId w16cid:paraId="34F169E3" w16cid:durableId="1E08C59E"/>
  <w16cid:commentId w16cid:paraId="0736D8CB" w16cid:durableId="1E08C59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237849" w14:textId="77777777" w:rsidR="00A600D5" w:rsidRDefault="00A600D5" w:rsidP="00766CA0">
      <w:pPr>
        <w:spacing w:after="0" w:line="240" w:lineRule="auto"/>
      </w:pPr>
      <w:r>
        <w:separator/>
      </w:r>
    </w:p>
  </w:endnote>
  <w:endnote w:type="continuationSeparator" w:id="0">
    <w:p w14:paraId="2F20333B" w14:textId="77777777" w:rsidR="00A600D5" w:rsidRDefault="00A600D5" w:rsidP="00766CA0">
      <w:pPr>
        <w:spacing w:after="0" w:line="240" w:lineRule="auto"/>
      </w:pPr>
      <w:r>
        <w:continuationSeparator/>
      </w:r>
    </w:p>
  </w:endnote>
  <w:endnote w:type="continuationNotice" w:id="1">
    <w:p w14:paraId="7DC04081" w14:textId="77777777" w:rsidR="00A600D5" w:rsidRDefault="00A600D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35DE3D" w14:textId="79EE3A57" w:rsidR="00756186" w:rsidRDefault="00756186" w:rsidP="00246324">
    <w:pPr>
      <w:tabs>
        <w:tab w:val="center" w:pos="4550"/>
        <w:tab w:val="left" w:pos="5818"/>
      </w:tabs>
      <w:ind w:right="260"/>
      <w:jc w:val="right"/>
      <w:rPr>
        <w:color w:val="0F243E" w:themeColor="text2" w:themeShade="80"/>
        <w:szCs w:val="24"/>
      </w:rPr>
    </w:pPr>
    <w:r>
      <w:rPr>
        <w:color w:val="17365D" w:themeColor="text2" w:themeShade="BF"/>
        <w:szCs w:val="24"/>
      </w:rPr>
      <w:fldChar w:fldCharType="begin"/>
    </w:r>
    <w:r>
      <w:rPr>
        <w:color w:val="17365D" w:themeColor="text2" w:themeShade="BF"/>
        <w:szCs w:val="24"/>
      </w:rPr>
      <w:instrText xml:space="preserve"> PAGE   \* MERGEFORMAT </w:instrText>
    </w:r>
    <w:r>
      <w:rPr>
        <w:color w:val="17365D" w:themeColor="text2" w:themeShade="BF"/>
        <w:szCs w:val="24"/>
      </w:rPr>
      <w:fldChar w:fldCharType="separate"/>
    </w:r>
    <w:r w:rsidR="00F16363">
      <w:rPr>
        <w:noProof/>
        <w:color w:val="17365D" w:themeColor="text2" w:themeShade="BF"/>
        <w:szCs w:val="24"/>
      </w:rPr>
      <w:t>4</w:t>
    </w:r>
    <w:r>
      <w:rPr>
        <w:color w:val="17365D" w:themeColor="text2" w:themeShade="BF"/>
        <w:szCs w:val="24"/>
      </w:rPr>
      <w:fldChar w:fldCharType="end"/>
    </w:r>
  </w:p>
  <w:p w14:paraId="139B7EEA" w14:textId="77777777" w:rsidR="00756186" w:rsidRDefault="00756186" w:rsidP="00246324">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F590FF" w14:textId="5C04305E" w:rsidR="00756186" w:rsidRDefault="00756186" w:rsidP="00246324">
    <w:pPr>
      <w:jc w:val="right"/>
      <w:rPr>
        <w:noProof/>
      </w:rPr>
    </w:pPr>
    <w:r>
      <w:fldChar w:fldCharType="begin"/>
    </w:r>
    <w:r>
      <w:instrText xml:space="preserve"> PAGE   \* MERGEFORMAT </w:instrText>
    </w:r>
    <w:r>
      <w:fldChar w:fldCharType="separate"/>
    </w:r>
    <w:r w:rsidR="00F0336A">
      <w:rPr>
        <w:noProof/>
      </w:rPr>
      <w:t>27</w:t>
    </w:r>
    <w:r>
      <w:rPr>
        <w:noProof/>
      </w:rPr>
      <w:fldChar w:fldCharType="end"/>
    </w:r>
  </w:p>
  <w:p w14:paraId="1BC85B3C" w14:textId="77777777" w:rsidR="00756186" w:rsidRDefault="0075618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276A51" w14:textId="70066E84" w:rsidR="00756186" w:rsidRDefault="00756186">
    <w:pPr>
      <w:tabs>
        <w:tab w:val="center" w:pos="4550"/>
        <w:tab w:val="left" w:pos="5818"/>
      </w:tabs>
      <w:ind w:right="260"/>
      <w:jc w:val="right"/>
      <w:rPr>
        <w:color w:val="0F243E" w:themeColor="text2" w:themeShade="80"/>
        <w:szCs w:val="24"/>
      </w:rPr>
    </w:pPr>
    <w:r>
      <w:rPr>
        <w:color w:val="17365D" w:themeColor="text2" w:themeShade="BF"/>
        <w:szCs w:val="24"/>
      </w:rPr>
      <w:fldChar w:fldCharType="begin"/>
    </w:r>
    <w:r>
      <w:rPr>
        <w:color w:val="17365D" w:themeColor="text2" w:themeShade="BF"/>
        <w:szCs w:val="24"/>
      </w:rPr>
      <w:instrText xml:space="preserve"> PAGE   \* MERGEFORMAT </w:instrText>
    </w:r>
    <w:r>
      <w:rPr>
        <w:color w:val="17365D" w:themeColor="text2" w:themeShade="BF"/>
        <w:szCs w:val="24"/>
      </w:rPr>
      <w:fldChar w:fldCharType="separate"/>
    </w:r>
    <w:r w:rsidR="00F16363">
      <w:rPr>
        <w:noProof/>
        <w:color w:val="17365D" w:themeColor="text2" w:themeShade="BF"/>
        <w:szCs w:val="24"/>
      </w:rPr>
      <w:t>1</w:t>
    </w:r>
    <w:r>
      <w:rPr>
        <w:color w:val="17365D" w:themeColor="text2" w:themeShade="BF"/>
        <w:szCs w:val="24"/>
      </w:rPr>
      <w:fldChar w:fldCharType="end"/>
    </w:r>
  </w:p>
  <w:p w14:paraId="42267FDD" w14:textId="77777777" w:rsidR="00756186" w:rsidRDefault="0075618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F2FC63" w14:textId="1C6864FA" w:rsidR="00756186" w:rsidRDefault="00756186" w:rsidP="00246324">
    <w:pPr>
      <w:rPr>
        <w:noProof/>
      </w:rPr>
    </w:pPr>
    <w:r>
      <w:fldChar w:fldCharType="begin"/>
    </w:r>
    <w:r>
      <w:instrText xml:space="preserve"> PAGE   \* MERGEFORMAT </w:instrText>
    </w:r>
    <w:r>
      <w:fldChar w:fldCharType="separate"/>
    </w:r>
    <w:r w:rsidR="00F0336A">
      <w:rPr>
        <w:noProof/>
      </w:rPr>
      <w:t>28</w:t>
    </w:r>
    <w:r>
      <w:rPr>
        <w:noProof/>
      </w:rPr>
      <w:fldChar w:fldCharType="end"/>
    </w:r>
  </w:p>
  <w:p w14:paraId="63C9598C" w14:textId="77777777" w:rsidR="00756186" w:rsidRDefault="0075618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DFCE35" w14:textId="77777777" w:rsidR="00756186" w:rsidRDefault="0075618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DC015F" w14:textId="754F0E1D" w:rsidR="00756186" w:rsidRDefault="00756186" w:rsidP="00246324">
    <w:pPr>
      <w:rPr>
        <w:noProof/>
      </w:rPr>
    </w:pPr>
    <w:r>
      <w:fldChar w:fldCharType="begin"/>
    </w:r>
    <w:r>
      <w:instrText xml:space="preserve"> PAGE   \* MERGEFORMAT </w:instrText>
    </w:r>
    <w:r>
      <w:fldChar w:fldCharType="separate"/>
    </w:r>
    <w:r w:rsidR="00F16363">
      <w:rPr>
        <w:noProof/>
      </w:rPr>
      <w:t>56</w:t>
    </w:r>
    <w:r>
      <w:rPr>
        <w:noProof/>
      </w:rPr>
      <w:fldChar w:fldCharType="end"/>
    </w:r>
  </w:p>
  <w:p w14:paraId="412D5C93" w14:textId="77777777" w:rsidR="00756186" w:rsidRDefault="00756186">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35D1C6" w14:textId="77777777" w:rsidR="00756186" w:rsidRDefault="00756186" w:rsidP="00246324">
    <w:pPr>
      <w:jc w:val="right"/>
      <w:rPr>
        <w:noProof/>
      </w:rPr>
    </w:pPr>
  </w:p>
  <w:p w14:paraId="7EBD8EB7" w14:textId="372DE635" w:rsidR="00756186" w:rsidRDefault="00756186" w:rsidP="00521BCF">
    <w:pPr>
      <w:pStyle w:val="Footer"/>
      <w:jc w:val="right"/>
    </w:pPr>
    <w:r>
      <w:fldChar w:fldCharType="begin"/>
    </w:r>
    <w:r>
      <w:instrText xml:space="preserve"> PAGE   \* MERGEFORMAT </w:instrText>
    </w:r>
    <w:r>
      <w:fldChar w:fldCharType="separate"/>
    </w:r>
    <w:r w:rsidR="00F16363">
      <w:rPr>
        <w:noProof/>
      </w:rPr>
      <w:t>55</w:t>
    </w:r>
    <w:r>
      <w:rPr>
        <w:noProof/>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E263D7" w14:textId="77777777" w:rsidR="00756186" w:rsidRDefault="00756186">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EC7B0F" w14:textId="77777777" w:rsidR="00756186" w:rsidRDefault="00756186" w:rsidP="00246324">
    <w:pPr>
      <w:jc w:val="right"/>
      <w:rPr>
        <w:noProof/>
      </w:rPr>
    </w:pPr>
  </w:p>
  <w:p w14:paraId="5A39ADC3" w14:textId="77777777" w:rsidR="00756186" w:rsidRDefault="007561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671531" w14:textId="77777777" w:rsidR="00A600D5" w:rsidRDefault="00A600D5" w:rsidP="00766CA0">
      <w:pPr>
        <w:spacing w:after="0" w:line="240" w:lineRule="auto"/>
      </w:pPr>
      <w:r>
        <w:separator/>
      </w:r>
    </w:p>
  </w:footnote>
  <w:footnote w:type="continuationSeparator" w:id="0">
    <w:p w14:paraId="35BF16F2" w14:textId="77777777" w:rsidR="00A600D5" w:rsidRDefault="00A600D5" w:rsidP="00766CA0">
      <w:pPr>
        <w:spacing w:after="0" w:line="240" w:lineRule="auto"/>
      </w:pPr>
      <w:r>
        <w:continuationSeparator/>
      </w:r>
    </w:p>
  </w:footnote>
  <w:footnote w:type="continuationNotice" w:id="1">
    <w:p w14:paraId="755F1AC0" w14:textId="77777777" w:rsidR="00A600D5" w:rsidRDefault="00A600D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A44B3"/>
    <w:multiLevelType w:val="hybridMultilevel"/>
    <w:tmpl w:val="97E0D85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61458B2"/>
    <w:multiLevelType w:val="hybridMultilevel"/>
    <w:tmpl w:val="D93C6F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F166E4"/>
    <w:multiLevelType w:val="hybridMultilevel"/>
    <w:tmpl w:val="105270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9A4C9E"/>
    <w:multiLevelType w:val="hybridMultilevel"/>
    <w:tmpl w:val="3CAC14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A67744"/>
    <w:multiLevelType w:val="hybridMultilevel"/>
    <w:tmpl w:val="8A2422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150DA7"/>
    <w:multiLevelType w:val="hybridMultilevel"/>
    <w:tmpl w:val="EC1470B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41C7A48"/>
    <w:multiLevelType w:val="hybridMultilevel"/>
    <w:tmpl w:val="D0029B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A87DAD"/>
    <w:multiLevelType w:val="hybridMultilevel"/>
    <w:tmpl w:val="37089BA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decimal"/>
      <w:lvlText w:val="%4."/>
      <w:lvlJc w:val="left"/>
      <w:pPr>
        <w:tabs>
          <w:tab w:val="num" w:pos="2520"/>
        </w:tabs>
        <w:ind w:left="2520" w:hanging="360"/>
      </w:pPr>
    </w:lvl>
    <w:lvl w:ilvl="4" w:tplc="04090003">
      <w:start w:val="1"/>
      <w:numFmt w:val="decimal"/>
      <w:lvlText w:val="%5."/>
      <w:lvlJc w:val="left"/>
      <w:pPr>
        <w:tabs>
          <w:tab w:val="num" w:pos="3240"/>
        </w:tabs>
        <w:ind w:left="3240" w:hanging="360"/>
      </w:pPr>
    </w:lvl>
    <w:lvl w:ilvl="5" w:tplc="04090005">
      <w:start w:val="1"/>
      <w:numFmt w:val="decimal"/>
      <w:lvlText w:val="%6."/>
      <w:lvlJc w:val="left"/>
      <w:pPr>
        <w:tabs>
          <w:tab w:val="num" w:pos="3960"/>
        </w:tabs>
        <w:ind w:left="3960" w:hanging="360"/>
      </w:pPr>
    </w:lvl>
    <w:lvl w:ilvl="6" w:tplc="04090001">
      <w:start w:val="1"/>
      <w:numFmt w:val="decimal"/>
      <w:lvlText w:val="%7."/>
      <w:lvlJc w:val="left"/>
      <w:pPr>
        <w:tabs>
          <w:tab w:val="num" w:pos="4680"/>
        </w:tabs>
        <w:ind w:left="4680" w:hanging="360"/>
      </w:pPr>
    </w:lvl>
    <w:lvl w:ilvl="7" w:tplc="04090003">
      <w:start w:val="1"/>
      <w:numFmt w:val="decimal"/>
      <w:lvlText w:val="%8."/>
      <w:lvlJc w:val="left"/>
      <w:pPr>
        <w:tabs>
          <w:tab w:val="num" w:pos="5400"/>
        </w:tabs>
        <w:ind w:left="5400" w:hanging="360"/>
      </w:pPr>
    </w:lvl>
    <w:lvl w:ilvl="8" w:tplc="04090005">
      <w:start w:val="1"/>
      <w:numFmt w:val="decimal"/>
      <w:lvlText w:val="%9."/>
      <w:lvlJc w:val="left"/>
      <w:pPr>
        <w:tabs>
          <w:tab w:val="num" w:pos="6120"/>
        </w:tabs>
        <w:ind w:left="6120" w:hanging="360"/>
      </w:pPr>
    </w:lvl>
  </w:abstractNum>
  <w:abstractNum w:abstractNumId="8" w15:restartNumberingAfterBreak="0">
    <w:nsid w:val="27576AD0"/>
    <w:multiLevelType w:val="hybridMultilevel"/>
    <w:tmpl w:val="15F814F0"/>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2F8C516E"/>
    <w:multiLevelType w:val="hybridMultilevel"/>
    <w:tmpl w:val="45B833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327EE0"/>
    <w:multiLevelType w:val="hybridMultilevel"/>
    <w:tmpl w:val="22C2C1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3606DD"/>
    <w:multiLevelType w:val="hybridMultilevel"/>
    <w:tmpl w:val="0832CB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340C86"/>
    <w:multiLevelType w:val="hybridMultilevel"/>
    <w:tmpl w:val="4A805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8F7CF7"/>
    <w:multiLevelType w:val="hybridMultilevel"/>
    <w:tmpl w:val="C57A886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7FD15A6"/>
    <w:multiLevelType w:val="hybridMultilevel"/>
    <w:tmpl w:val="680E5FD2"/>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5" w15:restartNumberingAfterBreak="0">
    <w:nsid w:val="43CD485F"/>
    <w:multiLevelType w:val="hybridMultilevel"/>
    <w:tmpl w:val="52BC71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DC06C5"/>
    <w:multiLevelType w:val="hybridMultilevel"/>
    <w:tmpl w:val="D044644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920250"/>
    <w:multiLevelType w:val="hybridMultilevel"/>
    <w:tmpl w:val="C1F67606"/>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51365AD9"/>
    <w:multiLevelType w:val="hybridMultilevel"/>
    <w:tmpl w:val="19C87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F51339"/>
    <w:multiLevelType w:val="hybridMultilevel"/>
    <w:tmpl w:val="522AA3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580E4991"/>
    <w:multiLevelType w:val="hybridMultilevel"/>
    <w:tmpl w:val="F376912A"/>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21" w15:restartNumberingAfterBreak="0">
    <w:nsid w:val="593B6F7C"/>
    <w:multiLevelType w:val="hybridMultilevel"/>
    <w:tmpl w:val="7E0033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6B6BF8"/>
    <w:multiLevelType w:val="hybridMultilevel"/>
    <w:tmpl w:val="A99C77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A43AD4"/>
    <w:multiLevelType w:val="hybridMultilevel"/>
    <w:tmpl w:val="2DA44D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674A452A"/>
    <w:multiLevelType w:val="hybridMultilevel"/>
    <w:tmpl w:val="189443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D855E55"/>
    <w:multiLevelType w:val="hybridMultilevel"/>
    <w:tmpl w:val="595C84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E96495C"/>
    <w:multiLevelType w:val="hybridMultilevel"/>
    <w:tmpl w:val="488CB6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09E24C1"/>
    <w:multiLevelType w:val="hybridMultilevel"/>
    <w:tmpl w:val="97C027F8"/>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8" w15:restartNumberingAfterBreak="0">
    <w:nsid w:val="733A35F9"/>
    <w:multiLevelType w:val="hybridMultilevel"/>
    <w:tmpl w:val="9AE019A2"/>
    <w:lvl w:ilvl="0" w:tplc="8E4690EE">
      <w:numFmt w:val="bullet"/>
      <w:lvlText w:val="-"/>
      <w:lvlJc w:val="left"/>
      <w:pPr>
        <w:ind w:left="390" w:hanging="360"/>
      </w:pPr>
      <w:rPr>
        <w:rFonts w:ascii="Calibri" w:eastAsiaTheme="minorHAnsi" w:hAnsi="Calibri" w:cs="Calibri" w:hint="default"/>
      </w:rPr>
    </w:lvl>
    <w:lvl w:ilvl="1" w:tplc="04090003">
      <w:start w:val="1"/>
      <w:numFmt w:val="bullet"/>
      <w:lvlText w:val="o"/>
      <w:lvlJc w:val="left"/>
      <w:pPr>
        <w:ind w:left="1110" w:hanging="360"/>
      </w:pPr>
      <w:rPr>
        <w:rFonts w:ascii="Courier New" w:hAnsi="Courier New" w:cs="Courier New" w:hint="default"/>
      </w:rPr>
    </w:lvl>
    <w:lvl w:ilvl="2" w:tplc="04090005">
      <w:start w:val="1"/>
      <w:numFmt w:val="bullet"/>
      <w:lvlText w:val=""/>
      <w:lvlJc w:val="left"/>
      <w:pPr>
        <w:ind w:left="1830" w:hanging="360"/>
      </w:pPr>
      <w:rPr>
        <w:rFonts w:ascii="Wingdings" w:hAnsi="Wingdings" w:hint="default"/>
      </w:rPr>
    </w:lvl>
    <w:lvl w:ilvl="3" w:tplc="04090001">
      <w:start w:val="1"/>
      <w:numFmt w:val="bullet"/>
      <w:lvlText w:val=""/>
      <w:lvlJc w:val="left"/>
      <w:pPr>
        <w:ind w:left="2550" w:hanging="360"/>
      </w:pPr>
      <w:rPr>
        <w:rFonts w:ascii="Symbol" w:hAnsi="Symbol" w:hint="default"/>
      </w:rPr>
    </w:lvl>
    <w:lvl w:ilvl="4" w:tplc="04090003">
      <w:start w:val="1"/>
      <w:numFmt w:val="bullet"/>
      <w:lvlText w:val="o"/>
      <w:lvlJc w:val="left"/>
      <w:pPr>
        <w:ind w:left="3270" w:hanging="360"/>
      </w:pPr>
      <w:rPr>
        <w:rFonts w:ascii="Courier New" w:hAnsi="Courier New" w:cs="Courier New" w:hint="default"/>
      </w:rPr>
    </w:lvl>
    <w:lvl w:ilvl="5" w:tplc="04090005">
      <w:start w:val="1"/>
      <w:numFmt w:val="bullet"/>
      <w:lvlText w:val=""/>
      <w:lvlJc w:val="left"/>
      <w:pPr>
        <w:ind w:left="3990" w:hanging="360"/>
      </w:pPr>
      <w:rPr>
        <w:rFonts w:ascii="Wingdings" w:hAnsi="Wingdings" w:hint="default"/>
      </w:rPr>
    </w:lvl>
    <w:lvl w:ilvl="6" w:tplc="04090001">
      <w:start w:val="1"/>
      <w:numFmt w:val="bullet"/>
      <w:lvlText w:val=""/>
      <w:lvlJc w:val="left"/>
      <w:pPr>
        <w:ind w:left="4710" w:hanging="360"/>
      </w:pPr>
      <w:rPr>
        <w:rFonts w:ascii="Symbol" w:hAnsi="Symbol" w:hint="default"/>
      </w:rPr>
    </w:lvl>
    <w:lvl w:ilvl="7" w:tplc="04090003">
      <w:start w:val="1"/>
      <w:numFmt w:val="bullet"/>
      <w:lvlText w:val="o"/>
      <w:lvlJc w:val="left"/>
      <w:pPr>
        <w:ind w:left="5430" w:hanging="360"/>
      </w:pPr>
      <w:rPr>
        <w:rFonts w:ascii="Courier New" w:hAnsi="Courier New" w:cs="Courier New" w:hint="default"/>
      </w:rPr>
    </w:lvl>
    <w:lvl w:ilvl="8" w:tplc="04090005">
      <w:start w:val="1"/>
      <w:numFmt w:val="bullet"/>
      <w:lvlText w:val=""/>
      <w:lvlJc w:val="left"/>
      <w:pPr>
        <w:ind w:left="6150" w:hanging="360"/>
      </w:pPr>
      <w:rPr>
        <w:rFonts w:ascii="Wingdings" w:hAnsi="Wingdings" w:hint="default"/>
      </w:rPr>
    </w:lvl>
  </w:abstractNum>
  <w:abstractNum w:abstractNumId="29" w15:restartNumberingAfterBreak="0">
    <w:nsid w:val="73C759F9"/>
    <w:multiLevelType w:val="hybridMultilevel"/>
    <w:tmpl w:val="E2D6E9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4424E58"/>
    <w:multiLevelType w:val="hybridMultilevel"/>
    <w:tmpl w:val="AC4EC5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6F61CF2"/>
    <w:multiLevelType w:val="hybridMultilevel"/>
    <w:tmpl w:val="D270AE88"/>
    <w:lvl w:ilvl="0" w:tplc="349A40BC">
      <w:numFmt w:val="bullet"/>
      <w:lvlText w:val="-"/>
      <w:lvlJc w:val="left"/>
      <w:pPr>
        <w:ind w:left="390" w:hanging="360"/>
      </w:pPr>
      <w:rPr>
        <w:rFonts w:ascii="Calibri" w:eastAsiaTheme="minorHAnsi" w:hAnsi="Calibri" w:cs="Calibri" w:hint="default"/>
      </w:rPr>
    </w:lvl>
    <w:lvl w:ilvl="1" w:tplc="04090003">
      <w:start w:val="1"/>
      <w:numFmt w:val="bullet"/>
      <w:lvlText w:val="o"/>
      <w:lvlJc w:val="left"/>
      <w:pPr>
        <w:ind w:left="1110" w:hanging="360"/>
      </w:pPr>
      <w:rPr>
        <w:rFonts w:ascii="Courier New" w:hAnsi="Courier New" w:cs="Courier New" w:hint="default"/>
      </w:rPr>
    </w:lvl>
    <w:lvl w:ilvl="2" w:tplc="04090005">
      <w:start w:val="1"/>
      <w:numFmt w:val="bullet"/>
      <w:lvlText w:val=""/>
      <w:lvlJc w:val="left"/>
      <w:pPr>
        <w:ind w:left="1830" w:hanging="360"/>
      </w:pPr>
      <w:rPr>
        <w:rFonts w:ascii="Wingdings" w:hAnsi="Wingdings" w:hint="default"/>
      </w:rPr>
    </w:lvl>
    <w:lvl w:ilvl="3" w:tplc="04090001">
      <w:start w:val="1"/>
      <w:numFmt w:val="bullet"/>
      <w:lvlText w:val=""/>
      <w:lvlJc w:val="left"/>
      <w:pPr>
        <w:ind w:left="2550" w:hanging="360"/>
      </w:pPr>
      <w:rPr>
        <w:rFonts w:ascii="Symbol" w:hAnsi="Symbol" w:hint="default"/>
      </w:rPr>
    </w:lvl>
    <w:lvl w:ilvl="4" w:tplc="04090003">
      <w:start w:val="1"/>
      <w:numFmt w:val="bullet"/>
      <w:lvlText w:val="o"/>
      <w:lvlJc w:val="left"/>
      <w:pPr>
        <w:ind w:left="3270" w:hanging="360"/>
      </w:pPr>
      <w:rPr>
        <w:rFonts w:ascii="Courier New" w:hAnsi="Courier New" w:cs="Courier New" w:hint="default"/>
      </w:rPr>
    </w:lvl>
    <w:lvl w:ilvl="5" w:tplc="04090005">
      <w:start w:val="1"/>
      <w:numFmt w:val="bullet"/>
      <w:lvlText w:val=""/>
      <w:lvlJc w:val="left"/>
      <w:pPr>
        <w:ind w:left="3990" w:hanging="360"/>
      </w:pPr>
      <w:rPr>
        <w:rFonts w:ascii="Wingdings" w:hAnsi="Wingdings" w:hint="default"/>
      </w:rPr>
    </w:lvl>
    <w:lvl w:ilvl="6" w:tplc="04090001">
      <w:start w:val="1"/>
      <w:numFmt w:val="bullet"/>
      <w:lvlText w:val=""/>
      <w:lvlJc w:val="left"/>
      <w:pPr>
        <w:ind w:left="4710" w:hanging="360"/>
      </w:pPr>
      <w:rPr>
        <w:rFonts w:ascii="Symbol" w:hAnsi="Symbol" w:hint="default"/>
      </w:rPr>
    </w:lvl>
    <w:lvl w:ilvl="7" w:tplc="04090003">
      <w:start w:val="1"/>
      <w:numFmt w:val="bullet"/>
      <w:lvlText w:val="o"/>
      <w:lvlJc w:val="left"/>
      <w:pPr>
        <w:ind w:left="5430" w:hanging="360"/>
      </w:pPr>
      <w:rPr>
        <w:rFonts w:ascii="Courier New" w:hAnsi="Courier New" w:cs="Courier New" w:hint="default"/>
      </w:rPr>
    </w:lvl>
    <w:lvl w:ilvl="8" w:tplc="04090005">
      <w:start w:val="1"/>
      <w:numFmt w:val="bullet"/>
      <w:lvlText w:val=""/>
      <w:lvlJc w:val="left"/>
      <w:pPr>
        <w:ind w:left="6150" w:hanging="360"/>
      </w:pPr>
      <w:rPr>
        <w:rFonts w:ascii="Wingdings" w:hAnsi="Wingdings" w:hint="default"/>
      </w:rPr>
    </w:lvl>
  </w:abstractNum>
  <w:abstractNum w:abstractNumId="32" w15:restartNumberingAfterBreak="0">
    <w:nsid w:val="79550DA1"/>
    <w:multiLevelType w:val="hybridMultilevel"/>
    <w:tmpl w:val="1D00CB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A6C6365"/>
    <w:multiLevelType w:val="hybridMultilevel"/>
    <w:tmpl w:val="B25E65D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7AB41323"/>
    <w:multiLevelType w:val="hybridMultilevel"/>
    <w:tmpl w:val="45F679A8"/>
    <w:lvl w:ilvl="0" w:tplc="821029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CAD5B31"/>
    <w:multiLevelType w:val="hybridMultilevel"/>
    <w:tmpl w:val="C25CBF0A"/>
    <w:lvl w:ilvl="0" w:tplc="04090001">
      <w:start w:val="1"/>
      <w:numFmt w:val="bullet"/>
      <w:lvlText w:val=""/>
      <w:lvlJc w:val="left"/>
      <w:pPr>
        <w:ind w:left="750" w:hanging="360"/>
      </w:pPr>
      <w:rPr>
        <w:rFonts w:ascii="Symbol" w:hAnsi="Symbol" w:hint="default"/>
      </w:rPr>
    </w:lvl>
    <w:lvl w:ilvl="1" w:tplc="04090003">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num w:numId="1">
    <w:abstractNumId w:val="10"/>
  </w:num>
  <w:num w:numId="2">
    <w:abstractNumId w:val="30"/>
  </w:num>
  <w:num w:numId="3">
    <w:abstractNumId w:val="9"/>
  </w:num>
  <w:num w:numId="4">
    <w:abstractNumId w:val="2"/>
  </w:num>
  <w:num w:numId="5">
    <w:abstractNumId w:val="31"/>
  </w:num>
  <w:num w:numId="6">
    <w:abstractNumId w:val="28"/>
  </w:num>
  <w:num w:numId="7">
    <w:abstractNumId w:val="35"/>
  </w:num>
  <w:num w:numId="8">
    <w:abstractNumId w:val="20"/>
  </w:num>
  <w:num w:numId="9">
    <w:abstractNumId w:val="7"/>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num>
  <w:num w:numId="13">
    <w:abstractNumId w:val="6"/>
  </w:num>
  <w:num w:numId="14">
    <w:abstractNumId w:val="16"/>
  </w:num>
  <w:num w:numId="15">
    <w:abstractNumId w:val="12"/>
  </w:num>
  <w:num w:numId="16">
    <w:abstractNumId w:val="18"/>
  </w:num>
  <w:num w:numId="17">
    <w:abstractNumId w:val="13"/>
  </w:num>
  <w:num w:numId="18">
    <w:abstractNumId w:val="22"/>
  </w:num>
  <w:num w:numId="19">
    <w:abstractNumId w:val="15"/>
  </w:num>
  <w:num w:numId="20">
    <w:abstractNumId w:val="21"/>
  </w:num>
  <w:num w:numId="21">
    <w:abstractNumId w:val="4"/>
  </w:num>
  <w:num w:numId="22">
    <w:abstractNumId w:val="1"/>
  </w:num>
  <w:num w:numId="23">
    <w:abstractNumId w:val="3"/>
  </w:num>
  <w:num w:numId="24">
    <w:abstractNumId w:val="29"/>
  </w:num>
  <w:num w:numId="25">
    <w:abstractNumId w:val="26"/>
  </w:num>
  <w:num w:numId="26">
    <w:abstractNumId w:val="32"/>
  </w:num>
  <w:num w:numId="27">
    <w:abstractNumId w:val="24"/>
  </w:num>
  <w:num w:numId="28">
    <w:abstractNumId w:val="19"/>
  </w:num>
  <w:num w:numId="29">
    <w:abstractNumId w:val="5"/>
  </w:num>
  <w:num w:numId="30">
    <w:abstractNumId w:val="25"/>
  </w:num>
  <w:num w:numId="31">
    <w:abstractNumId w:val="33"/>
  </w:num>
  <w:num w:numId="32">
    <w:abstractNumId w:val="34"/>
  </w:num>
  <w:num w:numId="33">
    <w:abstractNumId w:val="17"/>
  </w:num>
  <w:num w:numId="34">
    <w:abstractNumId w:val="0"/>
  </w:num>
  <w:num w:numId="35">
    <w:abstractNumId w:val="8"/>
  </w:num>
  <w:num w:numId="36">
    <w:abstractNumId w:val="23"/>
  </w:num>
  <w:num w:numId="37">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achel Groth">
    <w15:presenceInfo w15:providerId="None" w15:userId="Rachel Groth"/>
  </w15:person>
  <w15:person w15:author="DSU">
    <w15:presenceInfo w15:providerId="None" w15:userId="DSU"/>
  </w15:person>
  <w15:person w15:author="xrachel.the.greatx@gmail.com">
    <w15:presenceInfo w15:providerId="Windows Live" w15:userId="ef7d36a0e400e8a5"/>
  </w15:person>
  <w15:person w15:author="Hicks, Cameron">
    <w15:presenceInfo w15:providerId="None" w15:userId="Hicks, Camer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proofState w:spelling="clean" w:grammar="clean"/>
  <w:trackRevisions/>
  <w:defaultTabStop w:val="720"/>
  <w:evenAndOddHeaders/>
  <w:drawingGridHorizontalSpacing w:val="110"/>
  <w:displayHorizontalDrawingGridEvery w:val="2"/>
  <w:displayVerticalDrawingGridEvery w:val="2"/>
  <w:characterSpacingControl w:val="doNotCompress"/>
  <w:hdrShapeDefaults>
    <o:shapedefaults v:ext="edit" spidmax="2049" fill="f" fillcolor="white" stroke="f">
      <v:fill color="white" on="f"/>
      <v:stroke on="f"/>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7AE7"/>
    <w:rsid w:val="00004B9B"/>
    <w:rsid w:val="00006E32"/>
    <w:rsid w:val="00011F37"/>
    <w:rsid w:val="000141EA"/>
    <w:rsid w:val="000375C9"/>
    <w:rsid w:val="00051668"/>
    <w:rsid w:val="00055260"/>
    <w:rsid w:val="000604B9"/>
    <w:rsid w:val="000622F5"/>
    <w:rsid w:val="00066E0E"/>
    <w:rsid w:val="00070169"/>
    <w:rsid w:val="00084320"/>
    <w:rsid w:val="00090863"/>
    <w:rsid w:val="00092B2F"/>
    <w:rsid w:val="00095875"/>
    <w:rsid w:val="000A2C88"/>
    <w:rsid w:val="000C54EA"/>
    <w:rsid w:val="000C55EE"/>
    <w:rsid w:val="000C62AB"/>
    <w:rsid w:val="000C6C81"/>
    <w:rsid w:val="000E3873"/>
    <w:rsid w:val="000E4B17"/>
    <w:rsid w:val="000E78B2"/>
    <w:rsid w:val="0010722C"/>
    <w:rsid w:val="00107EFA"/>
    <w:rsid w:val="00114EB8"/>
    <w:rsid w:val="00131B36"/>
    <w:rsid w:val="00135386"/>
    <w:rsid w:val="00137A4C"/>
    <w:rsid w:val="00143438"/>
    <w:rsid w:val="0015036A"/>
    <w:rsid w:val="00162A62"/>
    <w:rsid w:val="00191BD2"/>
    <w:rsid w:val="001940E8"/>
    <w:rsid w:val="0019468E"/>
    <w:rsid w:val="001A2A88"/>
    <w:rsid w:val="001B3229"/>
    <w:rsid w:val="001C3CEE"/>
    <w:rsid w:val="001C642A"/>
    <w:rsid w:val="001D028C"/>
    <w:rsid w:val="001D3721"/>
    <w:rsid w:val="001D5533"/>
    <w:rsid w:val="001D6D11"/>
    <w:rsid w:val="00200AC3"/>
    <w:rsid w:val="00207D41"/>
    <w:rsid w:val="00212AC4"/>
    <w:rsid w:val="00232ECC"/>
    <w:rsid w:val="002406E9"/>
    <w:rsid w:val="00246324"/>
    <w:rsid w:val="002553BE"/>
    <w:rsid w:val="0025649E"/>
    <w:rsid w:val="00256688"/>
    <w:rsid w:val="0026253F"/>
    <w:rsid w:val="002652FF"/>
    <w:rsid w:val="002801C2"/>
    <w:rsid w:val="00287FF9"/>
    <w:rsid w:val="002B0137"/>
    <w:rsid w:val="002B5C27"/>
    <w:rsid w:val="002B753F"/>
    <w:rsid w:val="002C613C"/>
    <w:rsid w:val="002C7953"/>
    <w:rsid w:val="002D5025"/>
    <w:rsid w:val="002E0EE9"/>
    <w:rsid w:val="002E3A9D"/>
    <w:rsid w:val="002E4DEB"/>
    <w:rsid w:val="002F3699"/>
    <w:rsid w:val="00303A51"/>
    <w:rsid w:val="00307CF6"/>
    <w:rsid w:val="00317468"/>
    <w:rsid w:val="00325117"/>
    <w:rsid w:val="00332AF2"/>
    <w:rsid w:val="00335C2F"/>
    <w:rsid w:val="00340F41"/>
    <w:rsid w:val="00343CF8"/>
    <w:rsid w:val="00343EB5"/>
    <w:rsid w:val="00346F99"/>
    <w:rsid w:val="00357BBF"/>
    <w:rsid w:val="003707E7"/>
    <w:rsid w:val="00372072"/>
    <w:rsid w:val="00372879"/>
    <w:rsid w:val="00376BCB"/>
    <w:rsid w:val="00382B62"/>
    <w:rsid w:val="00392036"/>
    <w:rsid w:val="00394E01"/>
    <w:rsid w:val="0039541F"/>
    <w:rsid w:val="003B53EB"/>
    <w:rsid w:val="003D38F4"/>
    <w:rsid w:val="003E0BF9"/>
    <w:rsid w:val="003E3770"/>
    <w:rsid w:val="003E678E"/>
    <w:rsid w:val="003F2A40"/>
    <w:rsid w:val="003F3E9C"/>
    <w:rsid w:val="00404AD0"/>
    <w:rsid w:val="00420BB4"/>
    <w:rsid w:val="00421C5D"/>
    <w:rsid w:val="00427752"/>
    <w:rsid w:val="0043162F"/>
    <w:rsid w:val="004379BF"/>
    <w:rsid w:val="00445EDC"/>
    <w:rsid w:val="00457923"/>
    <w:rsid w:val="00460E8E"/>
    <w:rsid w:val="00466607"/>
    <w:rsid w:val="00473E3C"/>
    <w:rsid w:val="00482501"/>
    <w:rsid w:val="004867C5"/>
    <w:rsid w:val="00487949"/>
    <w:rsid w:val="004915C6"/>
    <w:rsid w:val="004A0FFD"/>
    <w:rsid w:val="004A11D0"/>
    <w:rsid w:val="004A1585"/>
    <w:rsid w:val="004B1DD1"/>
    <w:rsid w:val="004D1FEA"/>
    <w:rsid w:val="004D44BC"/>
    <w:rsid w:val="004D48FA"/>
    <w:rsid w:val="004E0937"/>
    <w:rsid w:val="004E2E31"/>
    <w:rsid w:val="00503F94"/>
    <w:rsid w:val="005173C5"/>
    <w:rsid w:val="00521BCF"/>
    <w:rsid w:val="005222F9"/>
    <w:rsid w:val="00536752"/>
    <w:rsid w:val="00536B35"/>
    <w:rsid w:val="005459C7"/>
    <w:rsid w:val="00557B99"/>
    <w:rsid w:val="0056799D"/>
    <w:rsid w:val="00573811"/>
    <w:rsid w:val="00575C7D"/>
    <w:rsid w:val="00590A02"/>
    <w:rsid w:val="00592BF1"/>
    <w:rsid w:val="00597EAC"/>
    <w:rsid w:val="005A0EDE"/>
    <w:rsid w:val="005A6BB8"/>
    <w:rsid w:val="005B2271"/>
    <w:rsid w:val="005B2CF8"/>
    <w:rsid w:val="005B43EA"/>
    <w:rsid w:val="005B484B"/>
    <w:rsid w:val="005B55C5"/>
    <w:rsid w:val="005C26B9"/>
    <w:rsid w:val="005C43FB"/>
    <w:rsid w:val="005C7506"/>
    <w:rsid w:val="005D0D56"/>
    <w:rsid w:val="005D2BDA"/>
    <w:rsid w:val="005E6400"/>
    <w:rsid w:val="005F1244"/>
    <w:rsid w:val="005F2449"/>
    <w:rsid w:val="005F3806"/>
    <w:rsid w:val="005F5C1D"/>
    <w:rsid w:val="00610CD9"/>
    <w:rsid w:val="006161A9"/>
    <w:rsid w:val="006240D8"/>
    <w:rsid w:val="00632733"/>
    <w:rsid w:val="0063638C"/>
    <w:rsid w:val="00642E80"/>
    <w:rsid w:val="006570D9"/>
    <w:rsid w:val="00662614"/>
    <w:rsid w:val="006653EA"/>
    <w:rsid w:val="00670BCD"/>
    <w:rsid w:val="006747FB"/>
    <w:rsid w:val="00685C60"/>
    <w:rsid w:val="0069062E"/>
    <w:rsid w:val="00696DA8"/>
    <w:rsid w:val="006A0EA2"/>
    <w:rsid w:val="006A3352"/>
    <w:rsid w:val="006B4BB6"/>
    <w:rsid w:val="006B5B60"/>
    <w:rsid w:val="006C1354"/>
    <w:rsid w:val="006D056F"/>
    <w:rsid w:val="006E2751"/>
    <w:rsid w:val="006E288B"/>
    <w:rsid w:val="006F4131"/>
    <w:rsid w:val="0070783B"/>
    <w:rsid w:val="00715522"/>
    <w:rsid w:val="007274AC"/>
    <w:rsid w:val="0073596F"/>
    <w:rsid w:val="0074416A"/>
    <w:rsid w:val="00756186"/>
    <w:rsid w:val="00761332"/>
    <w:rsid w:val="00762723"/>
    <w:rsid w:val="00766CA0"/>
    <w:rsid w:val="00777DD5"/>
    <w:rsid w:val="00782EB6"/>
    <w:rsid w:val="00792A60"/>
    <w:rsid w:val="00796D33"/>
    <w:rsid w:val="007A2F7D"/>
    <w:rsid w:val="007A2FEF"/>
    <w:rsid w:val="007A43EE"/>
    <w:rsid w:val="007B09B8"/>
    <w:rsid w:val="007B2DE9"/>
    <w:rsid w:val="007B74C1"/>
    <w:rsid w:val="007C5901"/>
    <w:rsid w:val="007C6935"/>
    <w:rsid w:val="007D58C7"/>
    <w:rsid w:val="007E3158"/>
    <w:rsid w:val="008018D8"/>
    <w:rsid w:val="008035B0"/>
    <w:rsid w:val="008050D2"/>
    <w:rsid w:val="00810281"/>
    <w:rsid w:val="008222C1"/>
    <w:rsid w:val="00843C9D"/>
    <w:rsid w:val="0087310F"/>
    <w:rsid w:val="00881477"/>
    <w:rsid w:val="00883E87"/>
    <w:rsid w:val="008845BE"/>
    <w:rsid w:val="008A70EE"/>
    <w:rsid w:val="008B38C1"/>
    <w:rsid w:val="008D43FB"/>
    <w:rsid w:val="008E04E6"/>
    <w:rsid w:val="008E37AD"/>
    <w:rsid w:val="008F10FF"/>
    <w:rsid w:val="008F21CA"/>
    <w:rsid w:val="008F6B96"/>
    <w:rsid w:val="00907E2A"/>
    <w:rsid w:val="00925451"/>
    <w:rsid w:val="00934105"/>
    <w:rsid w:val="00941DB4"/>
    <w:rsid w:val="009537C5"/>
    <w:rsid w:val="00953A71"/>
    <w:rsid w:val="00954E0D"/>
    <w:rsid w:val="00955042"/>
    <w:rsid w:val="00956822"/>
    <w:rsid w:val="009650C6"/>
    <w:rsid w:val="00970AFA"/>
    <w:rsid w:val="0097261F"/>
    <w:rsid w:val="009901AA"/>
    <w:rsid w:val="00995A94"/>
    <w:rsid w:val="009A59CD"/>
    <w:rsid w:val="009C1354"/>
    <w:rsid w:val="009C1EF5"/>
    <w:rsid w:val="009C6B53"/>
    <w:rsid w:val="009E5727"/>
    <w:rsid w:val="009F6155"/>
    <w:rsid w:val="00A15637"/>
    <w:rsid w:val="00A32B18"/>
    <w:rsid w:val="00A3313A"/>
    <w:rsid w:val="00A3565D"/>
    <w:rsid w:val="00A427F7"/>
    <w:rsid w:val="00A4613D"/>
    <w:rsid w:val="00A5032F"/>
    <w:rsid w:val="00A600D5"/>
    <w:rsid w:val="00A953A7"/>
    <w:rsid w:val="00AA1266"/>
    <w:rsid w:val="00AA1632"/>
    <w:rsid w:val="00AA3B53"/>
    <w:rsid w:val="00AA4F7B"/>
    <w:rsid w:val="00AB394C"/>
    <w:rsid w:val="00AB536A"/>
    <w:rsid w:val="00AD470D"/>
    <w:rsid w:val="00AE12E3"/>
    <w:rsid w:val="00AE157E"/>
    <w:rsid w:val="00B053FF"/>
    <w:rsid w:val="00B068E6"/>
    <w:rsid w:val="00B234AF"/>
    <w:rsid w:val="00B31E72"/>
    <w:rsid w:val="00B377B6"/>
    <w:rsid w:val="00B44702"/>
    <w:rsid w:val="00B508F5"/>
    <w:rsid w:val="00B55DE6"/>
    <w:rsid w:val="00B73563"/>
    <w:rsid w:val="00B76FB7"/>
    <w:rsid w:val="00B819A9"/>
    <w:rsid w:val="00B91B01"/>
    <w:rsid w:val="00B95011"/>
    <w:rsid w:val="00B95A51"/>
    <w:rsid w:val="00B97911"/>
    <w:rsid w:val="00BA7C2C"/>
    <w:rsid w:val="00BB1E84"/>
    <w:rsid w:val="00BB2677"/>
    <w:rsid w:val="00BC0EEC"/>
    <w:rsid w:val="00BC1DF6"/>
    <w:rsid w:val="00BC6369"/>
    <w:rsid w:val="00BD0766"/>
    <w:rsid w:val="00BD1FFA"/>
    <w:rsid w:val="00BD4DFD"/>
    <w:rsid w:val="00BD5D4A"/>
    <w:rsid w:val="00BE226F"/>
    <w:rsid w:val="00BE7432"/>
    <w:rsid w:val="00BF09FD"/>
    <w:rsid w:val="00BF144D"/>
    <w:rsid w:val="00BF1BA1"/>
    <w:rsid w:val="00BF3ED3"/>
    <w:rsid w:val="00BF5B08"/>
    <w:rsid w:val="00BF6D39"/>
    <w:rsid w:val="00C23F11"/>
    <w:rsid w:val="00C26F44"/>
    <w:rsid w:val="00C363DA"/>
    <w:rsid w:val="00C53BBE"/>
    <w:rsid w:val="00C55480"/>
    <w:rsid w:val="00C670A7"/>
    <w:rsid w:val="00C67924"/>
    <w:rsid w:val="00C7204C"/>
    <w:rsid w:val="00C72549"/>
    <w:rsid w:val="00C75CE1"/>
    <w:rsid w:val="00C7780F"/>
    <w:rsid w:val="00C77D7B"/>
    <w:rsid w:val="00C828F0"/>
    <w:rsid w:val="00C84F87"/>
    <w:rsid w:val="00C960F0"/>
    <w:rsid w:val="00CA2247"/>
    <w:rsid w:val="00CB73A3"/>
    <w:rsid w:val="00CC48C3"/>
    <w:rsid w:val="00CD2A89"/>
    <w:rsid w:val="00CD4E7E"/>
    <w:rsid w:val="00CE2BFE"/>
    <w:rsid w:val="00CF2CA6"/>
    <w:rsid w:val="00CF360F"/>
    <w:rsid w:val="00CF662A"/>
    <w:rsid w:val="00D0540B"/>
    <w:rsid w:val="00D07124"/>
    <w:rsid w:val="00D30729"/>
    <w:rsid w:val="00D34492"/>
    <w:rsid w:val="00D476EC"/>
    <w:rsid w:val="00D516FF"/>
    <w:rsid w:val="00D53039"/>
    <w:rsid w:val="00D602FA"/>
    <w:rsid w:val="00D71818"/>
    <w:rsid w:val="00D767C7"/>
    <w:rsid w:val="00D8723C"/>
    <w:rsid w:val="00D8759C"/>
    <w:rsid w:val="00D90783"/>
    <w:rsid w:val="00D95116"/>
    <w:rsid w:val="00D96CA4"/>
    <w:rsid w:val="00DA7F0A"/>
    <w:rsid w:val="00DB1084"/>
    <w:rsid w:val="00DB56E8"/>
    <w:rsid w:val="00DB5A7B"/>
    <w:rsid w:val="00DB7F26"/>
    <w:rsid w:val="00DD5EB4"/>
    <w:rsid w:val="00DF41E2"/>
    <w:rsid w:val="00E00007"/>
    <w:rsid w:val="00E1179C"/>
    <w:rsid w:val="00E11E5C"/>
    <w:rsid w:val="00E210EB"/>
    <w:rsid w:val="00E256E3"/>
    <w:rsid w:val="00E36E37"/>
    <w:rsid w:val="00E42A15"/>
    <w:rsid w:val="00E4419D"/>
    <w:rsid w:val="00E52596"/>
    <w:rsid w:val="00E53E29"/>
    <w:rsid w:val="00E54C4B"/>
    <w:rsid w:val="00E55940"/>
    <w:rsid w:val="00E56398"/>
    <w:rsid w:val="00E62728"/>
    <w:rsid w:val="00E716AF"/>
    <w:rsid w:val="00E71C41"/>
    <w:rsid w:val="00E731FD"/>
    <w:rsid w:val="00E859A4"/>
    <w:rsid w:val="00E85B92"/>
    <w:rsid w:val="00E91640"/>
    <w:rsid w:val="00E93F4E"/>
    <w:rsid w:val="00E94144"/>
    <w:rsid w:val="00E94C6C"/>
    <w:rsid w:val="00EA05DE"/>
    <w:rsid w:val="00EA251A"/>
    <w:rsid w:val="00EA3009"/>
    <w:rsid w:val="00EA4677"/>
    <w:rsid w:val="00EB0125"/>
    <w:rsid w:val="00EB08AD"/>
    <w:rsid w:val="00EB1331"/>
    <w:rsid w:val="00EB61D8"/>
    <w:rsid w:val="00EB6D14"/>
    <w:rsid w:val="00EC104B"/>
    <w:rsid w:val="00EC1E25"/>
    <w:rsid w:val="00EC6880"/>
    <w:rsid w:val="00ED4425"/>
    <w:rsid w:val="00ED6965"/>
    <w:rsid w:val="00EE61FD"/>
    <w:rsid w:val="00EF69E5"/>
    <w:rsid w:val="00F0336A"/>
    <w:rsid w:val="00F151AA"/>
    <w:rsid w:val="00F16363"/>
    <w:rsid w:val="00F32571"/>
    <w:rsid w:val="00F439A0"/>
    <w:rsid w:val="00F47F0E"/>
    <w:rsid w:val="00F565A8"/>
    <w:rsid w:val="00F71F3C"/>
    <w:rsid w:val="00F72A7E"/>
    <w:rsid w:val="00F753F2"/>
    <w:rsid w:val="00F75405"/>
    <w:rsid w:val="00F92CD9"/>
    <w:rsid w:val="00F96C3E"/>
    <w:rsid w:val="00FA38A6"/>
    <w:rsid w:val="00FB7F6F"/>
    <w:rsid w:val="00FC2FEF"/>
    <w:rsid w:val="00FC7080"/>
    <w:rsid w:val="00FC7AE7"/>
    <w:rsid w:val="00FD068F"/>
    <w:rsid w:val="00FE3DB1"/>
    <w:rsid w:val="00FE7709"/>
    <w:rsid w:val="00FF148B"/>
    <w:rsid w:val="00FF78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5F5EB950"/>
  <w15:docId w15:val="{E45613F7-E8BF-48B9-8CA6-6195C9966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32571"/>
    <w:rPr>
      <w:sz w:val="24"/>
    </w:rPr>
  </w:style>
  <w:style w:type="paragraph" w:styleId="Heading1">
    <w:name w:val="heading 1"/>
    <w:basedOn w:val="Normal"/>
    <w:next w:val="Normal"/>
    <w:link w:val="Heading1Char"/>
    <w:uiPriority w:val="9"/>
    <w:qFormat/>
    <w:rsid w:val="00335C2F"/>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335C2F"/>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335C2F"/>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335C2F"/>
    <w:pPr>
      <w:keepNext/>
      <w:keepLines/>
      <w:spacing w:before="40" w:after="0"/>
      <w:outlineLvl w:val="3"/>
    </w:pPr>
    <w:rPr>
      <w:rFonts w:asciiTheme="majorHAnsi" w:eastAsiaTheme="majorEastAsia" w:hAnsiTheme="majorHAnsi" w:cstheme="majorBidi"/>
      <w:color w:val="365F91" w:themeColor="accent1" w:themeShade="BF"/>
      <w:szCs w:val="24"/>
    </w:rPr>
  </w:style>
  <w:style w:type="paragraph" w:styleId="Heading5">
    <w:name w:val="heading 5"/>
    <w:basedOn w:val="Normal"/>
    <w:next w:val="Normal"/>
    <w:link w:val="Heading5Char"/>
    <w:uiPriority w:val="9"/>
    <w:unhideWhenUsed/>
    <w:qFormat/>
    <w:rsid w:val="00335C2F"/>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335C2F"/>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335C2F"/>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335C2F"/>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335C2F"/>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7AE7"/>
    <w:pPr>
      <w:ind w:left="720"/>
      <w:contextualSpacing/>
    </w:pPr>
  </w:style>
  <w:style w:type="character" w:customStyle="1" w:styleId="Heading1Char">
    <w:name w:val="Heading 1 Char"/>
    <w:basedOn w:val="DefaultParagraphFont"/>
    <w:link w:val="Heading1"/>
    <w:uiPriority w:val="9"/>
    <w:rsid w:val="00335C2F"/>
    <w:rPr>
      <w:rFonts w:asciiTheme="majorHAnsi" w:eastAsiaTheme="majorEastAsia" w:hAnsiTheme="majorHAnsi" w:cstheme="majorBidi"/>
      <w:color w:val="244061" w:themeColor="accent1" w:themeShade="80"/>
      <w:sz w:val="36"/>
      <w:szCs w:val="36"/>
    </w:rPr>
  </w:style>
  <w:style w:type="paragraph" w:styleId="NoSpacing">
    <w:name w:val="No Spacing"/>
    <w:uiPriority w:val="1"/>
    <w:qFormat/>
    <w:rsid w:val="00335C2F"/>
    <w:pPr>
      <w:spacing w:after="0" w:line="240" w:lineRule="auto"/>
    </w:pPr>
  </w:style>
  <w:style w:type="character" w:customStyle="1" w:styleId="Heading2Char">
    <w:name w:val="Heading 2 Char"/>
    <w:basedOn w:val="DefaultParagraphFont"/>
    <w:link w:val="Heading2"/>
    <w:uiPriority w:val="9"/>
    <w:rsid w:val="00335C2F"/>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335C2F"/>
    <w:rPr>
      <w:rFonts w:asciiTheme="majorHAnsi" w:eastAsiaTheme="majorEastAsia" w:hAnsiTheme="majorHAnsi" w:cstheme="majorBidi"/>
      <w:color w:val="365F91" w:themeColor="accent1" w:themeShade="BF"/>
      <w:sz w:val="28"/>
      <w:szCs w:val="28"/>
    </w:rPr>
  </w:style>
  <w:style w:type="paragraph" w:styleId="TOCHeading">
    <w:name w:val="TOC Heading"/>
    <w:basedOn w:val="Heading1"/>
    <w:next w:val="Normal"/>
    <w:uiPriority w:val="39"/>
    <w:unhideWhenUsed/>
    <w:qFormat/>
    <w:rsid w:val="00335C2F"/>
    <w:pPr>
      <w:outlineLvl w:val="9"/>
    </w:pPr>
  </w:style>
  <w:style w:type="paragraph" w:styleId="TOC1">
    <w:name w:val="toc 1"/>
    <w:basedOn w:val="Normal"/>
    <w:next w:val="Normal"/>
    <w:autoRedefine/>
    <w:uiPriority w:val="39"/>
    <w:unhideWhenUsed/>
    <w:rsid w:val="002E0EE9"/>
    <w:pPr>
      <w:tabs>
        <w:tab w:val="right" w:leader="dot" w:pos="5040"/>
      </w:tabs>
      <w:spacing w:after="100"/>
    </w:pPr>
    <w:rPr>
      <w:b/>
      <w:noProof/>
    </w:rPr>
  </w:style>
  <w:style w:type="character" w:styleId="Hyperlink">
    <w:name w:val="Hyperlink"/>
    <w:basedOn w:val="DefaultParagraphFont"/>
    <w:uiPriority w:val="99"/>
    <w:unhideWhenUsed/>
    <w:rsid w:val="00766CA0"/>
    <w:rPr>
      <w:color w:val="0000FF" w:themeColor="hyperlink"/>
      <w:u w:val="single"/>
    </w:rPr>
  </w:style>
  <w:style w:type="paragraph" w:styleId="TOC2">
    <w:name w:val="toc 2"/>
    <w:basedOn w:val="Normal"/>
    <w:next w:val="Normal"/>
    <w:autoRedefine/>
    <w:uiPriority w:val="39"/>
    <w:unhideWhenUsed/>
    <w:rsid w:val="00162A62"/>
    <w:pPr>
      <w:tabs>
        <w:tab w:val="right" w:leader="dot" w:pos="5040"/>
      </w:tabs>
      <w:spacing w:after="100"/>
      <w:ind w:left="220"/>
    </w:pPr>
    <w:rPr>
      <w:i/>
      <w:noProof/>
    </w:rPr>
  </w:style>
  <w:style w:type="paragraph" w:styleId="Header">
    <w:name w:val="header"/>
    <w:basedOn w:val="Normal"/>
    <w:link w:val="HeaderChar"/>
    <w:uiPriority w:val="99"/>
    <w:unhideWhenUsed/>
    <w:rsid w:val="00766C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6CA0"/>
  </w:style>
  <w:style w:type="paragraph" w:styleId="Footer">
    <w:name w:val="footer"/>
    <w:basedOn w:val="Normal"/>
    <w:link w:val="FooterChar"/>
    <w:uiPriority w:val="99"/>
    <w:unhideWhenUsed/>
    <w:rsid w:val="00766C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6CA0"/>
  </w:style>
  <w:style w:type="paragraph" w:styleId="TOC3">
    <w:name w:val="toc 3"/>
    <w:basedOn w:val="Normal"/>
    <w:next w:val="Normal"/>
    <w:autoRedefine/>
    <w:uiPriority w:val="39"/>
    <w:unhideWhenUsed/>
    <w:rsid w:val="00766CA0"/>
    <w:pPr>
      <w:spacing w:after="100"/>
      <w:ind w:left="440"/>
    </w:pPr>
  </w:style>
  <w:style w:type="character" w:customStyle="1" w:styleId="Heading4Char">
    <w:name w:val="Heading 4 Char"/>
    <w:basedOn w:val="DefaultParagraphFont"/>
    <w:link w:val="Heading4"/>
    <w:uiPriority w:val="9"/>
    <w:rsid w:val="00335C2F"/>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rsid w:val="00335C2F"/>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335C2F"/>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335C2F"/>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335C2F"/>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335C2F"/>
    <w:rPr>
      <w:rFonts w:asciiTheme="majorHAnsi" w:eastAsiaTheme="majorEastAsia" w:hAnsiTheme="majorHAnsi" w:cstheme="majorBidi"/>
      <w:i/>
      <w:iCs/>
      <w:color w:val="244061" w:themeColor="accent1" w:themeShade="80"/>
    </w:rPr>
  </w:style>
  <w:style w:type="paragraph" w:styleId="Caption">
    <w:name w:val="caption"/>
    <w:basedOn w:val="Normal"/>
    <w:next w:val="Normal"/>
    <w:uiPriority w:val="35"/>
    <w:semiHidden/>
    <w:unhideWhenUsed/>
    <w:qFormat/>
    <w:rsid w:val="00335C2F"/>
    <w:pPr>
      <w:spacing w:line="240" w:lineRule="auto"/>
    </w:pPr>
    <w:rPr>
      <w:b/>
      <w:bCs/>
      <w:smallCaps/>
      <w:color w:val="1F497D" w:themeColor="text2"/>
    </w:rPr>
  </w:style>
  <w:style w:type="paragraph" w:styleId="Title">
    <w:name w:val="Title"/>
    <w:basedOn w:val="Normal"/>
    <w:next w:val="Normal"/>
    <w:link w:val="TitleChar"/>
    <w:uiPriority w:val="10"/>
    <w:qFormat/>
    <w:rsid w:val="00335C2F"/>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335C2F"/>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335C2F"/>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335C2F"/>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335C2F"/>
    <w:rPr>
      <w:b/>
      <w:bCs/>
    </w:rPr>
  </w:style>
  <w:style w:type="character" w:styleId="Emphasis">
    <w:name w:val="Emphasis"/>
    <w:basedOn w:val="DefaultParagraphFont"/>
    <w:uiPriority w:val="20"/>
    <w:qFormat/>
    <w:rsid w:val="00335C2F"/>
    <w:rPr>
      <w:i/>
      <w:iCs/>
    </w:rPr>
  </w:style>
  <w:style w:type="paragraph" w:styleId="Quote">
    <w:name w:val="Quote"/>
    <w:basedOn w:val="Normal"/>
    <w:next w:val="Normal"/>
    <w:link w:val="QuoteChar"/>
    <w:uiPriority w:val="29"/>
    <w:qFormat/>
    <w:rsid w:val="00335C2F"/>
    <w:pPr>
      <w:spacing w:before="120" w:after="120"/>
      <w:ind w:left="720"/>
    </w:pPr>
    <w:rPr>
      <w:color w:val="1F497D" w:themeColor="text2"/>
      <w:szCs w:val="24"/>
    </w:rPr>
  </w:style>
  <w:style w:type="character" w:customStyle="1" w:styleId="QuoteChar">
    <w:name w:val="Quote Char"/>
    <w:basedOn w:val="DefaultParagraphFont"/>
    <w:link w:val="Quote"/>
    <w:uiPriority w:val="29"/>
    <w:rsid w:val="00335C2F"/>
    <w:rPr>
      <w:color w:val="1F497D" w:themeColor="text2"/>
      <w:sz w:val="24"/>
      <w:szCs w:val="24"/>
    </w:rPr>
  </w:style>
  <w:style w:type="paragraph" w:styleId="IntenseQuote">
    <w:name w:val="Intense Quote"/>
    <w:basedOn w:val="Normal"/>
    <w:next w:val="Normal"/>
    <w:link w:val="IntenseQuoteChar"/>
    <w:uiPriority w:val="30"/>
    <w:qFormat/>
    <w:rsid w:val="00335C2F"/>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335C2F"/>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335C2F"/>
    <w:rPr>
      <w:i/>
      <w:iCs/>
      <w:color w:val="595959" w:themeColor="text1" w:themeTint="A6"/>
    </w:rPr>
  </w:style>
  <w:style w:type="character" w:styleId="IntenseEmphasis">
    <w:name w:val="Intense Emphasis"/>
    <w:basedOn w:val="DefaultParagraphFont"/>
    <w:uiPriority w:val="21"/>
    <w:qFormat/>
    <w:rsid w:val="00335C2F"/>
    <w:rPr>
      <w:b/>
      <w:bCs/>
      <w:i/>
      <w:iCs/>
    </w:rPr>
  </w:style>
  <w:style w:type="character" w:styleId="SubtleReference">
    <w:name w:val="Subtle Reference"/>
    <w:basedOn w:val="DefaultParagraphFont"/>
    <w:uiPriority w:val="31"/>
    <w:qFormat/>
    <w:rsid w:val="00335C2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35C2F"/>
    <w:rPr>
      <w:b/>
      <w:bCs/>
      <w:smallCaps/>
      <w:color w:val="1F497D" w:themeColor="text2"/>
      <w:u w:val="single"/>
    </w:rPr>
  </w:style>
  <w:style w:type="character" w:styleId="BookTitle">
    <w:name w:val="Book Title"/>
    <w:basedOn w:val="DefaultParagraphFont"/>
    <w:uiPriority w:val="33"/>
    <w:qFormat/>
    <w:rsid w:val="00335C2F"/>
    <w:rPr>
      <w:b/>
      <w:bCs/>
      <w:smallCaps/>
      <w:spacing w:val="10"/>
    </w:rPr>
  </w:style>
  <w:style w:type="paragraph" w:styleId="TOC4">
    <w:name w:val="toc 4"/>
    <w:basedOn w:val="Normal"/>
    <w:next w:val="Normal"/>
    <w:autoRedefine/>
    <w:uiPriority w:val="39"/>
    <w:unhideWhenUsed/>
    <w:rsid w:val="00EF69E5"/>
    <w:pPr>
      <w:spacing w:after="100"/>
      <w:ind w:left="660"/>
    </w:pPr>
  </w:style>
  <w:style w:type="paragraph" w:styleId="TOC5">
    <w:name w:val="toc 5"/>
    <w:basedOn w:val="Normal"/>
    <w:next w:val="Normal"/>
    <w:autoRedefine/>
    <w:uiPriority w:val="39"/>
    <w:unhideWhenUsed/>
    <w:rsid w:val="004915C6"/>
    <w:pPr>
      <w:spacing w:after="100"/>
      <w:ind w:left="880"/>
    </w:pPr>
  </w:style>
  <w:style w:type="paragraph" w:styleId="TOC6">
    <w:name w:val="toc 6"/>
    <w:basedOn w:val="Normal"/>
    <w:next w:val="Normal"/>
    <w:autoRedefine/>
    <w:uiPriority w:val="39"/>
    <w:unhideWhenUsed/>
    <w:rsid w:val="004915C6"/>
    <w:pPr>
      <w:spacing w:after="100"/>
      <w:ind w:left="1100"/>
    </w:pPr>
  </w:style>
  <w:style w:type="paragraph" w:styleId="TOC7">
    <w:name w:val="toc 7"/>
    <w:basedOn w:val="Normal"/>
    <w:next w:val="Normal"/>
    <w:autoRedefine/>
    <w:uiPriority w:val="39"/>
    <w:unhideWhenUsed/>
    <w:rsid w:val="004915C6"/>
    <w:pPr>
      <w:spacing w:after="100"/>
      <w:ind w:left="1320"/>
    </w:pPr>
  </w:style>
  <w:style w:type="paragraph" w:styleId="TOC8">
    <w:name w:val="toc 8"/>
    <w:basedOn w:val="Normal"/>
    <w:next w:val="Normal"/>
    <w:autoRedefine/>
    <w:uiPriority w:val="39"/>
    <w:unhideWhenUsed/>
    <w:rsid w:val="004915C6"/>
    <w:pPr>
      <w:spacing w:after="100"/>
      <w:ind w:left="1540"/>
    </w:pPr>
  </w:style>
  <w:style w:type="paragraph" w:styleId="TOC9">
    <w:name w:val="toc 9"/>
    <w:basedOn w:val="Normal"/>
    <w:next w:val="Normal"/>
    <w:autoRedefine/>
    <w:uiPriority w:val="39"/>
    <w:unhideWhenUsed/>
    <w:rsid w:val="004915C6"/>
    <w:pPr>
      <w:spacing w:after="100"/>
      <w:ind w:left="1760"/>
    </w:pPr>
  </w:style>
  <w:style w:type="table" w:styleId="TableGrid">
    <w:name w:val="Table Grid"/>
    <w:basedOn w:val="TableNormal"/>
    <w:uiPriority w:val="59"/>
    <w:rsid w:val="00590A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F3ED3"/>
    <w:rPr>
      <w:color w:val="800080" w:themeColor="followedHyperlink"/>
      <w:u w:val="single"/>
    </w:rPr>
  </w:style>
  <w:style w:type="character" w:styleId="LineNumber">
    <w:name w:val="line number"/>
    <w:basedOn w:val="DefaultParagraphFont"/>
    <w:uiPriority w:val="99"/>
    <w:semiHidden/>
    <w:unhideWhenUsed/>
    <w:rsid w:val="00B377B6"/>
  </w:style>
  <w:style w:type="paragraph" w:styleId="BalloonText">
    <w:name w:val="Balloon Text"/>
    <w:basedOn w:val="Normal"/>
    <w:link w:val="BalloonTextChar"/>
    <w:uiPriority w:val="99"/>
    <w:semiHidden/>
    <w:unhideWhenUsed/>
    <w:rsid w:val="00137A4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7A4C"/>
    <w:rPr>
      <w:rFonts w:ascii="Segoe UI" w:hAnsi="Segoe UI" w:cs="Segoe UI"/>
      <w:sz w:val="18"/>
      <w:szCs w:val="18"/>
    </w:rPr>
  </w:style>
  <w:style w:type="paragraph" w:styleId="Revision">
    <w:name w:val="Revision"/>
    <w:hidden/>
    <w:uiPriority w:val="99"/>
    <w:semiHidden/>
    <w:rsid w:val="0087310F"/>
    <w:pPr>
      <w:spacing w:after="0" w:line="240" w:lineRule="auto"/>
    </w:pPr>
    <w:rPr>
      <w:sz w:val="24"/>
    </w:rPr>
  </w:style>
  <w:style w:type="character" w:styleId="CommentReference">
    <w:name w:val="annotation reference"/>
    <w:basedOn w:val="DefaultParagraphFont"/>
    <w:uiPriority w:val="99"/>
    <w:semiHidden/>
    <w:unhideWhenUsed/>
    <w:rsid w:val="00B97911"/>
    <w:rPr>
      <w:sz w:val="16"/>
      <w:szCs w:val="16"/>
    </w:rPr>
  </w:style>
  <w:style w:type="paragraph" w:styleId="CommentText">
    <w:name w:val="annotation text"/>
    <w:basedOn w:val="Normal"/>
    <w:link w:val="CommentTextChar"/>
    <w:uiPriority w:val="99"/>
    <w:semiHidden/>
    <w:unhideWhenUsed/>
    <w:rsid w:val="00B97911"/>
    <w:pPr>
      <w:spacing w:line="240" w:lineRule="auto"/>
    </w:pPr>
    <w:rPr>
      <w:sz w:val="20"/>
      <w:szCs w:val="20"/>
    </w:rPr>
  </w:style>
  <w:style w:type="character" w:customStyle="1" w:styleId="CommentTextChar">
    <w:name w:val="Comment Text Char"/>
    <w:basedOn w:val="DefaultParagraphFont"/>
    <w:link w:val="CommentText"/>
    <w:uiPriority w:val="99"/>
    <w:semiHidden/>
    <w:rsid w:val="00B97911"/>
    <w:rPr>
      <w:sz w:val="20"/>
      <w:szCs w:val="20"/>
    </w:rPr>
  </w:style>
  <w:style w:type="paragraph" w:styleId="CommentSubject">
    <w:name w:val="annotation subject"/>
    <w:basedOn w:val="CommentText"/>
    <w:next w:val="CommentText"/>
    <w:link w:val="CommentSubjectChar"/>
    <w:uiPriority w:val="99"/>
    <w:semiHidden/>
    <w:unhideWhenUsed/>
    <w:rsid w:val="00B97911"/>
    <w:rPr>
      <w:b/>
      <w:bCs/>
    </w:rPr>
  </w:style>
  <w:style w:type="character" w:customStyle="1" w:styleId="CommentSubjectChar">
    <w:name w:val="Comment Subject Char"/>
    <w:basedOn w:val="CommentTextChar"/>
    <w:link w:val="CommentSubject"/>
    <w:uiPriority w:val="99"/>
    <w:semiHidden/>
    <w:rsid w:val="00B97911"/>
    <w:rPr>
      <w:b/>
      <w:bCs/>
      <w:sz w:val="20"/>
      <w:szCs w:val="20"/>
    </w:rPr>
  </w:style>
  <w:style w:type="paragraph" w:styleId="NormalWeb">
    <w:name w:val="Normal (Web)"/>
    <w:basedOn w:val="Normal"/>
    <w:uiPriority w:val="99"/>
    <w:semiHidden/>
    <w:unhideWhenUsed/>
    <w:rsid w:val="00C7780F"/>
    <w:pPr>
      <w:spacing w:before="100" w:beforeAutospacing="1" w:after="100" w:afterAutospacing="1" w:line="240" w:lineRule="auto"/>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2050465">
      <w:bodyDiv w:val="1"/>
      <w:marLeft w:val="0"/>
      <w:marRight w:val="0"/>
      <w:marTop w:val="0"/>
      <w:marBottom w:val="0"/>
      <w:divBdr>
        <w:top w:val="none" w:sz="0" w:space="0" w:color="auto"/>
        <w:left w:val="none" w:sz="0" w:space="0" w:color="auto"/>
        <w:bottom w:val="none" w:sz="0" w:space="0" w:color="auto"/>
        <w:right w:val="none" w:sz="0" w:space="0" w:color="auto"/>
      </w:divBdr>
    </w:div>
    <w:div w:id="601574911">
      <w:bodyDiv w:val="1"/>
      <w:marLeft w:val="0"/>
      <w:marRight w:val="0"/>
      <w:marTop w:val="0"/>
      <w:marBottom w:val="0"/>
      <w:divBdr>
        <w:top w:val="none" w:sz="0" w:space="0" w:color="auto"/>
        <w:left w:val="none" w:sz="0" w:space="0" w:color="auto"/>
        <w:bottom w:val="none" w:sz="0" w:space="0" w:color="auto"/>
        <w:right w:val="none" w:sz="0" w:space="0" w:color="auto"/>
      </w:divBdr>
    </w:div>
    <w:div w:id="682130369">
      <w:bodyDiv w:val="1"/>
      <w:marLeft w:val="0"/>
      <w:marRight w:val="0"/>
      <w:marTop w:val="0"/>
      <w:marBottom w:val="0"/>
      <w:divBdr>
        <w:top w:val="none" w:sz="0" w:space="0" w:color="auto"/>
        <w:left w:val="none" w:sz="0" w:space="0" w:color="auto"/>
        <w:bottom w:val="none" w:sz="0" w:space="0" w:color="auto"/>
        <w:right w:val="none" w:sz="0" w:space="0" w:color="auto"/>
      </w:divBdr>
    </w:div>
    <w:div w:id="926036976">
      <w:bodyDiv w:val="1"/>
      <w:marLeft w:val="0"/>
      <w:marRight w:val="0"/>
      <w:marTop w:val="0"/>
      <w:marBottom w:val="0"/>
      <w:divBdr>
        <w:top w:val="none" w:sz="0" w:space="0" w:color="auto"/>
        <w:left w:val="none" w:sz="0" w:space="0" w:color="auto"/>
        <w:bottom w:val="none" w:sz="0" w:space="0" w:color="auto"/>
        <w:right w:val="none" w:sz="0" w:space="0" w:color="auto"/>
      </w:divBdr>
    </w:div>
    <w:div w:id="1457597278">
      <w:bodyDiv w:val="1"/>
      <w:marLeft w:val="0"/>
      <w:marRight w:val="0"/>
      <w:marTop w:val="0"/>
      <w:marBottom w:val="0"/>
      <w:divBdr>
        <w:top w:val="none" w:sz="0" w:space="0" w:color="auto"/>
        <w:left w:val="none" w:sz="0" w:space="0" w:color="auto"/>
        <w:bottom w:val="none" w:sz="0" w:space="0" w:color="auto"/>
        <w:right w:val="none" w:sz="0" w:space="0" w:color="auto"/>
      </w:divBdr>
    </w:div>
    <w:div w:id="1479570539">
      <w:bodyDiv w:val="1"/>
      <w:marLeft w:val="0"/>
      <w:marRight w:val="0"/>
      <w:marTop w:val="0"/>
      <w:marBottom w:val="0"/>
      <w:divBdr>
        <w:top w:val="none" w:sz="0" w:space="0" w:color="auto"/>
        <w:left w:val="none" w:sz="0" w:space="0" w:color="auto"/>
        <w:bottom w:val="none" w:sz="0" w:space="0" w:color="auto"/>
        <w:right w:val="none" w:sz="0" w:space="0" w:color="auto"/>
      </w:divBdr>
    </w:div>
    <w:div w:id="1774785181">
      <w:bodyDiv w:val="1"/>
      <w:marLeft w:val="0"/>
      <w:marRight w:val="0"/>
      <w:marTop w:val="0"/>
      <w:marBottom w:val="0"/>
      <w:divBdr>
        <w:top w:val="none" w:sz="0" w:space="0" w:color="auto"/>
        <w:left w:val="none" w:sz="0" w:space="0" w:color="auto"/>
        <w:bottom w:val="none" w:sz="0" w:space="0" w:color="auto"/>
        <w:right w:val="none" w:sz="0" w:space="0" w:color="auto"/>
      </w:divBdr>
    </w:div>
    <w:div w:id="2022316639">
      <w:bodyDiv w:val="1"/>
      <w:marLeft w:val="0"/>
      <w:marRight w:val="0"/>
      <w:marTop w:val="0"/>
      <w:marBottom w:val="0"/>
      <w:divBdr>
        <w:top w:val="none" w:sz="0" w:space="0" w:color="auto"/>
        <w:left w:val="none" w:sz="0" w:space="0" w:color="auto"/>
        <w:bottom w:val="none" w:sz="0" w:space="0" w:color="auto"/>
        <w:right w:val="none" w:sz="0" w:space="0" w:color="auto"/>
      </w:divBdr>
    </w:div>
    <w:div w:id="2144031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3.png"/><Relationship Id="rId26" Type="http://schemas.openxmlformats.org/officeDocument/2006/relationships/image" Target="media/image11.jpeg"/><Relationship Id="rId39" Type="http://schemas.openxmlformats.org/officeDocument/2006/relationships/hyperlink" Target="https://webmail.dsu.edu/owa/redir.aspx?C=kgWHf8W41UeHEdZ5yO67TB8BlvkzI9EIFC7NKOcbGCEPj1D_xzjbcYZBQPIJnQYHTuwOzgxb_yY.&amp;URL=http%3a%2f%2fwww.nanocon.us%2f" TargetMode="External"/><Relationship Id="rId21" Type="http://schemas.openxmlformats.org/officeDocument/2006/relationships/image" Target="media/image6.jpeg"/><Relationship Id="rId34" Type="http://schemas.openxmlformats.org/officeDocument/2006/relationships/hyperlink" Target="https://svn.dsu.edu/svn/nanocon/" TargetMode="External"/><Relationship Id="rId42" Type="http://schemas.openxmlformats.org/officeDocument/2006/relationships/image" Target="media/image18.emf"/><Relationship Id="rId47" Type="http://schemas.openxmlformats.org/officeDocument/2006/relationships/customXml" Target="ink/ink2.xml"/><Relationship Id="rId50" Type="http://schemas.openxmlformats.org/officeDocument/2006/relationships/customXml" Target="ink/ink5.xml"/><Relationship Id="rId55" Type="http://schemas.openxmlformats.org/officeDocument/2006/relationships/customXml" Target="ink/ink9.xm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nanocon2015.sched.org/" TargetMode="External"/><Relationship Id="rId20" Type="http://schemas.openxmlformats.org/officeDocument/2006/relationships/image" Target="media/image5.png"/><Relationship Id="rId29" Type="http://schemas.openxmlformats.org/officeDocument/2006/relationships/image" Target="media/image14.jpeg"/><Relationship Id="rId41" Type="http://schemas.openxmlformats.org/officeDocument/2006/relationships/footer" Target="footer5.xml"/><Relationship Id="rId54" Type="http://schemas.openxmlformats.org/officeDocument/2006/relationships/image" Target="media/image130.emf"/><Relationship Id="rId62"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9.jpeg"/><Relationship Id="rId32" Type="http://schemas.openxmlformats.org/officeDocument/2006/relationships/hyperlink" Target="mailto:info@thegalaxygaming.com" TargetMode="External"/><Relationship Id="rId37" Type="http://schemas.openxmlformats.org/officeDocument/2006/relationships/image" Target="media/image16.png"/><Relationship Id="rId40" Type="http://schemas.openxmlformats.org/officeDocument/2006/relationships/hyperlink" Target="mailto:nanocon@dsu.edu" TargetMode="External"/><Relationship Id="rId45" Type="http://schemas.openxmlformats.org/officeDocument/2006/relationships/customXml" Target="ink/ink1.xml"/><Relationship Id="rId53" Type="http://schemas.openxmlformats.org/officeDocument/2006/relationships/customXml" Target="ink/ink8.xml"/><Relationship Id="rId58"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hyperlink" Target="https://nanocon122014.sched.org/" TargetMode="Externa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15.png"/><Relationship Id="rId49" Type="http://schemas.openxmlformats.org/officeDocument/2006/relationships/customXml" Target="ink/ink4.xml"/><Relationship Id="rId57" Type="http://schemas.openxmlformats.org/officeDocument/2006/relationships/image" Target="media/image140.emf"/><Relationship Id="rId61" Type="http://schemas.openxmlformats.org/officeDocument/2006/relationships/footer" Target="footer8.xml"/><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footer" Target="footer4.xml"/><Relationship Id="rId44" Type="http://schemas.openxmlformats.org/officeDocument/2006/relationships/image" Target="media/image19.emf"/><Relationship Id="rId52" Type="http://schemas.openxmlformats.org/officeDocument/2006/relationships/customXml" Target="ink/ink7.xml"/><Relationship Id="rId60" Type="http://schemas.openxmlformats.org/officeDocument/2006/relationships/image" Target="media/image20.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microsoft.com/office/2016/09/relationships/commentsIds" Target="commentsIds.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hyperlink" Target="http://www.travisbentley.com" TargetMode="External"/><Relationship Id="rId35" Type="http://schemas.openxmlformats.org/officeDocument/2006/relationships/hyperlink" Target="http://tortoisesvn.net/downloads.html" TargetMode="External"/><Relationship Id="rId43" Type="http://schemas.openxmlformats.org/officeDocument/2006/relationships/package" Target="embeddings/Microsoft_Visio_Drawing1.vsdx"/><Relationship Id="rId48" Type="http://schemas.openxmlformats.org/officeDocument/2006/relationships/customXml" Target="ink/ink3.xml"/><Relationship Id="rId56" Type="http://schemas.openxmlformats.org/officeDocument/2006/relationships/customXml" Target="ink/ink10.xml"/><Relationship Id="rId64" Type="http://schemas.microsoft.com/office/2011/relationships/people" Target="people.xml"/><Relationship Id="rId8" Type="http://schemas.openxmlformats.org/officeDocument/2006/relationships/image" Target="media/image1.png"/><Relationship Id="rId51" Type="http://schemas.openxmlformats.org/officeDocument/2006/relationships/customXml" Target="ink/ink6.xm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2.png"/><Relationship Id="rId25" Type="http://schemas.openxmlformats.org/officeDocument/2006/relationships/image" Target="media/image10.jpeg"/><Relationship Id="rId33" Type="http://schemas.openxmlformats.org/officeDocument/2006/relationships/hyperlink" Target="http://www.sixstones.com/" TargetMode="External"/><Relationship Id="rId38" Type="http://schemas.openxmlformats.org/officeDocument/2006/relationships/image" Target="media/image17.png"/><Relationship Id="rId46" Type="http://schemas.openxmlformats.org/officeDocument/2006/relationships/image" Target="media/image120.emf"/><Relationship Id="rId59" Type="http://schemas.openxmlformats.org/officeDocument/2006/relationships/footer" Target="footer7.xml"/></Relationships>
</file>

<file path=word/ink/ink1.xml><?xml version="1.0" encoding="utf-8"?>
<inkml:ink xmlns:inkml="http://www.w3.org/2003/InkML">
  <inkml:definitions>
    <inkml:context xml:id="ctx0">
      <inkml:inkSource xml:id="inkSrc0">
        <inkml:traceFormat>
          <inkml:channel name="X" type="integer" max="32767" units="cm"/>
          <inkml:channel name="Y" type="integer" max="32767" units="cm"/>
          <inkml:channel name="T" type="integer" max="2.14748E9" units="dev"/>
        </inkml:traceFormat>
        <inkml:channelProperties>
          <inkml:channelProperty channel="X" name="resolution" value="3196.78052" units="1/cm"/>
          <inkml:channelProperty channel="Y" name="resolution" value="5041.07715" units="1/cm"/>
          <inkml:channelProperty channel="T" name="resolution" value="1" units="1/dev"/>
        </inkml:channelProperties>
      </inkml:inkSource>
      <inkml:timestamp xml:id="ts0" timeString="2014-04-12T20:06:49.240"/>
    </inkml:context>
    <inkml:brush xml:id="br0">
      <inkml:brushProperty name="width" value="0.06667" units="cm"/>
      <inkml:brushProperty name="height" value="0.06667" units="cm"/>
      <inkml:brushProperty name="color" value="#C00000"/>
      <inkml:brushProperty name="fitToCurve" value="1"/>
    </inkml:brush>
  </inkml:definitions>
  <inkml:trace contextRef="#ctx0" brushRef="#br0">0 0 0,'0'0'15,"0"0"-15,0 0 16</inkml:trace>
</inkml:ink>
</file>

<file path=word/ink/ink10.xml><?xml version="1.0" encoding="utf-8"?>
<inkml:ink xmlns:inkml="http://www.w3.org/2003/InkML">
  <inkml:definitions>
    <inkml:context xml:id="ctx0">
      <inkml:inkSource xml:id="inkSrc0">
        <inkml:traceFormat>
          <inkml:channel name="X" type="integer" max="32767" units="cm"/>
          <inkml:channel name="Y" type="integer" max="32767" units="cm"/>
          <inkml:channel name="T" type="integer" max="2.14748E9" units="dev"/>
        </inkml:traceFormat>
        <inkml:channelProperties>
          <inkml:channelProperty channel="X" name="resolution" value="3196.78052" units="1/cm"/>
          <inkml:channelProperty channel="Y" name="resolution" value="5041.07715" units="1/cm"/>
          <inkml:channelProperty channel="T" name="resolution" value="1" units="1/dev"/>
        </inkml:channelProperties>
      </inkml:inkSource>
      <inkml:timestamp xml:id="ts0" timeString="2014-04-12T20:03:43.556"/>
    </inkml:context>
    <inkml:brush xml:id="br0">
      <inkml:brushProperty name="width" value="0.06667" units="cm"/>
      <inkml:brushProperty name="height" value="0.06667" units="cm"/>
      <inkml:brushProperty name="fitToCurve" value="1"/>
    </inkml:brush>
  </inkml:definitions>
  <inkml:trace contextRef="#ctx0" brushRef="#br0">84 0 0,'0'0'0,"0"0"0,0 0 0,0 0 16,0 0-16,-40 241 16,-4-97-1</inkml:trace>
</inkml:ink>
</file>

<file path=word/ink/ink2.xml><?xml version="1.0" encoding="utf-8"?>
<inkml:ink xmlns:inkml="http://www.w3.org/2003/InkML">
  <inkml:definitions>
    <inkml:context xml:id="ctx0">
      <inkml:inkSource xml:id="inkSrc0">
        <inkml:traceFormat>
          <inkml:channel name="X" type="integer" max="32767" units="cm"/>
          <inkml:channel name="Y" type="integer" max="32767" units="cm"/>
          <inkml:channel name="T" type="integer" max="2.14748E9" units="dev"/>
        </inkml:traceFormat>
        <inkml:channelProperties>
          <inkml:channelProperty channel="X" name="resolution" value="3196.78052" units="1/cm"/>
          <inkml:channelProperty channel="Y" name="resolution" value="5041.07715" units="1/cm"/>
          <inkml:channelProperty channel="T" name="resolution" value="1" units="1/dev"/>
        </inkml:channelProperties>
      </inkml:inkSource>
      <inkml:timestamp xml:id="ts0" timeString="2014-04-12T20:06:38.796"/>
    </inkml:context>
    <inkml:brush xml:id="br0">
      <inkml:brushProperty name="width" value="0.06667" units="cm"/>
      <inkml:brushProperty name="height" value="0.06667" units="cm"/>
      <inkml:brushProperty name="color" value="#C00000"/>
      <inkml:brushProperty name="fitToCurve" value="1"/>
    </inkml:brush>
  </inkml:definitions>
  <inkml:trace contextRef="#ctx0" brushRef="#br0">0 0 0</inkml:trace>
</inkml:ink>
</file>

<file path=word/ink/ink3.xml><?xml version="1.0" encoding="utf-8"?>
<inkml:ink xmlns:inkml="http://www.w3.org/2003/InkML">
  <inkml:definitions>
    <inkml:context xml:id="ctx0">
      <inkml:inkSource xml:id="inkSrc0">
        <inkml:traceFormat>
          <inkml:channel name="X" type="integer" max="32767" units="cm"/>
          <inkml:channel name="Y" type="integer" max="32767" units="cm"/>
          <inkml:channel name="T" type="integer" max="2.14748E9" units="dev"/>
        </inkml:traceFormat>
        <inkml:channelProperties>
          <inkml:channelProperty channel="X" name="resolution" value="3196.78052" units="1/cm"/>
          <inkml:channelProperty channel="Y" name="resolution" value="5041.07715" units="1/cm"/>
          <inkml:channelProperty channel="T" name="resolution" value="1" units="1/dev"/>
        </inkml:channelProperties>
      </inkml:inkSource>
      <inkml:timestamp xml:id="ts0" timeString="2014-04-12T20:06:38.427"/>
    </inkml:context>
    <inkml:brush xml:id="br0">
      <inkml:brushProperty name="width" value="0.06667" units="cm"/>
      <inkml:brushProperty name="height" value="0.06667" units="cm"/>
      <inkml:brushProperty name="color" value="#C00000"/>
      <inkml:brushProperty name="fitToCurve" value="1"/>
    </inkml:brush>
  </inkml:definitions>
  <inkml:trace contextRef="#ctx0" brushRef="#br0">0 0 0,'0'0'0,"0"0"16,0 0-16,0 0 15</inkml:trace>
</inkml:ink>
</file>

<file path=word/ink/ink4.xml><?xml version="1.0" encoding="utf-8"?>
<inkml:ink xmlns:inkml="http://www.w3.org/2003/InkML">
  <inkml:definitions>
    <inkml:context xml:id="ctx0">
      <inkml:inkSource xml:id="inkSrc0">
        <inkml:traceFormat>
          <inkml:channel name="X" type="integer" max="32767" units="cm"/>
          <inkml:channel name="Y" type="integer" max="32767" units="cm"/>
          <inkml:channel name="T" type="integer" max="2.14748E9" units="dev"/>
        </inkml:traceFormat>
        <inkml:channelProperties>
          <inkml:channelProperty channel="X" name="resolution" value="3196.78052" units="1/cm"/>
          <inkml:channelProperty channel="Y" name="resolution" value="5041.07715" units="1/cm"/>
          <inkml:channelProperty channel="T" name="resolution" value="1" units="1/dev"/>
        </inkml:channelProperties>
      </inkml:inkSource>
      <inkml:timestamp xml:id="ts0" timeString="2014-04-12T20:06:27.639"/>
    </inkml:context>
    <inkml:brush xml:id="br0">
      <inkml:brushProperty name="width" value="0.06667" units="cm"/>
      <inkml:brushProperty name="height" value="0.06667" units="cm"/>
      <inkml:brushProperty name="color" value="#C00000"/>
      <inkml:brushProperty name="fitToCurve" value="1"/>
    </inkml:brush>
  </inkml:definitions>
  <inkml:trace contextRef="#ctx0" brushRef="#br0">0 0 0,'0'0'0</inkml:trace>
</inkml:ink>
</file>

<file path=word/ink/ink5.xml><?xml version="1.0" encoding="utf-8"?>
<inkml:ink xmlns:inkml="http://www.w3.org/2003/InkML">
  <inkml:definitions>
    <inkml:context xml:id="ctx0">
      <inkml:inkSource xml:id="inkSrc0">
        <inkml:traceFormat>
          <inkml:channel name="X" type="integer" max="32767" units="cm"/>
          <inkml:channel name="Y" type="integer" max="32767" units="cm"/>
          <inkml:channel name="T" type="integer" max="2.14748E9" units="dev"/>
        </inkml:traceFormat>
        <inkml:channelProperties>
          <inkml:channelProperty channel="X" name="resolution" value="3196.78052" units="1/cm"/>
          <inkml:channelProperty channel="Y" name="resolution" value="5041.07715" units="1/cm"/>
          <inkml:channelProperty channel="T" name="resolution" value="1" units="1/dev"/>
        </inkml:channelProperties>
      </inkml:inkSource>
      <inkml:timestamp xml:id="ts0" timeString="2014-04-12T20:06:25.787"/>
    </inkml:context>
    <inkml:brush xml:id="br0">
      <inkml:brushProperty name="width" value="0.06667" units="cm"/>
      <inkml:brushProperty name="height" value="0.06667" units="cm"/>
      <inkml:brushProperty name="color" value="#C00000"/>
      <inkml:brushProperty name="fitToCurve" value="1"/>
    </inkml:brush>
  </inkml:definitions>
  <inkml:trace contextRef="#ctx0" brushRef="#br0">0 0 0,'0'0'16,"0"0"-16</inkml:trace>
</inkml:ink>
</file>

<file path=word/ink/ink6.xml><?xml version="1.0" encoding="utf-8"?>
<inkml:ink xmlns:inkml="http://www.w3.org/2003/InkML">
  <inkml:definitions>
    <inkml:context xml:id="ctx0">
      <inkml:inkSource xml:id="inkSrc0">
        <inkml:traceFormat>
          <inkml:channel name="X" type="integer" max="32767" units="cm"/>
          <inkml:channel name="Y" type="integer" max="32767" units="cm"/>
          <inkml:channel name="T" type="integer" max="2.14748E9" units="dev"/>
        </inkml:traceFormat>
        <inkml:channelProperties>
          <inkml:channelProperty channel="X" name="resolution" value="3196.78052" units="1/cm"/>
          <inkml:channelProperty channel="Y" name="resolution" value="5041.07715" units="1/cm"/>
          <inkml:channelProperty channel="T" name="resolution" value="1" units="1/dev"/>
        </inkml:channelProperties>
      </inkml:inkSource>
      <inkml:timestamp xml:id="ts0" timeString="2014-04-12T20:06:03.336"/>
    </inkml:context>
    <inkml:brush xml:id="br0">
      <inkml:brushProperty name="width" value="0.06667" units="cm"/>
      <inkml:brushProperty name="height" value="0.06667" units="cm"/>
      <inkml:brushProperty name="color" value="#C00000"/>
      <inkml:brushProperty name="fitToCurve" value="1"/>
    </inkml:brush>
  </inkml:definitions>
  <inkml:trace contextRef="#ctx0" brushRef="#br0">0 0 0,'0'0'16,"0"0"-16</inkml:trace>
</inkml:ink>
</file>

<file path=word/ink/ink7.xml><?xml version="1.0" encoding="utf-8"?>
<inkml:ink xmlns:inkml="http://www.w3.org/2003/InkML">
  <inkml:definitions>
    <inkml:context xml:id="ctx0">
      <inkml:inkSource xml:id="inkSrc0">
        <inkml:traceFormat>
          <inkml:channel name="X" type="integer" max="32767" units="cm"/>
          <inkml:channel name="Y" type="integer" max="32767" units="cm"/>
          <inkml:channel name="T" type="integer" max="2.14748E9" units="dev"/>
        </inkml:traceFormat>
        <inkml:channelProperties>
          <inkml:channelProperty channel="X" name="resolution" value="3196.78052" units="1/cm"/>
          <inkml:channelProperty channel="Y" name="resolution" value="5041.07715" units="1/cm"/>
          <inkml:channelProperty channel="T" name="resolution" value="1" units="1/dev"/>
        </inkml:channelProperties>
      </inkml:inkSource>
      <inkml:timestamp xml:id="ts0" timeString="2014-04-12T20:05:53.383"/>
    </inkml:context>
    <inkml:brush xml:id="br0">
      <inkml:brushProperty name="width" value="0.06667" units="cm"/>
      <inkml:brushProperty name="height" value="0.06667" units="cm"/>
      <inkml:brushProperty name="color" value="#C00000"/>
      <inkml:brushProperty name="fitToCurve" value="1"/>
    </inkml:brush>
  </inkml:definitions>
  <inkml:trace contextRef="#ctx0" brushRef="#br0">0 0 0,'0'0'16,"0"0"-16,0 0 16,0 0-16</inkml:trace>
</inkml:ink>
</file>

<file path=word/ink/ink8.xml><?xml version="1.0" encoding="utf-8"?>
<inkml:ink xmlns:inkml="http://www.w3.org/2003/InkML">
  <inkml:definitions>
    <inkml:context xml:id="ctx0">
      <inkml:inkSource xml:id="inkSrc0">
        <inkml:traceFormat>
          <inkml:channel name="X" type="integer" max="32767" units="cm"/>
          <inkml:channel name="Y" type="integer" max="32767" units="cm"/>
          <inkml:channel name="T" type="integer" max="2.14748E9" units="dev"/>
        </inkml:traceFormat>
        <inkml:channelProperties>
          <inkml:channelProperty channel="X" name="resolution" value="3196.78052" units="1/cm"/>
          <inkml:channelProperty channel="Y" name="resolution" value="5041.07715" units="1/cm"/>
          <inkml:channelProperty channel="T" name="resolution" value="1" units="1/dev"/>
        </inkml:channelProperties>
      </inkml:inkSource>
      <inkml:timestamp xml:id="ts0" timeString="2014-04-12T20:05:53.159"/>
    </inkml:context>
    <inkml:brush xml:id="br0">
      <inkml:brushProperty name="width" value="0.06667" units="cm"/>
      <inkml:brushProperty name="height" value="0.06667" units="cm"/>
      <inkml:brushProperty name="color" value="#C00000"/>
      <inkml:brushProperty name="fitToCurve" value="1"/>
    </inkml:brush>
  </inkml:definitions>
  <inkml:trace contextRef="#ctx0" brushRef="#br0">55 0 0,'0'0'15,"0"0"1,0 0-16,0 0 15,0 0 1,-54 155-16,54-98 16</inkml:trace>
</inkml:ink>
</file>

<file path=word/ink/ink9.xml><?xml version="1.0" encoding="utf-8"?>
<inkml:ink xmlns:inkml="http://www.w3.org/2003/InkML">
  <inkml:definitions>
    <inkml:context xml:id="ctx0">
      <inkml:inkSource xml:id="inkSrc0">
        <inkml:traceFormat>
          <inkml:channel name="X" type="integer" max="32767" units="cm"/>
          <inkml:channel name="Y" type="integer" max="32767" units="cm"/>
          <inkml:channel name="T" type="integer" max="2.14748E9" units="dev"/>
        </inkml:traceFormat>
        <inkml:channelProperties>
          <inkml:channelProperty channel="X" name="resolution" value="3196.78052" units="1/cm"/>
          <inkml:channelProperty channel="Y" name="resolution" value="5041.07715" units="1/cm"/>
          <inkml:channelProperty channel="T" name="resolution" value="1" units="1/dev"/>
        </inkml:channelProperties>
      </inkml:inkSource>
      <inkml:timestamp xml:id="ts0" timeString="2014-04-12T20:05:32.492"/>
    </inkml:context>
    <inkml:brush xml:id="br0">
      <inkml:brushProperty name="width" value="0.06667" units="cm"/>
      <inkml:brushProperty name="height" value="0.06667" units="cm"/>
      <inkml:brushProperty name="color" value="#C00000"/>
      <inkml:brushProperty name="fitToCurve" value="1"/>
    </inkml:brush>
  </inkml:definitions>
  <inkml:trace contextRef="#ctx0" brushRef="#br0">0 0 0,'0'0'31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0DABCF7-32A3-414F-8F6C-DF23ED8B9D1D}">
  <we:reference id="wa102920437" version="1.3.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B2939C-97CC-4C0F-B61F-6C3B2F4DE6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846</TotalTime>
  <Pages>1</Pages>
  <Words>12745</Words>
  <Characters>60925</Characters>
  <Application>Microsoft Office Word</Application>
  <DocSecurity>0</DocSecurity>
  <Lines>2437</Lines>
  <Paragraphs>1938</Paragraphs>
  <ScaleCrop>false</ScaleCrop>
  <HeadingPairs>
    <vt:vector size="2" baseType="variant">
      <vt:variant>
        <vt:lpstr>Title</vt:lpstr>
      </vt:variant>
      <vt:variant>
        <vt:i4>1</vt:i4>
      </vt:variant>
    </vt:vector>
  </HeadingPairs>
  <TitlesOfParts>
    <vt:vector size="1" baseType="lpstr">
      <vt:lpstr/>
    </vt:vector>
  </TitlesOfParts>
  <Company>Nanocon</Company>
  <LinksUpToDate>false</LinksUpToDate>
  <CharactersWithSpaces>71732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at069</dc:creator>
  <cp:keywords>Nanocon; Bible; Information;</cp:keywords>
  <dc:description/>
  <cp:lastModifiedBy>xrachel.the.greatx@gmail.com</cp:lastModifiedBy>
  <cp:revision>6</cp:revision>
  <cp:lastPrinted>2014-09-17T01:08:00Z</cp:lastPrinted>
  <dcterms:created xsi:type="dcterms:W3CDTF">2016-09-19T18:34:00Z</dcterms:created>
  <dcterms:modified xsi:type="dcterms:W3CDTF">2018-01-17T15:12:00Z</dcterms:modified>
</cp:coreProperties>
</file>